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87" w:beforeLines="100" w:after="287" w:afterLines="100"/>
        <w:jc w:val="center"/>
        <w:outlineLvl w:val="0"/>
        <w:rPr>
          <w:ins w:id="1" w:author="P52s" w:date="2025-12-15T11:32:51Z"/>
          <w:rFonts w:hint="default" w:ascii="黑体" w:hAnsi="Times New Roman" w:eastAsia="黑体" w:cs="Times New Roman"/>
          <w:color w:val="000000"/>
          <w:sz w:val="36"/>
          <w:szCs w:val="36"/>
          <w:lang w:val="en-US" w:eastAsia="zh-CN"/>
          <w:rPrChange w:id="2" w:author="P52s" w:date="2025-12-15T11:36:41Z">
            <w:rPr>
              <w:ins w:id="3" w:author="P52s" w:date="2025-12-15T11:32:51Z"/>
              <w:rFonts w:hint="default" w:ascii="方正小标宋_GBK" w:hAnsi="方正小标宋_GBK" w:eastAsia="方正小标宋_GBK" w:cs="方正小标宋_GBK"/>
              <w:sz w:val="24"/>
              <w:szCs w:val="24"/>
              <w:lang w:val="en-US" w:eastAsia="zh-CN"/>
            </w:rPr>
          </w:rPrChange>
        </w:rPr>
        <w:pPrChange w:id="0" w:author="P52s" w:date="2025-12-15T11:36:41Z">
          <w:pPr/>
        </w:pPrChange>
      </w:pPr>
      <w:ins w:id="4" w:author="P52s" w:date="2025-12-15T12:13:28Z">
        <w:bookmarkStart w:id="0" w:name="OLE_LINK1"/>
        <w:bookmarkStart w:id="1" w:name="OLE_LINK3"/>
        <w:r>
          <w:rPr>
            <w:rFonts w:hint="eastAsia" w:ascii="黑体" w:hAnsi="Times New Roman" w:eastAsia="黑体" w:cs="Times New Roman"/>
            <w:color w:val="000000"/>
            <w:sz w:val="36"/>
            <w:szCs w:val="36"/>
            <w:lang w:val="en-US" w:eastAsia="zh-CN"/>
          </w:rPr>
          <w:t>基于</w:t>
        </w:r>
      </w:ins>
      <w:ins w:id="5" w:author="P52s" w:date="2025-12-15T11:32:57Z">
        <w:r>
          <w:rPr>
            <w:rFonts w:hint="eastAsia" w:ascii="黑体" w:hAnsi="Times New Roman" w:eastAsia="黑体" w:cs="Times New Roman"/>
            <w:color w:val="000000"/>
            <w:sz w:val="36"/>
            <w:szCs w:val="36"/>
            <w:lang w:val="en-US" w:eastAsia="zh-CN"/>
            <w:rPrChange w:id="6" w:author="P52s" w:date="2025-12-15T11:36:41Z">
              <w:rPr>
                <w:rFonts w:hint="eastAsia" w:ascii="方正小标宋_GBK" w:hAnsi="方正小标宋_GBK" w:eastAsia="方正小标宋_GBK" w:cs="方正小标宋_GBK"/>
                <w:sz w:val="24"/>
                <w:szCs w:val="24"/>
                <w:lang w:val="en-US" w:eastAsia="zh-CN"/>
              </w:rPr>
            </w:rPrChange>
          </w:rPr>
          <w:t>粒子群</w:t>
        </w:r>
      </w:ins>
      <w:ins w:id="8" w:author="P52s" w:date="2025-12-15T11:32:58Z">
        <w:r>
          <w:rPr>
            <w:rFonts w:hint="eastAsia" w:ascii="黑体" w:hAnsi="Times New Roman" w:eastAsia="黑体" w:cs="Times New Roman"/>
            <w:color w:val="000000"/>
            <w:sz w:val="36"/>
            <w:szCs w:val="36"/>
            <w:lang w:val="en-US" w:eastAsia="zh-CN"/>
            <w:rPrChange w:id="9" w:author="P52s" w:date="2025-12-15T11:36:41Z">
              <w:rPr>
                <w:rFonts w:hint="eastAsia" w:ascii="方正小标宋_GBK" w:hAnsi="方正小标宋_GBK" w:eastAsia="方正小标宋_GBK" w:cs="方正小标宋_GBK"/>
                <w:sz w:val="24"/>
                <w:szCs w:val="24"/>
                <w:lang w:val="en-US" w:eastAsia="zh-CN"/>
              </w:rPr>
            </w:rPrChange>
          </w:rPr>
          <w:t>算法</w:t>
        </w:r>
      </w:ins>
      <w:ins w:id="11" w:author="P52s" w:date="2025-12-15T12:13:30Z">
        <w:r>
          <w:rPr>
            <w:rFonts w:hint="eastAsia" w:ascii="黑体" w:hAnsi="Times New Roman" w:eastAsia="黑体" w:cs="Times New Roman"/>
            <w:color w:val="000000"/>
            <w:sz w:val="36"/>
            <w:szCs w:val="36"/>
            <w:lang w:val="en-US" w:eastAsia="zh-CN"/>
          </w:rPr>
          <w:t>的</w:t>
        </w:r>
      </w:ins>
      <w:ins w:id="12" w:author="P52s" w:date="2025-12-15T11:33:11Z">
        <w:r>
          <w:rPr>
            <w:rFonts w:hint="eastAsia" w:ascii="黑体" w:hAnsi="Times New Roman" w:eastAsia="黑体" w:cs="Times New Roman"/>
            <w:color w:val="000000"/>
            <w:sz w:val="36"/>
            <w:szCs w:val="36"/>
            <w:lang w:val="en-US" w:eastAsia="zh-CN"/>
            <w:rPrChange w:id="13" w:author="P52s" w:date="2025-12-15T11:36:41Z">
              <w:rPr>
                <w:rFonts w:hint="eastAsia" w:ascii="方正小标宋_GBK" w:hAnsi="方正小标宋_GBK" w:eastAsia="方正小标宋_GBK" w:cs="方正小标宋_GBK"/>
                <w:sz w:val="24"/>
                <w:szCs w:val="24"/>
                <w:lang w:val="en-US" w:eastAsia="zh-CN"/>
              </w:rPr>
            </w:rPrChange>
          </w:rPr>
          <w:t>多类型</w:t>
        </w:r>
      </w:ins>
      <w:ins w:id="15" w:author="P52s" w:date="2025-12-15T11:33:12Z">
        <w:r>
          <w:rPr>
            <w:rFonts w:hint="eastAsia" w:ascii="黑体" w:hAnsi="Times New Roman" w:eastAsia="黑体" w:cs="Times New Roman"/>
            <w:color w:val="000000"/>
            <w:sz w:val="36"/>
            <w:szCs w:val="36"/>
            <w:lang w:val="en-US" w:eastAsia="zh-CN"/>
            <w:rPrChange w:id="16" w:author="P52s" w:date="2025-12-15T11:36:41Z">
              <w:rPr>
                <w:rFonts w:hint="eastAsia" w:ascii="方正小标宋_GBK" w:hAnsi="方正小标宋_GBK" w:eastAsia="方正小标宋_GBK" w:cs="方正小标宋_GBK"/>
                <w:sz w:val="24"/>
                <w:szCs w:val="24"/>
                <w:lang w:val="en-US" w:eastAsia="zh-CN"/>
              </w:rPr>
            </w:rPrChange>
          </w:rPr>
          <w:t>储能</w:t>
        </w:r>
      </w:ins>
      <w:ins w:id="18" w:author="P52s" w:date="2025-12-15T11:33:13Z">
        <w:r>
          <w:rPr>
            <w:rFonts w:hint="eastAsia" w:ascii="黑体" w:hAnsi="Times New Roman" w:eastAsia="黑体" w:cs="Times New Roman"/>
            <w:color w:val="000000"/>
            <w:sz w:val="36"/>
            <w:szCs w:val="36"/>
            <w:lang w:val="en-US" w:eastAsia="zh-CN"/>
            <w:rPrChange w:id="19" w:author="P52s" w:date="2025-12-15T11:36:41Z">
              <w:rPr>
                <w:rFonts w:hint="eastAsia" w:ascii="方正小标宋_GBK" w:hAnsi="方正小标宋_GBK" w:eastAsia="方正小标宋_GBK" w:cs="方正小标宋_GBK"/>
                <w:sz w:val="24"/>
                <w:szCs w:val="24"/>
                <w:lang w:val="en-US" w:eastAsia="zh-CN"/>
              </w:rPr>
            </w:rPrChange>
          </w:rPr>
          <w:t>系统</w:t>
        </w:r>
      </w:ins>
      <w:ins w:id="21" w:author="P52s" w:date="2025-12-15T11:33:18Z">
        <w:r>
          <w:rPr>
            <w:rFonts w:hint="eastAsia" w:ascii="黑体" w:hAnsi="Times New Roman" w:eastAsia="黑体" w:cs="Times New Roman"/>
            <w:color w:val="000000"/>
            <w:sz w:val="36"/>
            <w:szCs w:val="36"/>
            <w:lang w:val="en-US" w:eastAsia="zh-CN"/>
            <w:rPrChange w:id="22" w:author="P52s" w:date="2025-12-15T11:36:41Z">
              <w:rPr>
                <w:rFonts w:hint="eastAsia" w:ascii="方正小标宋_GBK" w:hAnsi="方正小标宋_GBK" w:eastAsia="方正小标宋_GBK" w:cs="方正小标宋_GBK"/>
                <w:sz w:val="24"/>
                <w:szCs w:val="24"/>
                <w:lang w:val="en-US" w:eastAsia="zh-CN"/>
              </w:rPr>
            </w:rPrChange>
          </w:rPr>
          <w:t>功率</w:t>
        </w:r>
      </w:ins>
      <w:ins w:id="24" w:author="P52s" w:date="2025-12-15T11:33:22Z">
        <w:r>
          <w:rPr>
            <w:rFonts w:hint="eastAsia" w:ascii="黑体" w:hAnsi="Times New Roman" w:eastAsia="黑体" w:cs="Times New Roman"/>
            <w:color w:val="000000"/>
            <w:sz w:val="36"/>
            <w:szCs w:val="36"/>
            <w:lang w:val="en-US" w:eastAsia="zh-CN"/>
            <w:rPrChange w:id="25" w:author="P52s" w:date="2025-12-15T11:36:41Z">
              <w:rPr>
                <w:rFonts w:hint="eastAsia" w:ascii="方正小标宋_GBK" w:hAnsi="方正小标宋_GBK" w:eastAsia="方正小标宋_GBK" w:cs="方正小标宋_GBK"/>
                <w:sz w:val="24"/>
                <w:szCs w:val="24"/>
                <w:lang w:val="en-US" w:eastAsia="zh-CN"/>
              </w:rPr>
            </w:rPrChange>
          </w:rPr>
          <w:t>分配</w:t>
        </w:r>
      </w:ins>
      <w:ins w:id="27" w:author="P52s" w:date="2025-12-15T12:13:35Z">
        <w:r>
          <w:rPr>
            <w:rFonts w:hint="eastAsia" w:ascii="黑体" w:hAnsi="Times New Roman" w:eastAsia="黑体" w:cs="Times New Roman"/>
            <w:color w:val="000000"/>
            <w:sz w:val="36"/>
            <w:szCs w:val="36"/>
            <w:lang w:val="en-US" w:eastAsia="zh-CN"/>
          </w:rPr>
          <w:t>算法</w:t>
        </w:r>
      </w:ins>
      <w:ins w:id="28" w:author="P52s" w:date="2025-12-15T12:13:36Z">
        <w:r>
          <w:rPr>
            <w:rFonts w:hint="eastAsia" w:ascii="黑体" w:hAnsi="Times New Roman" w:eastAsia="黑体" w:cs="Times New Roman"/>
            <w:color w:val="000000"/>
            <w:sz w:val="36"/>
            <w:szCs w:val="36"/>
            <w:lang w:val="en-US" w:eastAsia="zh-CN"/>
          </w:rPr>
          <w:t>研究</w:t>
        </w:r>
      </w:ins>
    </w:p>
    <w:p>
      <w:pPr>
        <w:jc w:val="center"/>
        <w:rPr>
          <w:ins w:id="30" w:author="P52s" w:date="2025-12-15T11:39:09Z"/>
          <w:rFonts w:hint="eastAsia" w:ascii="楷体_GB2312" w:hAnsi="华文楷体" w:eastAsia="楷体_GB2312" w:cs="Times New Roman"/>
          <w:color w:val="000000"/>
          <w:sz w:val="24"/>
        </w:rPr>
        <w:pPrChange w:id="29" w:author="P52s" w:date="2025-12-15T11:39:08Z">
          <w:pPr/>
        </w:pPrChange>
      </w:pPr>
      <w:ins w:id="31" w:author="P52s" w:date="2025-12-15T11:39:07Z">
        <w:r>
          <w:rPr>
            <w:rFonts w:hint="eastAsia" w:ascii="楷体_GB2312" w:hAnsi="华文楷体" w:eastAsia="楷体_GB2312" w:cs="Times New Roman"/>
            <w:color w:val="000000"/>
            <w:sz w:val="24"/>
          </w:rPr>
          <w:t>李  理</w:t>
        </w:r>
      </w:ins>
    </w:p>
    <w:p>
      <w:pPr>
        <w:spacing w:after="287" w:afterLines="100"/>
        <w:jc w:val="center"/>
        <w:rPr>
          <w:ins w:id="33" w:author="P52s" w:date="2025-12-15T11:35:49Z"/>
          <w:rFonts w:hint="eastAsia" w:ascii="楷体_GB2312" w:hAnsi="Times New Roman" w:eastAsia="楷体_GB2312" w:cs="Times New Roman"/>
          <w:color w:val="000000"/>
          <w:sz w:val="18"/>
          <w:szCs w:val="21"/>
          <w:lang w:val="en-US" w:eastAsia="zh-CN"/>
          <w:rPrChange w:id="34" w:author="P52s" w:date="2025-12-15T11:40:31Z">
            <w:rPr>
              <w:ins w:id="35" w:author="P52s" w:date="2025-12-15T11:35:49Z"/>
              <w:rFonts w:hint="eastAsia" w:ascii="楷体_GB2312" w:hAnsi="华文楷体" w:eastAsia="楷体_GB2312" w:cs="Times New Roman"/>
              <w:color w:val="000000"/>
              <w:sz w:val="24"/>
              <w:lang w:val="en-US" w:eastAsia="zh-CN"/>
            </w:rPr>
          </w:rPrChange>
        </w:rPr>
        <w:pPrChange w:id="32" w:author="P52s" w:date="2025-12-15T11:40:31Z">
          <w:pPr/>
        </w:pPrChange>
      </w:pPr>
      <w:ins w:id="36" w:author="P52s" w:date="2025-12-15T11:39:18Z">
        <w:r>
          <w:rPr>
            <w:rFonts w:hint="eastAsia" w:ascii="楷体_GB2312" w:hAnsi="Times New Roman" w:eastAsia="楷体_GB2312" w:cs="Times New Roman"/>
            <w:color w:val="000000"/>
            <w:sz w:val="18"/>
            <w:szCs w:val="21"/>
            <w:rPrChange w:id="37" w:author="P52s" w:date="2025-12-15T11:40:31Z">
              <w:rPr>
                <w:rFonts w:ascii="楷体_GB2312" w:eastAsia="楷体_GB2312"/>
                <w:color w:val="000000"/>
                <w:sz w:val="18"/>
                <w:szCs w:val="21"/>
              </w:rPr>
            </w:rPrChange>
          </w:rPr>
          <w:t>(</w:t>
        </w:r>
      </w:ins>
      <w:ins w:id="39" w:author="P52s" w:date="2025-12-15T11:52:08Z">
        <w:r>
          <w:rPr>
            <w:rFonts w:hint="eastAsia" w:ascii="楷体_GB2312" w:hAnsi="Times New Roman" w:eastAsia="楷体_GB2312" w:cs="Times New Roman"/>
            <w:color w:val="000000"/>
            <w:sz w:val="18"/>
            <w:szCs w:val="21"/>
            <w:lang w:val="en-US" w:eastAsia="zh-CN"/>
          </w:rPr>
          <w:t>自动化</w:t>
        </w:r>
      </w:ins>
      <w:ins w:id="40" w:author="P52s" w:date="2025-12-15T12:16:37Z">
        <w:r>
          <w:rPr>
            <w:rFonts w:hint="eastAsia" w:ascii="楷体_GB2312" w:hAnsi="Times New Roman" w:eastAsia="楷体_GB2312" w:cs="Times New Roman"/>
            <w:color w:val="000000"/>
            <w:sz w:val="18"/>
            <w:szCs w:val="21"/>
            <w:lang w:val="en-US" w:eastAsia="zh-CN"/>
          </w:rPr>
          <w:t xml:space="preserve"> </w:t>
        </w:r>
      </w:ins>
      <w:ins w:id="41" w:author="P52s" w:date="2025-12-15T11:40:21Z">
        <w:r>
          <w:rPr>
            <w:rFonts w:hint="eastAsia" w:ascii="楷体_GB2312" w:hAnsi="Times New Roman" w:eastAsia="楷体_GB2312" w:cs="Times New Roman"/>
            <w:color w:val="000000"/>
            <w:sz w:val="18"/>
            <w:szCs w:val="21"/>
            <w:lang w:val="en-US" w:eastAsia="zh-CN"/>
            <w:rPrChange w:id="42" w:author="P52s" w:date="2025-12-15T11:40:31Z">
              <w:rPr>
                <w:rFonts w:hint="eastAsia" w:ascii="楷体" w:hAnsi="楷体" w:eastAsia="楷体" w:cs="楷体"/>
                <w:sz w:val="24"/>
                <w:szCs w:val="24"/>
                <w:lang w:val="en-US" w:eastAsia="zh-CN"/>
              </w:rPr>
            </w:rPrChange>
          </w:rPr>
          <w:t>博2502班，254602063，工程博士</w:t>
        </w:r>
      </w:ins>
      <w:ins w:id="44" w:author="P52s" w:date="2025-12-15T11:39:21Z">
        <w:r>
          <w:rPr>
            <w:rFonts w:hint="eastAsia" w:ascii="楷体_GB2312" w:hAnsi="Times New Roman" w:eastAsia="楷体_GB2312" w:cs="Times New Roman"/>
            <w:color w:val="000000"/>
            <w:sz w:val="18"/>
            <w:szCs w:val="21"/>
            <w:lang w:eastAsia="zh-CN"/>
            <w:rPrChange w:id="45" w:author="P52s" w:date="2025-12-15T11:40:31Z">
              <w:rPr>
                <w:rFonts w:hint="eastAsia" w:ascii="楷体_GB2312" w:hAnsi="Times New Roman" w:eastAsia="楷体_GB2312" w:cs="Times New Roman"/>
                <w:color w:val="000000"/>
                <w:sz w:val="18"/>
                <w:szCs w:val="21"/>
                <w:lang w:eastAsia="zh-CN"/>
              </w:rPr>
            </w:rPrChange>
          </w:rPr>
          <w:t>）</w:t>
        </w:r>
      </w:ins>
    </w:p>
    <w:p>
      <w:pPr>
        <w:ind w:left="420" w:leftChars="200" w:right="420" w:rightChars="200"/>
        <w:rPr>
          <w:ins w:id="47" w:author="P52s" w:date="2025-12-15T11:36:50Z"/>
          <w:bCs/>
          <w:color w:val="000000"/>
          <w:sz w:val="18"/>
        </w:rPr>
      </w:pPr>
      <w:ins w:id="48" w:author="P52s" w:date="2025-12-15T11:36:50Z">
        <w:r>
          <w:rPr>
            <w:rFonts w:hint="eastAsia" w:eastAsia="黑体" w:cs="宋体"/>
            <w:color w:val="000000"/>
            <w:sz w:val="18"/>
          </w:rPr>
          <w:t>摘要：</w:t>
        </w:r>
      </w:ins>
      <w:ins w:id="49" w:author="P52s" w:date="2025-12-15T12:25:51Z">
        <w:r>
          <w:rPr>
            <w:rFonts w:hint="eastAsia" w:ascii="Times New Roman" w:hAnsi="Times New Roman" w:eastAsia="宋体" w:cs="Times New Roman"/>
            <w:bCs/>
            <w:color w:val="000000"/>
            <w:sz w:val="18"/>
            <w:szCs w:val="24"/>
            <w:lang w:val="en-US" w:eastAsia="zh-CN"/>
          </w:rPr>
          <w:t>针对多类型储能电站难以依据单一</w:t>
        </w:r>
      </w:ins>
      <w:ins w:id="50" w:author="P52s" w:date="2025-12-15T12:25:59Z">
        <w:r>
          <w:rPr>
            <w:rFonts w:hint="eastAsia" w:ascii="Times New Roman" w:hAnsi="Times New Roman" w:eastAsia="宋体" w:cs="Times New Roman"/>
            <w:bCs/>
            <w:color w:val="000000"/>
            <w:sz w:val="18"/>
            <w:szCs w:val="24"/>
            <w:lang w:val="en-US" w:eastAsia="zh-CN"/>
          </w:rPr>
          <w:t>储能</w:t>
        </w:r>
      </w:ins>
      <w:ins w:id="51" w:author="P52s" w:date="2025-12-15T12:25:51Z">
        <w:r>
          <w:rPr>
            <w:rFonts w:hint="eastAsia" w:ascii="Times New Roman" w:hAnsi="Times New Roman" w:eastAsia="宋体" w:cs="Times New Roman"/>
            <w:bCs/>
            <w:color w:val="000000"/>
            <w:sz w:val="18"/>
            <w:szCs w:val="24"/>
            <w:lang w:val="en-US" w:eastAsia="zh-CN"/>
          </w:rPr>
          <w:t>策略进行功率分配的问题，本文提出一种基于粒子群算法的多类型储能系统功率分配方法。首先，通过分析多类型储能系统的运行特点，提出了以运行时间最长和能量均衡最优为目标的两种运行策略；在此基础上，构建相应的目标函数与约束条件，形成优化问题的数学模型，并结合考虑边界速度吸收的改进粒子群算法进行仿真。计算结果表明，该算法在充放电过程中能严格遵循约束边界，在某一类型储能系统停止运行后仍可实现功率平滑调节，且在系统投退边界处未出现功率振荡，表现出良好的工程应用前景。</w:t>
        </w:r>
      </w:ins>
    </w:p>
    <w:p>
      <w:pPr>
        <w:ind w:left="420" w:leftChars="200" w:right="420" w:rightChars="200"/>
        <w:rPr>
          <w:ins w:id="52" w:author="P52s" w:date="2025-12-15T12:30:32Z"/>
          <w:rFonts w:hint="eastAsia" w:hAnsiTheme="minorHAnsi"/>
          <w:bCs w:val="0"/>
          <w:sz w:val="18"/>
          <w:szCs w:val="18"/>
        </w:rPr>
      </w:pPr>
      <w:ins w:id="53" w:author="P52s" w:date="2025-12-15T11:36:50Z">
        <w:r>
          <w:rPr>
            <w:rFonts w:eastAsia="黑体"/>
            <w:color w:val="000000"/>
            <w:sz w:val="18"/>
          </w:rPr>
          <w:t>关键词：</w:t>
        </w:r>
      </w:ins>
      <w:ins w:id="54" w:author="P52s" w:date="2025-12-15T12:11:12Z">
        <w:r>
          <w:rPr>
            <w:rFonts w:hint="eastAsia" w:eastAsiaTheme="minorEastAsia"/>
            <w:sz w:val="18"/>
            <w:szCs w:val="18"/>
            <w:lang w:val="en-US" w:eastAsia="zh-CN"/>
            <w:rPrChange w:id="55" w:author="P52s" w:date="2025-12-15T12:11:33Z">
              <w:rPr>
                <w:rFonts w:hint="eastAsia" w:eastAsia="黑体"/>
                <w:color w:val="000000"/>
                <w:sz w:val="18"/>
                <w:lang w:val="en-US" w:eastAsia="zh-CN"/>
              </w:rPr>
            </w:rPrChange>
          </w:rPr>
          <w:t>多类型</w:t>
        </w:r>
      </w:ins>
      <w:ins w:id="57" w:author="P52s" w:date="2025-12-15T11:36:50Z">
        <w:r>
          <w:rPr>
            <w:rFonts w:hint="eastAsia"/>
            <w:sz w:val="18"/>
            <w:szCs w:val="18"/>
            <w:lang w:eastAsia="zh-CN"/>
            <w:rPrChange w:id="58" w:author="P52s" w:date="2025-12-15T12:11:33Z">
              <w:rPr>
                <w:rFonts w:hint="eastAsia"/>
                <w:sz w:val="18"/>
                <w:szCs w:val="18"/>
                <w:lang w:eastAsia="zh-CN"/>
              </w:rPr>
            </w:rPrChange>
          </w:rPr>
          <w:t>储能</w:t>
        </w:r>
      </w:ins>
      <w:ins w:id="60" w:author="P52s" w:date="2025-12-15T11:36:50Z">
        <w:r>
          <w:rPr>
            <w:rFonts w:hint="eastAsia"/>
            <w:sz w:val="18"/>
            <w:szCs w:val="18"/>
            <w:rPrChange w:id="61" w:author="P52s" w:date="2025-12-15T12:11:33Z">
              <w:rPr>
                <w:sz w:val="18"/>
                <w:szCs w:val="18"/>
              </w:rPr>
            </w:rPrChange>
          </w:rPr>
          <w:t>；</w:t>
        </w:r>
      </w:ins>
      <w:ins w:id="63" w:author="P52s" w:date="2025-12-15T12:11:19Z">
        <w:r>
          <w:rPr>
            <w:rFonts w:hint="eastAsia"/>
            <w:sz w:val="18"/>
            <w:szCs w:val="18"/>
            <w:lang w:val="en-US" w:eastAsia="zh-CN"/>
          </w:rPr>
          <w:t>粒子群</w:t>
        </w:r>
      </w:ins>
      <w:ins w:id="64" w:author="P52s" w:date="2025-12-15T12:11:23Z">
        <w:r>
          <w:rPr>
            <w:rFonts w:hint="eastAsia"/>
            <w:sz w:val="18"/>
            <w:szCs w:val="18"/>
            <w:lang w:val="en-US" w:eastAsia="zh-CN"/>
          </w:rPr>
          <w:t>算法</w:t>
        </w:r>
      </w:ins>
      <w:ins w:id="65" w:author="P52s" w:date="2025-12-15T11:36:50Z">
        <w:r>
          <w:rPr>
            <w:rFonts w:hint="eastAsia"/>
            <w:sz w:val="18"/>
            <w:szCs w:val="18"/>
            <w:rPrChange w:id="66" w:author="P52s" w:date="2025-12-15T12:11:33Z">
              <w:rPr>
                <w:sz w:val="18"/>
                <w:szCs w:val="18"/>
              </w:rPr>
            </w:rPrChange>
          </w:rPr>
          <w:t>；</w:t>
        </w:r>
      </w:ins>
      <w:ins w:id="68" w:author="P52s" w:date="2025-12-15T12:11:05Z">
        <w:r>
          <w:rPr>
            <w:rFonts w:hint="eastAsia"/>
            <w:sz w:val="18"/>
            <w:szCs w:val="18"/>
            <w:lang w:val="en-US" w:eastAsia="zh-CN"/>
          </w:rPr>
          <w:t>功率</w:t>
        </w:r>
      </w:ins>
      <w:ins w:id="69" w:author="P52s" w:date="2025-12-15T12:11:06Z">
        <w:r>
          <w:rPr>
            <w:rFonts w:hint="eastAsia"/>
            <w:sz w:val="18"/>
            <w:szCs w:val="18"/>
            <w:lang w:val="en-US" w:eastAsia="zh-CN"/>
          </w:rPr>
          <w:t>分配</w:t>
        </w:r>
      </w:ins>
      <w:ins w:id="70" w:author="P52s" w:date="2025-12-15T11:36:50Z">
        <w:r>
          <w:rPr>
            <w:rFonts w:hint="eastAsia" w:hAnsiTheme="minorHAnsi"/>
            <w:bCs w:val="0"/>
            <w:sz w:val="18"/>
            <w:szCs w:val="18"/>
            <w:rPrChange w:id="71" w:author="P52s" w:date="2025-12-15T12:11:33Z">
              <w:rPr>
                <w:rFonts w:hAnsi="宋体"/>
                <w:bCs/>
                <w:color w:val="000000"/>
                <w:sz w:val="18"/>
              </w:rPr>
            </w:rPrChange>
          </w:rPr>
          <w:t>；</w:t>
        </w:r>
      </w:ins>
    </w:p>
    <w:p>
      <w:pPr>
        <w:ind w:left="420" w:leftChars="200" w:right="420" w:rightChars="200"/>
        <w:rPr>
          <w:ins w:id="73" w:author="P52s" w:date="2025-12-15T11:36:50Z"/>
          <w:rFonts w:hint="eastAsia" w:hAnsiTheme="minorHAnsi"/>
          <w:bCs w:val="0"/>
          <w:sz w:val="18"/>
          <w:szCs w:val="18"/>
        </w:rPr>
      </w:pPr>
    </w:p>
    <w:p>
      <w:pPr>
        <w:ind w:left="420" w:leftChars="200" w:right="420" w:rightChars="200"/>
        <w:rPr>
          <w:ins w:id="75" w:author="P52s" w:date="2025-12-15T12:32:00Z"/>
          <w:rFonts w:hint="eastAsia" w:ascii="Times New Roman" w:hAnsi="Times New Roman" w:eastAsia="宋体" w:cs="Times New Roman"/>
          <w:bCs/>
          <w:color w:val="000000"/>
          <w:spacing w:val="-2"/>
          <w:sz w:val="18"/>
          <w:szCs w:val="18"/>
          <w:lang w:val="en-US" w:eastAsia="zh-CN"/>
          <w:rPrChange w:id="76" w:author="P52s" w:date="2025-12-15T12:32:09Z">
            <w:rPr>
              <w:ins w:id="77" w:author="P52s" w:date="2025-12-15T12:32:00Z"/>
              <w:rFonts w:hint="eastAsia" w:ascii="方正小标宋_GBK" w:hAnsi="方正小标宋_GBK" w:eastAsia="方正小标宋_GBK" w:cs="方正小标宋_GBK"/>
              <w:sz w:val="24"/>
              <w:szCs w:val="24"/>
              <w:lang w:val="en-US" w:eastAsia="zh-CN"/>
            </w:rPr>
          </w:rPrChange>
        </w:rPr>
        <w:pPrChange w:id="74" w:author="P52s" w:date="2025-12-15T12:32:09Z">
          <w:pPr/>
        </w:pPrChange>
      </w:pPr>
      <w:ins w:id="78" w:author="P52s" w:date="2025-12-15T12:32:00Z">
        <w:r>
          <w:rPr>
            <w:rFonts w:hint="default" w:ascii="Times New Roman" w:hAnsi="Times New Roman" w:eastAsia="宋体" w:cs="Times New Roman"/>
            <w:b/>
            <w:color w:val="000000"/>
            <w:sz w:val="18"/>
            <w:szCs w:val="24"/>
            <w:lang w:val="en-US" w:eastAsia="zh-CN"/>
            <w:rPrChange w:id="79" w:author="P52s" w:date="2025-12-15T12:32:21Z">
              <w:rPr>
                <w:rFonts w:hint="eastAsia" w:ascii="方正小标宋_GBK" w:hAnsi="方正小标宋_GBK" w:eastAsia="方正小标宋_GBK" w:cs="方正小标宋_GBK"/>
                <w:sz w:val="24"/>
                <w:szCs w:val="24"/>
                <w:lang w:val="en-US" w:eastAsia="zh-CN"/>
              </w:rPr>
            </w:rPrChange>
          </w:rPr>
          <w:t>Abstract</w:t>
        </w:r>
      </w:ins>
      <w:ins w:id="81" w:author="P52s" w:date="2025-12-15T12:32:00Z">
        <w:r>
          <w:rPr>
            <w:rFonts w:hint="default" w:ascii="Times New Roman" w:hAnsi="Times New Roman" w:eastAsia="宋体" w:cs="Times New Roman"/>
            <w:b/>
            <w:color w:val="000000"/>
            <w:sz w:val="18"/>
            <w:szCs w:val="24"/>
            <w:lang w:val="en-US" w:eastAsia="zh-CN"/>
            <w:rPrChange w:id="82" w:author="P52s" w:date="2025-12-15T12:32:21Z">
              <w:rPr>
                <w:rFonts w:hint="eastAsia" w:ascii="方正小标宋_GBK" w:hAnsi="方正小标宋_GBK" w:eastAsia="方正小标宋_GBK" w:cs="方正小标宋_GBK"/>
                <w:sz w:val="24"/>
                <w:szCs w:val="24"/>
                <w:lang w:val="en-US" w:eastAsia="zh-CN"/>
              </w:rPr>
            </w:rPrChange>
          </w:rPr>
          <w:t xml:space="preserve">:  </w:t>
        </w:r>
      </w:ins>
      <w:ins w:id="84" w:author="P52s" w:date="2025-12-15T12:32:00Z">
        <w:r>
          <w:rPr>
            <w:rFonts w:hint="eastAsia" w:ascii="Times New Roman" w:hAnsi="Times New Roman" w:eastAsia="宋体" w:cs="Times New Roman"/>
            <w:bCs/>
            <w:color w:val="000000"/>
            <w:spacing w:val="-2"/>
            <w:sz w:val="18"/>
            <w:szCs w:val="18"/>
            <w:lang w:val="en-US" w:eastAsia="zh-CN"/>
            <w:rPrChange w:id="85" w:author="P52s" w:date="2025-12-15T12:32:09Z">
              <w:rPr>
                <w:rFonts w:hint="eastAsia" w:ascii="方正小标宋_GBK" w:hAnsi="方正小标宋_GBK" w:eastAsia="方正小标宋_GBK" w:cs="方正小标宋_GBK"/>
                <w:sz w:val="24"/>
                <w:szCs w:val="24"/>
                <w:lang w:val="en-US" w:eastAsia="zh-CN"/>
              </w:rPr>
            </w:rPrChange>
          </w:rPr>
          <w:t>Addressing the challenge of power allocation in multi-type energy storage power stations, which cannot be effectively managed by a single energy storage strategy, this paper proposes a power allocation method for multi-type energy storage systems based on the particle swarm optimization (PSO) algorithm. First, by analyzing the operating characteristics of multi-type energy storage systems, two operating strategies are proposed: maximizing operating time and optimizing energy balance.  Based on these strategies, corresponding objective functions and constraints are constructed, forming a mathematical model of the optimization problem.  An improved PSO algorithm, incorporating boundary velocity absorption, is then used for simulation. The calculation results show that the algorithm strictly adheres to the constraint boundaries during charging and discharging, and can still achieve smooth power regulation even after one type of energy storage system stops operating.  Furthermore, no power oscillations occur at the system switching boundaries, demonstrating promising engineering application prospects.</w:t>
        </w:r>
      </w:ins>
    </w:p>
    <w:p>
      <w:pPr>
        <w:ind w:left="420" w:leftChars="200" w:right="420" w:rightChars="200"/>
        <w:rPr>
          <w:ins w:id="88" w:author="P52s" w:date="2025-12-15T12:31:59Z"/>
          <w:rFonts w:hint="eastAsia" w:ascii="Times New Roman" w:hAnsi="Times New Roman" w:eastAsia="宋体" w:cs="Times New Roman"/>
          <w:bCs/>
          <w:color w:val="000000"/>
          <w:spacing w:val="-2"/>
          <w:sz w:val="18"/>
          <w:szCs w:val="18"/>
          <w:lang w:val="en-US" w:eastAsia="zh-CN"/>
          <w:rPrChange w:id="89" w:author="P52s" w:date="2025-12-15T12:32:09Z">
            <w:rPr>
              <w:ins w:id="90" w:author="P52s" w:date="2025-12-15T12:31:59Z"/>
              <w:rFonts w:hint="eastAsia" w:ascii="方正小标宋_GBK" w:hAnsi="方正小标宋_GBK" w:eastAsia="方正小标宋_GBK" w:cs="方正小标宋_GBK"/>
              <w:sz w:val="24"/>
              <w:szCs w:val="24"/>
              <w:lang w:val="en-US" w:eastAsia="zh-CN"/>
            </w:rPr>
          </w:rPrChange>
        </w:rPr>
        <w:pPrChange w:id="87" w:author="P52s" w:date="2025-12-15T12:32:09Z">
          <w:pPr/>
        </w:pPrChange>
      </w:pPr>
      <w:ins w:id="91" w:author="P52s" w:date="2025-12-15T12:32:00Z">
        <w:r>
          <w:rPr>
            <w:rFonts w:hint="default" w:ascii="Times New Roman" w:hAnsi="Times New Roman" w:eastAsia="宋体" w:cs="Times New Roman"/>
            <w:b/>
            <w:color w:val="000000"/>
            <w:sz w:val="18"/>
            <w:szCs w:val="24"/>
            <w:lang w:val="en-US" w:eastAsia="zh-CN"/>
            <w:rPrChange w:id="92" w:author="P52s" w:date="2025-12-15T12:32:25Z">
              <w:rPr>
                <w:rFonts w:hint="eastAsia" w:ascii="方正小标宋_GBK" w:hAnsi="方正小标宋_GBK" w:eastAsia="方正小标宋_GBK" w:cs="方正小标宋_GBK"/>
                <w:sz w:val="24"/>
                <w:szCs w:val="24"/>
                <w:lang w:val="en-US" w:eastAsia="zh-CN"/>
              </w:rPr>
            </w:rPrChange>
          </w:rPr>
          <w:t xml:space="preserve">Keywords: </w:t>
        </w:r>
      </w:ins>
      <w:ins w:id="94" w:author="P52s" w:date="2025-12-15T12:32:00Z">
        <w:r>
          <w:rPr>
            <w:rFonts w:hint="eastAsia" w:ascii="Times New Roman" w:hAnsi="Times New Roman" w:eastAsia="宋体" w:cs="Times New Roman"/>
            <w:bCs/>
            <w:color w:val="000000"/>
            <w:spacing w:val="-2"/>
            <w:sz w:val="18"/>
            <w:szCs w:val="18"/>
            <w:lang w:val="en-US" w:eastAsia="zh-CN"/>
            <w:rPrChange w:id="95" w:author="P52s" w:date="2025-12-15T12:32:09Z">
              <w:rPr>
                <w:rFonts w:hint="eastAsia" w:ascii="方正小标宋_GBK" w:hAnsi="方正小标宋_GBK" w:eastAsia="方正小标宋_GBK" w:cs="方正小标宋_GBK"/>
                <w:sz w:val="24"/>
                <w:szCs w:val="24"/>
                <w:lang w:val="en-US" w:eastAsia="zh-CN"/>
              </w:rPr>
            </w:rPrChange>
          </w:rPr>
          <w:t>Multi-type energy storage; Particle swarm optimization; Power allocation;</w:t>
        </w:r>
      </w:ins>
    </w:p>
    <w:p>
      <w:pPr>
        <w:rPr>
          <w:ins w:id="97" w:author="P52s" w:date="2025-12-15T11:32:51Z"/>
          <w:rFonts w:hint="eastAsia" w:ascii="方正小标宋_GBK" w:hAnsi="方正小标宋_GBK" w:eastAsia="方正小标宋_GBK" w:cs="方正小标宋_GBK"/>
          <w:sz w:val="24"/>
          <w:szCs w:val="24"/>
          <w:lang w:val="en-US" w:eastAsia="zh-CN"/>
        </w:rPr>
      </w:pPr>
    </w:p>
    <w:p>
      <w:pPr>
        <w:spacing w:line="480" w:lineRule="auto"/>
        <w:rPr>
          <w:ins w:id="98" w:author="P52s" w:date="2025-12-15T11:37:00Z"/>
          <w:rFonts w:hint="eastAsia" w:ascii="黑体" w:eastAsia="黑体"/>
          <w:color w:val="000000"/>
          <w:sz w:val="24"/>
        </w:rPr>
      </w:pPr>
      <w:ins w:id="99" w:author="P52s" w:date="2025-12-15T11:37:00Z">
        <w:r>
          <w:rPr>
            <w:rFonts w:hint="eastAsia" w:ascii="黑体" w:eastAsia="黑体"/>
            <w:color w:val="000000"/>
            <w:sz w:val="24"/>
          </w:rPr>
          <w:t>0</w:t>
        </w:r>
      </w:ins>
      <w:ins w:id="100" w:author="P52s" w:date="2025-12-15T11:37:00Z">
        <w:r>
          <w:rPr>
            <w:rFonts w:ascii="黑体" w:eastAsia="黑体"/>
            <w:color w:val="000000"/>
            <w:sz w:val="24"/>
          </w:rPr>
          <w:t xml:space="preserve">  </w:t>
        </w:r>
      </w:ins>
      <w:ins w:id="101" w:author="P52s" w:date="2025-12-15T11:37:00Z">
        <w:r>
          <w:rPr>
            <w:rFonts w:hint="eastAsia" w:ascii="黑体" w:eastAsia="黑体"/>
            <w:color w:val="000000"/>
            <w:sz w:val="24"/>
          </w:rPr>
          <w:t>引言</w:t>
        </w:r>
      </w:ins>
    </w:p>
    <w:p>
      <w:pPr>
        <w:rPr>
          <w:del w:id="102" w:author="P52s" w:date="2025-12-15T11:37:02Z"/>
          <w:rFonts w:hint="eastAsia" w:ascii="方正小标宋_GBK" w:hAnsi="方正小标宋_GBK" w:eastAsia="方正小标宋_GBK" w:cs="方正小标宋_GBK"/>
          <w:sz w:val="24"/>
          <w:szCs w:val="24"/>
          <w:lang w:val="en-US" w:eastAsia="zh-CN"/>
        </w:rPr>
      </w:pPr>
      <w:del w:id="103" w:author="P52s" w:date="2025-12-15T10:43:12Z">
        <w:r>
          <w:rPr>
            <w:rFonts w:hint="eastAsia" w:ascii="方正小标宋_GBK" w:hAnsi="方正小标宋_GBK" w:eastAsia="方正小标宋_GBK" w:cs="方正小标宋_GBK"/>
            <w:sz w:val="24"/>
            <w:szCs w:val="24"/>
            <w:lang w:val="en-US" w:eastAsia="zh-CN"/>
          </w:rPr>
          <w:delText>问题描述</w:delText>
        </w:r>
      </w:del>
    </w:p>
    <w:p>
      <w:pPr>
        <w:widowControl/>
        <w:numPr>
          <w:ilvl w:val="-1"/>
          <w:numId w:val="0"/>
        </w:numPr>
        <w:spacing w:line="360" w:lineRule="auto"/>
        <w:ind w:firstLine="420" w:firstLineChars="200"/>
        <w:textAlignment w:val="center"/>
        <w:outlineLvl w:val="9"/>
        <w:rPr>
          <w:ins w:id="105" w:author="P52s" w:date="2025-12-15T13:17:23Z"/>
          <w:rFonts w:hint="eastAsia" w:ascii="Times New Roman" w:hAnsi="Times New Roman" w:eastAsia="宋体" w:cs="Times New Roman"/>
          <w:color w:val="000000"/>
          <w:sz w:val="21"/>
          <w:szCs w:val="24"/>
          <w:lang w:val="en-US" w:eastAsia="zh-CN" w:bidi="ar"/>
          <w:rPrChange w:id="106" w:author="P52s" w:date="2025-12-15T13:17:42Z">
            <w:rPr>
              <w:ins w:id="107" w:author="P52s" w:date="2025-12-15T13:17:23Z"/>
              <w:rFonts w:hint="default" w:ascii="Times New Roman" w:hAnsi="Times New Roman" w:eastAsia="宋体" w:cs="Times New Roman"/>
              <w:color w:val="000000"/>
              <w:sz w:val="21"/>
              <w:szCs w:val="24"/>
              <w:lang w:val="en-US" w:eastAsia="zh-CN"/>
            </w:rPr>
          </w:rPrChange>
        </w:rPr>
        <w:pPrChange w:id="104" w:author="P52s" w:date="2025-12-15T13:17:42Z">
          <w:pPr>
            <w:widowControl/>
            <w:numPr>
              <w:ilvl w:val="-1"/>
              <w:numId w:val="0"/>
            </w:numPr>
            <w:spacing w:line="360" w:lineRule="auto"/>
            <w:textAlignment w:val="center"/>
            <w:outlineLvl w:val="9"/>
          </w:pPr>
        </w:pPrChange>
      </w:pPr>
      <w:ins w:id="108" w:author="P52s" w:date="2025-12-11T16:30:39Z">
        <w:r>
          <w:rPr>
            <w:rFonts w:hint="default" w:ascii="Times New Roman" w:hAnsi="Times New Roman" w:eastAsia="宋体" w:cs="Times New Roman"/>
            <w:color w:val="000000"/>
            <w:sz w:val="21"/>
            <w:szCs w:val="24"/>
            <w:lang w:val="en-US" w:eastAsia="zh-CN" w:bidi="ar"/>
            <w:rPrChange w:id="109" w:author="P52s" w:date="2025-12-15T13:17:42Z">
              <w:rPr>
                <w:rFonts w:hint="eastAsia" w:ascii="方正仿宋_GBK" w:hAnsi="方正仿宋_GBK" w:eastAsia="方正仿宋_GBK" w:cs="方正仿宋_GBK"/>
                <w:sz w:val="24"/>
                <w:szCs w:val="24"/>
                <w:lang w:val="en-US" w:eastAsia="zh-CN"/>
              </w:rPr>
            </w:rPrChange>
          </w:rPr>
          <w:t>电力</w:t>
        </w:r>
      </w:ins>
      <w:ins w:id="111" w:author="P52s" w:date="2025-12-11T16:30:40Z">
        <w:r>
          <w:rPr>
            <w:rFonts w:hint="default" w:ascii="Times New Roman" w:hAnsi="Times New Roman" w:eastAsia="宋体" w:cs="Times New Roman"/>
            <w:color w:val="000000"/>
            <w:sz w:val="21"/>
            <w:szCs w:val="24"/>
            <w:lang w:val="en-US" w:eastAsia="zh-CN" w:bidi="ar"/>
            <w:rPrChange w:id="112" w:author="P52s" w:date="2025-12-15T13:17:42Z">
              <w:rPr>
                <w:rFonts w:hint="eastAsia" w:ascii="方正仿宋_GBK" w:hAnsi="方正仿宋_GBK" w:eastAsia="方正仿宋_GBK" w:cs="方正仿宋_GBK"/>
                <w:sz w:val="24"/>
                <w:szCs w:val="24"/>
                <w:lang w:val="en-US" w:eastAsia="zh-CN"/>
              </w:rPr>
            </w:rPrChange>
          </w:rPr>
          <w:t>系统</w:t>
        </w:r>
      </w:ins>
      <w:ins w:id="114" w:author="P52s" w:date="2025-12-11T16:30:42Z">
        <w:r>
          <w:rPr>
            <w:rFonts w:hint="default" w:ascii="Times New Roman" w:hAnsi="Times New Roman" w:eastAsia="宋体" w:cs="Times New Roman"/>
            <w:color w:val="000000"/>
            <w:sz w:val="21"/>
            <w:szCs w:val="24"/>
            <w:lang w:val="en-US" w:eastAsia="zh-CN" w:bidi="ar"/>
            <w:rPrChange w:id="115" w:author="P52s" w:date="2025-12-15T13:17:42Z">
              <w:rPr>
                <w:rFonts w:hint="eastAsia" w:ascii="方正仿宋_GBK" w:hAnsi="方正仿宋_GBK" w:eastAsia="方正仿宋_GBK" w:cs="方正仿宋_GBK"/>
                <w:sz w:val="24"/>
                <w:szCs w:val="24"/>
                <w:lang w:val="en-US" w:eastAsia="zh-CN"/>
              </w:rPr>
            </w:rPrChange>
          </w:rPr>
          <w:t>中的</w:t>
        </w:r>
      </w:ins>
      <w:ins w:id="117" w:author="P52s" w:date="2025-12-11T16:30:48Z">
        <w:r>
          <w:rPr>
            <w:rFonts w:hint="default" w:ascii="Times New Roman" w:hAnsi="Times New Roman" w:eastAsia="宋体" w:cs="Times New Roman"/>
            <w:color w:val="000000"/>
            <w:sz w:val="21"/>
            <w:szCs w:val="24"/>
            <w:lang w:val="en-US" w:eastAsia="zh-CN" w:bidi="ar"/>
            <w:rPrChange w:id="118" w:author="P52s" w:date="2025-12-15T13:17:42Z">
              <w:rPr>
                <w:rFonts w:hint="eastAsia" w:ascii="方正仿宋_GBK" w:hAnsi="方正仿宋_GBK" w:eastAsia="方正仿宋_GBK" w:cs="方正仿宋_GBK"/>
                <w:sz w:val="24"/>
                <w:szCs w:val="24"/>
                <w:lang w:val="en-US" w:eastAsia="zh-CN"/>
              </w:rPr>
            </w:rPrChange>
          </w:rPr>
          <w:t>电化学</w:t>
        </w:r>
      </w:ins>
      <w:ins w:id="120" w:author="P52s" w:date="2025-12-11T16:30:49Z">
        <w:r>
          <w:rPr>
            <w:rFonts w:hint="default" w:ascii="Times New Roman" w:hAnsi="Times New Roman" w:eastAsia="宋体" w:cs="Times New Roman"/>
            <w:color w:val="000000"/>
            <w:sz w:val="21"/>
            <w:szCs w:val="24"/>
            <w:lang w:val="en-US" w:eastAsia="zh-CN" w:bidi="ar"/>
            <w:rPrChange w:id="121" w:author="P52s" w:date="2025-12-15T13:17:42Z">
              <w:rPr>
                <w:rFonts w:hint="eastAsia" w:ascii="方正仿宋_GBK" w:hAnsi="方正仿宋_GBK" w:eastAsia="方正仿宋_GBK" w:cs="方正仿宋_GBK"/>
                <w:sz w:val="24"/>
                <w:szCs w:val="24"/>
                <w:lang w:val="en-US" w:eastAsia="zh-CN"/>
              </w:rPr>
            </w:rPrChange>
          </w:rPr>
          <w:t>储能</w:t>
        </w:r>
      </w:ins>
      <w:ins w:id="123" w:author="P52s" w:date="2025-12-11T16:31:45Z">
        <w:r>
          <w:rPr>
            <w:rFonts w:hint="default" w:ascii="Times New Roman" w:hAnsi="Times New Roman" w:eastAsia="宋体" w:cs="Times New Roman"/>
            <w:color w:val="000000"/>
            <w:sz w:val="21"/>
            <w:szCs w:val="24"/>
            <w:lang w:val="en-US" w:eastAsia="zh-CN" w:bidi="ar"/>
            <w:rPrChange w:id="124" w:author="P52s" w:date="2025-12-15T13:17:42Z">
              <w:rPr>
                <w:rFonts w:hint="eastAsia" w:ascii="方正仿宋_GBK" w:hAnsi="方正仿宋_GBK" w:eastAsia="方正仿宋_GBK" w:cs="方正仿宋_GBK"/>
                <w:sz w:val="24"/>
                <w:szCs w:val="24"/>
                <w:lang w:val="en-US" w:eastAsia="zh-CN"/>
              </w:rPr>
            </w:rPrChange>
          </w:rPr>
          <w:t>具备</w:t>
        </w:r>
      </w:ins>
      <w:ins w:id="126" w:author="P52s" w:date="2025-12-11T16:32:23Z">
        <w:r>
          <w:rPr>
            <w:rFonts w:hint="default" w:ascii="Times New Roman" w:hAnsi="Times New Roman" w:eastAsia="宋体" w:cs="Times New Roman"/>
            <w:color w:val="000000"/>
            <w:sz w:val="21"/>
            <w:szCs w:val="24"/>
            <w:lang w:val="en-US" w:eastAsia="zh-CN" w:bidi="ar"/>
            <w:rPrChange w:id="127" w:author="P52s" w:date="2025-12-15T13:17:42Z">
              <w:rPr>
                <w:rFonts w:hint="eastAsia" w:ascii="方正仿宋_GBK" w:hAnsi="方正仿宋_GBK" w:eastAsia="方正仿宋_GBK" w:cs="方正仿宋_GBK"/>
                <w:sz w:val="24"/>
                <w:szCs w:val="24"/>
                <w:lang w:val="en-US" w:eastAsia="zh-CN"/>
              </w:rPr>
            </w:rPrChange>
          </w:rPr>
          <w:t>良好</w:t>
        </w:r>
      </w:ins>
      <w:ins w:id="129" w:author="P52s" w:date="2025-12-11T16:32:24Z">
        <w:r>
          <w:rPr>
            <w:rFonts w:hint="default" w:ascii="Times New Roman" w:hAnsi="Times New Roman" w:eastAsia="宋体" w:cs="Times New Roman"/>
            <w:color w:val="000000"/>
            <w:sz w:val="21"/>
            <w:szCs w:val="24"/>
            <w:lang w:val="en-US" w:eastAsia="zh-CN" w:bidi="ar"/>
            <w:rPrChange w:id="130" w:author="P52s" w:date="2025-12-15T13:17:42Z">
              <w:rPr>
                <w:rFonts w:hint="eastAsia" w:ascii="方正仿宋_GBK" w:hAnsi="方正仿宋_GBK" w:eastAsia="方正仿宋_GBK" w:cs="方正仿宋_GBK"/>
                <w:sz w:val="24"/>
                <w:szCs w:val="24"/>
                <w:lang w:val="en-US" w:eastAsia="zh-CN"/>
              </w:rPr>
            </w:rPrChange>
          </w:rPr>
          <w:t>的</w:t>
        </w:r>
      </w:ins>
      <w:ins w:id="132" w:author="P52s" w:date="2025-12-11T16:31:52Z">
        <w:r>
          <w:rPr>
            <w:rFonts w:hint="default" w:ascii="Times New Roman" w:hAnsi="Times New Roman" w:eastAsia="宋体" w:cs="Times New Roman"/>
            <w:color w:val="000000"/>
            <w:sz w:val="21"/>
            <w:szCs w:val="24"/>
            <w:lang w:val="en-US" w:eastAsia="zh-CN" w:bidi="ar"/>
            <w:rPrChange w:id="133" w:author="P52s" w:date="2025-12-15T13:17:42Z">
              <w:rPr>
                <w:rFonts w:hint="eastAsia" w:ascii="方正仿宋_GBK" w:hAnsi="方正仿宋_GBK" w:eastAsia="方正仿宋_GBK" w:cs="方正仿宋_GBK"/>
                <w:sz w:val="24"/>
                <w:szCs w:val="24"/>
                <w:lang w:val="en-US" w:eastAsia="zh-CN"/>
              </w:rPr>
            </w:rPrChange>
          </w:rPr>
          <w:t>四象限</w:t>
        </w:r>
      </w:ins>
      <w:ins w:id="135" w:author="P52s" w:date="2025-12-11T16:31:54Z">
        <w:r>
          <w:rPr>
            <w:rFonts w:hint="default" w:ascii="Times New Roman" w:hAnsi="Times New Roman" w:eastAsia="宋体" w:cs="Times New Roman"/>
            <w:color w:val="000000"/>
            <w:sz w:val="21"/>
            <w:szCs w:val="24"/>
            <w:lang w:val="en-US" w:eastAsia="zh-CN" w:bidi="ar"/>
            <w:rPrChange w:id="136" w:author="P52s" w:date="2025-12-15T13:17:42Z">
              <w:rPr>
                <w:rFonts w:hint="eastAsia" w:ascii="方正仿宋_GBK" w:hAnsi="方正仿宋_GBK" w:eastAsia="方正仿宋_GBK" w:cs="方正仿宋_GBK"/>
                <w:sz w:val="24"/>
                <w:szCs w:val="24"/>
                <w:lang w:val="en-US" w:eastAsia="zh-CN"/>
              </w:rPr>
            </w:rPrChange>
          </w:rPr>
          <w:t>运行</w:t>
        </w:r>
      </w:ins>
      <w:ins w:id="138" w:author="P52s" w:date="2025-12-11T16:31:55Z">
        <w:r>
          <w:rPr>
            <w:rFonts w:hint="default" w:ascii="Times New Roman" w:hAnsi="Times New Roman" w:eastAsia="宋体" w:cs="Times New Roman"/>
            <w:color w:val="000000"/>
            <w:sz w:val="21"/>
            <w:szCs w:val="24"/>
            <w:lang w:val="en-US" w:eastAsia="zh-CN" w:bidi="ar"/>
            <w:rPrChange w:id="139" w:author="P52s" w:date="2025-12-15T13:17:42Z">
              <w:rPr>
                <w:rFonts w:hint="eastAsia" w:ascii="方正仿宋_GBK" w:hAnsi="方正仿宋_GBK" w:eastAsia="方正仿宋_GBK" w:cs="方正仿宋_GBK"/>
                <w:sz w:val="24"/>
                <w:szCs w:val="24"/>
                <w:lang w:val="en-US" w:eastAsia="zh-CN"/>
              </w:rPr>
            </w:rPrChange>
          </w:rPr>
          <w:t>能力，</w:t>
        </w:r>
      </w:ins>
      <w:ins w:id="141" w:author="P52s" w:date="2025-12-11T16:31:12Z">
        <w:r>
          <w:rPr>
            <w:rFonts w:hint="default" w:ascii="Times New Roman" w:hAnsi="Times New Roman" w:eastAsia="宋体" w:cs="Times New Roman"/>
            <w:color w:val="000000"/>
            <w:sz w:val="21"/>
            <w:szCs w:val="24"/>
            <w:lang w:val="en-US" w:eastAsia="zh-CN" w:bidi="ar"/>
            <w:rPrChange w:id="142" w:author="P52s" w:date="2025-12-15T13:17:42Z">
              <w:rPr>
                <w:rFonts w:hint="eastAsia" w:ascii="方正仿宋_GBK" w:hAnsi="方正仿宋_GBK" w:eastAsia="方正仿宋_GBK" w:cs="方正仿宋_GBK"/>
                <w:sz w:val="24"/>
                <w:szCs w:val="24"/>
                <w:lang w:val="en-US" w:eastAsia="zh-CN"/>
              </w:rPr>
            </w:rPrChange>
          </w:rPr>
          <w:t>可以</w:t>
        </w:r>
      </w:ins>
      <w:ins w:id="144" w:author="P52s" w:date="2025-12-11T16:31:13Z">
        <w:r>
          <w:rPr>
            <w:rFonts w:hint="default" w:ascii="Times New Roman" w:hAnsi="Times New Roman" w:eastAsia="宋体" w:cs="Times New Roman"/>
            <w:color w:val="000000"/>
            <w:sz w:val="21"/>
            <w:szCs w:val="24"/>
            <w:lang w:val="en-US" w:eastAsia="zh-CN" w:bidi="ar"/>
            <w:rPrChange w:id="145" w:author="P52s" w:date="2025-12-15T13:17:42Z">
              <w:rPr>
                <w:rFonts w:hint="eastAsia" w:ascii="方正仿宋_GBK" w:hAnsi="方正仿宋_GBK" w:eastAsia="方正仿宋_GBK" w:cs="方正仿宋_GBK"/>
                <w:sz w:val="24"/>
                <w:szCs w:val="24"/>
                <w:lang w:val="en-US" w:eastAsia="zh-CN"/>
              </w:rPr>
            </w:rPrChange>
          </w:rPr>
          <w:t>从</w:t>
        </w:r>
      </w:ins>
      <w:ins w:id="147" w:author="P52s" w:date="2025-12-11T16:31:14Z">
        <w:r>
          <w:rPr>
            <w:rFonts w:hint="default" w:ascii="Times New Roman" w:hAnsi="Times New Roman" w:eastAsia="宋体" w:cs="Times New Roman"/>
            <w:color w:val="000000"/>
            <w:sz w:val="21"/>
            <w:szCs w:val="24"/>
            <w:lang w:val="en-US" w:eastAsia="zh-CN" w:bidi="ar"/>
            <w:rPrChange w:id="148" w:author="P52s" w:date="2025-12-15T13:17:42Z">
              <w:rPr>
                <w:rFonts w:hint="eastAsia" w:ascii="方正仿宋_GBK" w:hAnsi="方正仿宋_GBK" w:eastAsia="方正仿宋_GBK" w:cs="方正仿宋_GBK"/>
                <w:sz w:val="24"/>
                <w:szCs w:val="24"/>
                <w:lang w:val="en-US" w:eastAsia="zh-CN"/>
              </w:rPr>
            </w:rPrChange>
          </w:rPr>
          <w:t>电网</w:t>
        </w:r>
      </w:ins>
      <w:ins w:id="150" w:author="P52s" w:date="2025-12-11T16:31:16Z">
        <w:r>
          <w:rPr>
            <w:rFonts w:hint="default" w:ascii="Times New Roman" w:hAnsi="Times New Roman" w:eastAsia="宋体" w:cs="Times New Roman"/>
            <w:color w:val="000000"/>
            <w:sz w:val="21"/>
            <w:szCs w:val="24"/>
            <w:lang w:val="en-US" w:eastAsia="zh-CN" w:bidi="ar"/>
            <w:rPrChange w:id="151" w:author="P52s" w:date="2025-12-15T13:17:42Z">
              <w:rPr>
                <w:rFonts w:hint="eastAsia" w:ascii="方正仿宋_GBK" w:hAnsi="方正仿宋_GBK" w:eastAsia="方正仿宋_GBK" w:cs="方正仿宋_GBK"/>
                <w:sz w:val="24"/>
                <w:szCs w:val="24"/>
                <w:lang w:val="en-US" w:eastAsia="zh-CN"/>
              </w:rPr>
            </w:rPrChange>
          </w:rPr>
          <w:t>吸收</w:t>
        </w:r>
      </w:ins>
      <w:ins w:id="153" w:author="P52s" w:date="2025-12-11T16:32:08Z">
        <w:r>
          <w:rPr>
            <w:rFonts w:hint="default" w:ascii="Times New Roman" w:hAnsi="Times New Roman" w:eastAsia="宋体" w:cs="Times New Roman"/>
            <w:color w:val="000000"/>
            <w:sz w:val="21"/>
            <w:szCs w:val="24"/>
            <w:lang w:val="en-US" w:eastAsia="zh-CN" w:bidi="ar"/>
            <w:rPrChange w:id="154" w:author="P52s" w:date="2025-12-15T13:17:42Z">
              <w:rPr>
                <w:rFonts w:hint="eastAsia" w:ascii="方正仿宋_GBK" w:hAnsi="方正仿宋_GBK" w:eastAsia="方正仿宋_GBK" w:cs="方正仿宋_GBK"/>
                <w:sz w:val="24"/>
                <w:szCs w:val="24"/>
                <w:lang w:val="en-US" w:eastAsia="zh-CN"/>
              </w:rPr>
            </w:rPrChange>
          </w:rPr>
          <w:t>有功</w:t>
        </w:r>
      </w:ins>
      <w:ins w:id="156" w:author="P52s" w:date="2025-12-11T16:32:09Z">
        <w:r>
          <w:rPr>
            <w:rFonts w:hint="default" w:ascii="Times New Roman" w:hAnsi="Times New Roman" w:eastAsia="宋体" w:cs="Times New Roman"/>
            <w:color w:val="000000"/>
            <w:sz w:val="21"/>
            <w:szCs w:val="24"/>
            <w:lang w:val="en-US" w:eastAsia="zh-CN" w:bidi="ar"/>
            <w:rPrChange w:id="157" w:author="P52s" w:date="2025-12-15T13:17:42Z">
              <w:rPr>
                <w:rFonts w:hint="eastAsia" w:ascii="方正仿宋_GBK" w:hAnsi="方正仿宋_GBK" w:eastAsia="方正仿宋_GBK" w:cs="方正仿宋_GBK"/>
                <w:sz w:val="24"/>
                <w:szCs w:val="24"/>
                <w:lang w:val="en-US" w:eastAsia="zh-CN"/>
              </w:rPr>
            </w:rPrChange>
          </w:rPr>
          <w:t>和</w:t>
        </w:r>
      </w:ins>
      <w:ins w:id="159" w:author="P52s" w:date="2025-12-11T16:32:11Z">
        <w:r>
          <w:rPr>
            <w:rFonts w:hint="default" w:ascii="Times New Roman" w:hAnsi="Times New Roman" w:eastAsia="宋体" w:cs="Times New Roman"/>
            <w:color w:val="000000"/>
            <w:sz w:val="21"/>
            <w:szCs w:val="24"/>
            <w:lang w:val="en-US" w:eastAsia="zh-CN" w:bidi="ar"/>
            <w:rPrChange w:id="160" w:author="P52s" w:date="2025-12-15T13:17:42Z">
              <w:rPr>
                <w:rFonts w:hint="eastAsia" w:ascii="方正仿宋_GBK" w:hAnsi="方正仿宋_GBK" w:eastAsia="方正仿宋_GBK" w:cs="方正仿宋_GBK"/>
                <w:sz w:val="24"/>
                <w:szCs w:val="24"/>
                <w:lang w:val="en-US" w:eastAsia="zh-CN"/>
              </w:rPr>
            </w:rPrChange>
          </w:rPr>
          <w:t>无功</w:t>
        </w:r>
      </w:ins>
      <w:ins w:id="162" w:author="P52s" w:date="2025-12-11T16:31:28Z">
        <w:r>
          <w:rPr>
            <w:rFonts w:hint="default" w:ascii="Times New Roman" w:hAnsi="Times New Roman" w:eastAsia="宋体" w:cs="Times New Roman"/>
            <w:color w:val="000000"/>
            <w:sz w:val="21"/>
            <w:szCs w:val="24"/>
            <w:lang w:val="en-US" w:eastAsia="zh-CN" w:bidi="ar"/>
            <w:rPrChange w:id="163" w:author="P52s" w:date="2025-12-15T13:17:42Z">
              <w:rPr>
                <w:rFonts w:hint="eastAsia" w:ascii="方正仿宋_GBK" w:hAnsi="方正仿宋_GBK" w:eastAsia="方正仿宋_GBK" w:cs="方正仿宋_GBK"/>
                <w:sz w:val="24"/>
                <w:szCs w:val="24"/>
                <w:lang w:val="en-US" w:eastAsia="zh-CN"/>
              </w:rPr>
            </w:rPrChange>
          </w:rPr>
          <w:t>功率</w:t>
        </w:r>
      </w:ins>
      <w:ins w:id="165" w:author="P52s" w:date="2025-12-11T16:32:14Z">
        <w:r>
          <w:rPr>
            <w:rFonts w:hint="default" w:ascii="Times New Roman" w:hAnsi="Times New Roman" w:eastAsia="宋体" w:cs="Times New Roman"/>
            <w:color w:val="000000"/>
            <w:sz w:val="21"/>
            <w:szCs w:val="24"/>
            <w:lang w:val="en-US" w:eastAsia="zh-CN" w:bidi="ar"/>
            <w:rPrChange w:id="166" w:author="P52s" w:date="2025-12-15T13:17:42Z">
              <w:rPr>
                <w:rFonts w:hint="eastAsia" w:ascii="方正仿宋_GBK" w:hAnsi="方正仿宋_GBK" w:eastAsia="方正仿宋_GBK" w:cs="方正仿宋_GBK"/>
                <w:sz w:val="24"/>
                <w:szCs w:val="24"/>
                <w:lang w:val="en-US" w:eastAsia="zh-CN"/>
              </w:rPr>
            </w:rPrChange>
          </w:rPr>
          <w:t>，</w:t>
        </w:r>
      </w:ins>
      <w:ins w:id="168" w:author="P52s" w:date="2025-12-11T16:32:16Z">
        <w:r>
          <w:rPr>
            <w:rFonts w:hint="default" w:ascii="Times New Roman" w:hAnsi="Times New Roman" w:eastAsia="宋体" w:cs="Times New Roman"/>
            <w:color w:val="000000"/>
            <w:sz w:val="21"/>
            <w:szCs w:val="24"/>
            <w:lang w:val="en-US" w:eastAsia="zh-CN" w:bidi="ar"/>
            <w:rPrChange w:id="169" w:author="P52s" w:date="2025-12-15T13:17:42Z">
              <w:rPr>
                <w:rFonts w:hint="eastAsia" w:ascii="方正仿宋_GBK" w:hAnsi="方正仿宋_GBK" w:eastAsia="方正仿宋_GBK" w:cs="方正仿宋_GBK"/>
                <w:sz w:val="24"/>
                <w:szCs w:val="24"/>
                <w:lang w:val="en-US" w:eastAsia="zh-CN"/>
              </w:rPr>
            </w:rPrChange>
          </w:rPr>
          <w:t>也可以</w:t>
        </w:r>
      </w:ins>
      <w:ins w:id="171" w:author="P52s" w:date="2025-12-11T16:32:33Z">
        <w:r>
          <w:rPr>
            <w:rFonts w:hint="default" w:ascii="Times New Roman" w:hAnsi="Times New Roman" w:eastAsia="宋体" w:cs="Times New Roman"/>
            <w:color w:val="000000"/>
            <w:sz w:val="21"/>
            <w:szCs w:val="24"/>
            <w:lang w:val="en-US" w:eastAsia="zh-CN" w:bidi="ar"/>
            <w:rPrChange w:id="172" w:author="P52s" w:date="2025-12-15T13:17:42Z">
              <w:rPr>
                <w:rFonts w:hint="eastAsia" w:ascii="方正仿宋_GBK" w:hAnsi="方正仿宋_GBK" w:eastAsia="方正仿宋_GBK" w:cs="方正仿宋_GBK"/>
                <w:sz w:val="24"/>
                <w:szCs w:val="24"/>
                <w:lang w:val="en-US" w:eastAsia="zh-CN"/>
              </w:rPr>
            </w:rPrChange>
          </w:rPr>
          <w:t>向</w:t>
        </w:r>
      </w:ins>
      <w:ins w:id="174" w:author="P52s" w:date="2025-12-11T16:32:34Z">
        <w:r>
          <w:rPr>
            <w:rFonts w:hint="default" w:ascii="Times New Roman" w:hAnsi="Times New Roman" w:eastAsia="宋体" w:cs="Times New Roman"/>
            <w:color w:val="000000"/>
            <w:sz w:val="21"/>
            <w:szCs w:val="24"/>
            <w:lang w:val="en-US" w:eastAsia="zh-CN" w:bidi="ar"/>
            <w:rPrChange w:id="175" w:author="P52s" w:date="2025-12-15T13:17:42Z">
              <w:rPr>
                <w:rFonts w:hint="eastAsia" w:ascii="方正仿宋_GBK" w:hAnsi="方正仿宋_GBK" w:eastAsia="方正仿宋_GBK" w:cs="方正仿宋_GBK"/>
                <w:sz w:val="24"/>
                <w:szCs w:val="24"/>
                <w:lang w:val="en-US" w:eastAsia="zh-CN"/>
              </w:rPr>
            </w:rPrChange>
          </w:rPr>
          <w:t>电网</w:t>
        </w:r>
      </w:ins>
      <w:ins w:id="177" w:author="P52s" w:date="2025-12-11T16:32:39Z">
        <w:r>
          <w:rPr>
            <w:rFonts w:hint="default" w:ascii="Times New Roman" w:hAnsi="Times New Roman" w:eastAsia="宋体" w:cs="Times New Roman"/>
            <w:color w:val="000000"/>
            <w:sz w:val="21"/>
            <w:szCs w:val="24"/>
            <w:lang w:val="en-US" w:eastAsia="zh-CN" w:bidi="ar"/>
            <w:rPrChange w:id="178" w:author="P52s" w:date="2025-12-15T13:17:42Z">
              <w:rPr>
                <w:rFonts w:hint="eastAsia" w:ascii="方正仿宋_GBK" w:hAnsi="方正仿宋_GBK" w:eastAsia="方正仿宋_GBK" w:cs="方正仿宋_GBK"/>
                <w:sz w:val="24"/>
                <w:szCs w:val="24"/>
                <w:lang w:val="en-US" w:eastAsia="zh-CN"/>
              </w:rPr>
            </w:rPrChange>
          </w:rPr>
          <w:t>发出</w:t>
        </w:r>
      </w:ins>
      <w:ins w:id="180" w:author="P52s" w:date="2025-12-11T16:32:40Z">
        <w:r>
          <w:rPr>
            <w:rFonts w:hint="default" w:ascii="Times New Roman" w:hAnsi="Times New Roman" w:eastAsia="宋体" w:cs="Times New Roman"/>
            <w:color w:val="000000"/>
            <w:sz w:val="21"/>
            <w:szCs w:val="24"/>
            <w:lang w:val="en-US" w:eastAsia="zh-CN" w:bidi="ar"/>
            <w:rPrChange w:id="181" w:author="P52s" w:date="2025-12-15T13:17:42Z">
              <w:rPr>
                <w:rFonts w:hint="eastAsia" w:ascii="方正仿宋_GBK" w:hAnsi="方正仿宋_GBK" w:eastAsia="方正仿宋_GBK" w:cs="方正仿宋_GBK"/>
                <w:sz w:val="24"/>
                <w:szCs w:val="24"/>
                <w:lang w:val="en-US" w:eastAsia="zh-CN"/>
              </w:rPr>
            </w:rPrChange>
          </w:rPr>
          <w:t>有功和</w:t>
        </w:r>
      </w:ins>
      <w:ins w:id="183" w:author="P52s" w:date="2025-12-11T16:32:42Z">
        <w:r>
          <w:rPr>
            <w:rFonts w:hint="default" w:ascii="Times New Roman" w:hAnsi="Times New Roman" w:eastAsia="宋体" w:cs="Times New Roman"/>
            <w:color w:val="000000"/>
            <w:sz w:val="21"/>
            <w:szCs w:val="24"/>
            <w:lang w:val="en-US" w:eastAsia="zh-CN" w:bidi="ar"/>
            <w:rPrChange w:id="184" w:author="P52s" w:date="2025-12-15T13:17:42Z">
              <w:rPr>
                <w:rFonts w:hint="eastAsia" w:ascii="方正仿宋_GBK" w:hAnsi="方正仿宋_GBK" w:eastAsia="方正仿宋_GBK" w:cs="方正仿宋_GBK"/>
                <w:sz w:val="24"/>
                <w:szCs w:val="24"/>
                <w:lang w:val="en-US" w:eastAsia="zh-CN"/>
              </w:rPr>
            </w:rPrChange>
          </w:rPr>
          <w:t>无功</w:t>
        </w:r>
      </w:ins>
      <w:ins w:id="186" w:author="P52s" w:date="2025-12-11T16:32:43Z">
        <w:r>
          <w:rPr>
            <w:rFonts w:hint="default" w:ascii="Times New Roman" w:hAnsi="Times New Roman" w:eastAsia="宋体" w:cs="Times New Roman"/>
            <w:color w:val="000000"/>
            <w:sz w:val="21"/>
            <w:szCs w:val="24"/>
            <w:lang w:val="en-US" w:eastAsia="zh-CN" w:bidi="ar"/>
            <w:rPrChange w:id="187" w:author="P52s" w:date="2025-12-15T13:17:42Z">
              <w:rPr>
                <w:rFonts w:hint="eastAsia" w:ascii="方正仿宋_GBK" w:hAnsi="方正仿宋_GBK" w:eastAsia="方正仿宋_GBK" w:cs="方正仿宋_GBK"/>
                <w:sz w:val="24"/>
                <w:szCs w:val="24"/>
                <w:lang w:val="en-US" w:eastAsia="zh-CN"/>
              </w:rPr>
            </w:rPrChange>
          </w:rPr>
          <w:t>功率</w:t>
        </w:r>
      </w:ins>
      <w:ins w:id="189" w:author="P52s" w:date="2025-12-11T16:32:45Z">
        <w:r>
          <w:rPr>
            <w:rFonts w:hint="default" w:ascii="Times New Roman" w:hAnsi="Times New Roman" w:eastAsia="宋体" w:cs="Times New Roman"/>
            <w:color w:val="000000"/>
            <w:sz w:val="21"/>
            <w:szCs w:val="24"/>
            <w:lang w:val="en-US" w:eastAsia="zh-CN" w:bidi="ar"/>
            <w:rPrChange w:id="190" w:author="P52s" w:date="2025-12-15T13:17:42Z">
              <w:rPr>
                <w:rFonts w:hint="eastAsia" w:ascii="方正仿宋_GBK" w:hAnsi="方正仿宋_GBK" w:eastAsia="方正仿宋_GBK" w:cs="方正仿宋_GBK"/>
                <w:sz w:val="24"/>
                <w:szCs w:val="24"/>
                <w:lang w:val="en-US" w:eastAsia="zh-CN"/>
              </w:rPr>
            </w:rPrChange>
          </w:rPr>
          <w:t>，</w:t>
        </w:r>
      </w:ins>
      <w:ins w:id="192" w:author="P52s" w:date="2025-12-11T16:32:52Z">
        <w:r>
          <w:rPr>
            <w:rFonts w:hint="default" w:ascii="Times New Roman" w:hAnsi="Times New Roman" w:eastAsia="宋体" w:cs="Times New Roman"/>
            <w:color w:val="000000"/>
            <w:sz w:val="21"/>
            <w:szCs w:val="24"/>
            <w:lang w:val="en-US" w:eastAsia="zh-CN" w:bidi="ar"/>
            <w:rPrChange w:id="193" w:author="P52s" w:date="2025-12-15T13:17:42Z">
              <w:rPr>
                <w:rFonts w:hint="eastAsia" w:ascii="方正仿宋_GBK" w:hAnsi="方正仿宋_GBK" w:eastAsia="方正仿宋_GBK" w:cs="方正仿宋_GBK"/>
                <w:sz w:val="24"/>
                <w:szCs w:val="24"/>
                <w:lang w:val="en-US" w:eastAsia="zh-CN"/>
              </w:rPr>
            </w:rPrChange>
          </w:rPr>
          <w:t>在</w:t>
        </w:r>
      </w:ins>
      <w:ins w:id="195" w:author="P52s" w:date="2025-12-11T16:32:57Z">
        <w:r>
          <w:rPr>
            <w:rFonts w:hint="default" w:ascii="Times New Roman" w:hAnsi="Times New Roman" w:eastAsia="宋体" w:cs="Times New Roman"/>
            <w:color w:val="000000"/>
            <w:sz w:val="21"/>
            <w:szCs w:val="24"/>
            <w:lang w:val="en-US" w:eastAsia="zh-CN" w:bidi="ar"/>
            <w:rPrChange w:id="196" w:author="P52s" w:date="2025-12-15T13:17:42Z">
              <w:rPr>
                <w:rFonts w:hint="eastAsia" w:ascii="方正仿宋_GBK" w:hAnsi="方正仿宋_GBK" w:eastAsia="方正仿宋_GBK" w:cs="方正仿宋_GBK"/>
                <w:sz w:val="24"/>
                <w:szCs w:val="24"/>
                <w:lang w:val="en-US" w:eastAsia="zh-CN"/>
              </w:rPr>
            </w:rPrChange>
          </w:rPr>
          <w:t>电力</w:t>
        </w:r>
      </w:ins>
      <w:ins w:id="198" w:author="P52s" w:date="2025-12-11T16:32:58Z">
        <w:r>
          <w:rPr>
            <w:rFonts w:hint="default" w:ascii="Times New Roman" w:hAnsi="Times New Roman" w:eastAsia="宋体" w:cs="Times New Roman"/>
            <w:color w:val="000000"/>
            <w:sz w:val="21"/>
            <w:szCs w:val="24"/>
            <w:lang w:val="en-US" w:eastAsia="zh-CN" w:bidi="ar"/>
            <w:rPrChange w:id="199" w:author="P52s" w:date="2025-12-15T13:17:42Z">
              <w:rPr>
                <w:rFonts w:hint="eastAsia" w:ascii="方正仿宋_GBK" w:hAnsi="方正仿宋_GBK" w:eastAsia="方正仿宋_GBK" w:cs="方正仿宋_GBK"/>
                <w:sz w:val="24"/>
                <w:szCs w:val="24"/>
                <w:lang w:val="en-US" w:eastAsia="zh-CN"/>
              </w:rPr>
            </w:rPrChange>
          </w:rPr>
          <w:t>平衡</w:t>
        </w:r>
      </w:ins>
      <w:ins w:id="201" w:author="P52s" w:date="2025-12-11T16:32:59Z">
        <w:r>
          <w:rPr>
            <w:rFonts w:hint="default" w:ascii="Times New Roman" w:hAnsi="Times New Roman" w:eastAsia="宋体" w:cs="Times New Roman"/>
            <w:color w:val="000000"/>
            <w:sz w:val="21"/>
            <w:szCs w:val="24"/>
            <w:lang w:val="en-US" w:eastAsia="zh-CN" w:bidi="ar"/>
            <w:rPrChange w:id="202" w:author="P52s" w:date="2025-12-15T13:17:42Z">
              <w:rPr>
                <w:rFonts w:hint="eastAsia" w:ascii="方正仿宋_GBK" w:hAnsi="方正仿宋_GBK" w:eastAsia="方正仿宋_GBK" w:cs="方正仿宋_GBK"/>
                <w:sz w:val="24"/>
                <w:szCs w:val="24"/>
                <w:lang w:val="en-US" w:eastAsia="zh-CN"/>
              </w:rPr>
            </w:rPrChange>
          </w:rPr>
          <w:t>和</w:t>
        </w:r>
      </w:ins>
      <w:ins w:id="204" w:author="P52s" w:date="2025-12-11T16:33:59Z">
        <w:r>
          <w:rPr>
            <w:rFonts w:hint="default" w:ascii="Times New Roman" w:hAnsi="Times New Roman" w:eastAsia="宋体" w:cs="Times New Roman"/>
            <w:color w:val="000000"/>
            <w:sz w:val="21"/>
            <w:szCs w:val="24"/>
            <w:lang w:val="en-US" w:eastAsia="zh-CN" w:bidi="ar"/>
            <w:rPrChange w:id="205" w:author="P52s" w:date="2025-12-15T13:17:42Z">
              <w:rPr>
                <w:rFonts w:hint="eastAsia" w:ascii="方正仿宋_GBK" w:hAnsi="方正仿宋_GBK" w:eastAsia="方正仿宋_GBK" w:cs="方正仿宋_GBK"/>
                <w:sz w:val="24"/>
                <w:szCs w:val="24"/>
                <w:lang w:val="en-US" w:eastAsia="zh-CN"/>
              </w:rPr>
            </w:rPrChange>
          </w:rPr>
          <w:t>电压</w:t>
        </w:r>
      </w:ins>
      <w:ins w:id="207" w:author="P52s" w:date="2025-12-11T16:33:02Z">
        <w:r>
          <w:rPr>
            <w:rFonts w:hint="default" w:ascii="Times New Roman" w:hAnsi="Times New Roman" w:eastAsia="宋体" w:cs="Times New Roman"/>
            <w:color w:val="000000"/>
            <w:sz w:val="21"/>
            <w:szCs w:val="24"/>
            <w:lang w:val="en-US" w:eastAsia="zh-CN" w:bidi="ar"/>
            <w:rPrChange w:id="208" w:author="P52s" w:date="2025-12-15T13:17:42Z">
              <w:rPr>
                <w:rFonts w:hint="eastAsia" w:ascii="方正仿宋_GBK" w:hAnsi="方正仿宋_GBK" w:eastAsia="方正仿宋_GBK" w:cs="方正仿宋_GBK"/>
                <w:sz w:val="24"/>
                <w:szCs w:val="24"/>
                <w:lang w:val="en-US" w:eastAsia="zh-CN"/>
              </w:rPr>
            </w:rPrChange>
          </w:rPr>
          <w:t>支撑</w:t>
        </w:r>
      </w:ins>
      <w:ins w:id="210" w:author="P52s" w:date="2025-12-11T16:33:04Z">
        <w:r>
          <w:rPr>
            <w:rFonts w:hint="default" w:ascii="Times New Roman" w:hAnsi="Times New Roman" w:eastAsia="宋体" w:cs="Times New Roman"/>
            <w:color w:val="000000"/>
            <w:sz w:val="21"/>
            <w:szCs w:val="24"/>
            <w:lang w:val="en-US" w:eastAsia="zh-CN" w:bidi="ar"/>
            <w:rPrChange w:id="211" w:author="P52s" w:date="2025-12-15T13:17:42Z">
              <w:rPr>
                <w:rFonts w:hint="eastAsia" w:ascii="方正仿宋_GBK" w:hAnsi="方正仿宋_GBK" w:eastAsia="方正仿宋_GBK" w:cs="方正仿宋_GBK"/>
                <w:sz w:val="24"/>
                <w:szCs w:val="24"/>
                <w:lang w:val="en-US" w:eastAsia="zh-CN"/>
              </w:rPr>
            </w:rPrChange>
          </w:rPr>
          <w:t>方面</w:t>
        </w:r>
      </w:ins>
      <w:ins w:id="213" w:author="P52s" w:date="2025-12-11T16:33:07Z">
        <w:r>
          <w:rPr>
            <w:rFonts w:hint="default" w:ascii="Times New Roman" w:hAnsi="Times New Roman" w:eastAsia="宋体" w:cs="Times New Roman"/>
            <w:color w:val="000000"/>
            <w:sz w:val="21"/>
            <w:szCs w:val="24"/>
            <w:lang w:val="en-US" w:eastAsia="zh-CN" w:bidi="ar"/>
            <w:rPrChange w:id="214" w:author="P52s" w:date="2025-12-15T13:17:42Z">
              <w:rPr>
                <w:rFonts w:hint="eastAsia" w:ascii="方正仿宋_GBK" w:hAnsi="方正仿宋_GBK" w:eastAsia="方正仿宋_GBK" w:cs="方正仿宋_GBK"/>
                <w:sz w:val="24"/>
                <w:szCs w:val="24"/>
                <w:lang w:val="en-US" w:eastAsia="zh-CN"/>
              </w:rPr>
            </w:rPrChange>
          </w:rPr>
          <w:t>发挥</w:t>
        </w:r>
      </w:ins>
      <w:ins w:id="216" w:author="P52s" w:date="2025-12-11T16:34:05Z">
        <w:r>
          <w:rPr>
            <w:rFonts w:hint="default" w:ascii="Times New Roman" w:hAnsi="Times New Roman" w:eastAsia="宋体" w:cs="Times New Roman"/>
            <w:color w:val="000000"/>
            <w:sz w:val="21"/>
            <w:szCs w:val="24"/>
            <w:lang w:val="en-US" w:eastAsia="zh-CN" w:bidi="ar"/>
            <w:rPrChange w:id="217" w:author="P52s" w:date="2025-12-15T13:17:42Z">
              <w:rPr>
                <w:rFonts w:hint="eastAsia" w:ascii="方正仿宋_GBK" w:hAnsi="方正仿宋_GBK" w:eastAsia="方正仿宋_GBK" w:cs="方正仿宋_GBK"/>
                <w:sz w:val="24"/>
                <w:szCs w:val="24"/>
                <w:lang w:val="en-US" w:eastAsia="zh-CN"/>
              </w:rPr>
            </w:rPrChange>
          </w:rPr>
          <w:t>巨大</w:t>
        </w:r>
      </w:ins>
      <w:ins w:id="219" w:author="P52s" w:date="2025-12-11T16:33:20Z">
        <w:r>
          <w:rPr>
            <w:rFonts w:hint="default" w:ascii="Times New Roman" w:hAnsi="Times New Roman" w:eastAsia="宋体" w:cs="Times New Roman"/>
            <w:color w:val="000000"/>
            <w:sz w:val="21"/>
            <w:szCs w:val="24"/>
            <w:lang w:val="en-US" w:eastAsia="zh-CN" w:bidi="ar"/>
            <w:rPrChange w:id="220" w:author="P52s" w:date="2025-12-15T13:17:42Z">
              <w:rPr>
                <w:rFonts w:hint="eastAsia" w:ascii="方正仿宋_GBK" w:hAnsi="方正仿宋_GBK" w:eastAsia="方正仿宋_GBK" w:cs="方正仿宋_GBK"/>
                <w:sz w:val="24"/>
                <w:szCs w:val="24"/>
                <w:lang w:val="en-US" w:eastAsia="zh-CN"/>
              </w:rPr>
            </w:rPrChange>
          </w:rPr>
          <w:t>作用。</w:t>
        </w:r>
      </w:ins>
      <w:ins w:id="222" w:author="P52s" w:date="2025-12-11T16:36:03Z">
        <w:r>
          <w:rPr>
            <w:rFonts w:hint="default" w:ascii="Times New Roman" w:hAnsi="Times New Roman" w:eastAsia="宋体" w:cs="Times New Roman"/>
            <w:color w:val="000000"/>
            <w:sz w:val="21"/>
            <w:szCs w:val="24"/>
            <w:lang w:val="en-US" w:eastAsia="zh-CN" w:bidi="ar"/>
            <w:rPrChange w:id="223" w:author="P52s" w:date="2025-12-15T13:17:42Z">
              <w:rPr>
                <w:rFonts w:hint="eastAsia" w:ascii="方正仿宋_GBK" w:hAnsi="方正仿宋_GBK" w:eastAsia="方正仿宋_GBK" w:cs="方正仿宋_GBK"/>
                <w:sz w:val="24"/>
                <w:szCs w:val="24"/>
                <w:lang w:val="en-US" w:eastAsia="zh-CN"/>
              </w:rPr>
            </w:rPrChange>
          </w:rPr>
          <w:t>不同</w:t>
        </w:r>
      </w:ins>
      <w:ins w:id="225" w:author="P52s" w:date="2025-12-11T16:35:28Z">
        <w:r>
          <w:rPr>
            <w:rFonts w:hint="default" w:ascii="Times New Roman" w:hAnsi="Times New Roman" w:eastAsia="宋体" w:cs="Times New Roman"/>
            <w:color w:val="000000"/>
            <w:sz w:val="21"/>
            <w:szCs w:val="24"/>
            <w:lang w:val="en-US" w:eastAsia="zh-CN" w:bidi="ar"/>
            <w:rPrChange w:id="226" w:author="P52s" w:date="2025-12-15T13:17:42Z">
              <w:rPr>
                <w:rFonts w:hint="eastAsia" w:ascii="方正仿宋_GBK" w:hAnsi="方正仿宋_GBK" w:eastAsia="方正仿宋_GBK" w:cs="方正仿宋_GBK"/>
                <w:sz w:val="24"/>
                <w:szCs w:val="24"/>
                <w:lang w:val="en-US" w:eastAsia="zh-CN"/>
              </w:rPr>
            </w:rPrChange>
          </w:rPr>
          <w:t>类型</w:t>
        </w:r>
      </w:ins>
      <w:ins w:id="228" w:author="P52s" w:date="2025-12-11T16:35:31Z">
        <w:r>
          <w:rPr>
            <w:rFonts w:hint="default" w:ascii="Times New Roman" w:hAnsi="Times New Roman" w:eastAsia="宋体" w:cs="Times New Roman"/>
            <w:color w:val="000000"/>
            <w:sz w:val="21"/>
            <w:szCs w:val="24"/>
            <w:lang w:val="en-US" w:eastAsia="zh-CN" w:bidi="ar"/>
            <w:rPrChange w:id="229" w:author="P52s" w:date="2025-12-15T13:17:42Z">
              <w:rPr>
                <w:rFonts w:hint="eastAsia" w:ascii="方正仿宋_GBK" w:hAnsi="方正仿宋_GBK" w:eastAsia="方正仿宋_GBK" w:cs="方正仿宋_GBK"/>
                <w:sz w:val="24"/>
                <w:szCs w:val="24"/>
                <w:lang w:val="en-US" w:eastAsia="zh-CN"/>
              </w:rPr>
            </w:rPrChange>
          </w:rPr>
          <w:t>电化学</w:t>
        </w:r>
      </w:ins>
      <w:ins w:id="231" w:author="P52s" w:date="2025-12-11T16:35:32Z">
        <w:r>
          <w:rPr>
            <w:rFonts w:hint="default" w:ascii="Times New Roman" w:hAnsi="Times New Roman" w:eastAsia="宋体" w:cs="Times New Roman"/>
            <w:color w:val="000000"/>
            <w:sz w:val="21"/>
            <w:szCs w:val="24"/>
            <w:lang w:val="en-US" w:eastAsia="zh-CN" w:bidi="ar"/>
            <w:rPrChange w:id="232" w:author="P52s" w:date="2025-12-15T13:17:42Z">
              <w:rPr>
                <w:rFonts w:hint="eastAsia" w:ascii="方正仿宋_GBK" w:hAnsi="方正仿宋_GBK" w:eastAsia="方正仿宋_GBK" w:cs="方正仿宋_GBK"/>
                <w:sz w:val="24"/>
                <w:szCs w:val="24"/>
                <w:lang w:val="en-US" w:eastAsia="zh-CN"/>
              </w:rPr>
            </w:rPrChange>
          </w:rPr>
          <w:t>储能</w:t>
        </w:r>
      </w:ins>
      <w:ins w:id="234" w:author="P52s" w:date="2025-12-11T16:35:43Z">
        <w:r>
          <w:rPr>
            <w:rFonts w:hint="default" w:ascii="Times New Roman" w:hAnsi="Times New Roman" w:eastAsia="宋体" w:cs="Times New Roman"/>
            <w:color w:val="000000"/>
            <w:sz w:val="21"/>
            <w:szCs w:val="24"/>
            <w:lang w:val="en-US" w:eastAsia="zh-CN" w:bidi="ar"/>
            <w:rPrChange w:id="235" w:author="P52s" w:date="2025-12-15T13:17:42Z">
              <w:rPr>
                <w:rFonts w:hint="eastAsia" w:ascii="方正仿宋_GBK" w:hAnsi="方正仿宋_GBK" w:eastAsia="方正仿宋_GBK" w:cs="方正仿宋_GBK"/>
                <w:sz w:val="24"/>
                <w:szCs w:val="24"/>
                <w:lang w:val="en-US" w:eastAsia="zh-CN"/>
              </w:rPr>
            </w:rPrChange>
          </w:rPr>
          <w:t>的</w:t>
        </w:r>
      </w:ins>
      <w:ins w:id="237" w:author="P52s" w:date="2025-12-11T16:35:45Z">
        <w:r>
          <w:rPr>
            <w:rFonts w:hint="default" w:ascii="Times New Roman" w:hAnsi="Times New Roman" w:eastAsia="宋体" w:cs="Times New Roman"/>
            <w:color w:val="000000"/>
            <w:sz w:val="21"/>
            <w:szCs w:val="24"/>
            <w:lang w:val="en-US" w:eastAsia="zh-CN" w:bidi="ar"/>
            <w:rPrChange w:id="238" w:author="P52s" w:date="2025-12-15T13:17:42Z">
              <w:rPr>
                <w:rFonts w:hint="eastAsia" w:ascii="方正仿宋_GBK" w:hAnsi="方正仿宋_GBK" w:eastAsia="方正仿宋_GBK" w:cs="方正仿宋_GBK"/>
                <w:sz w:val="24"/>
                <w:szCs w:val="24"/>
                <w:lang w:val="en-US" w:eastAsia="zh-CN"/>
              </w:rPr>
            </w:rPrChange>
          </w:rPr>
          <w:t>功率</w:t>
        </w:r>
      </w:ins>
      <w:ins w:id="240" w:author="P52s" w:date="2025-12-11T16:35:47Z">
        <w:r>
          <w:rPr>
            <w:rFonts w:hint="default" w:ascii="Times New Roman" w:hAnsi="Times New Roman" w:eastAsia="宋体" w:cs="Times New Roman"/>
            <w:color w:val="000000"/>
            <w:sz w:val="21"/>
            <w:szCs w:val="24"/>
            <w:lang w:val="en-US" w:eastAsia="zh-CN" w:bidi="ar"/>
            <w:rPrChange w:id="241" w:author="P52s" w:date="2025-12-15T13:17:42Z">
              <w:rPr>
                <w:rFonts w:hint="eastAsia" w:ascii="方正仿宋_GBK" w:hAnsi="方正仿宋_GBK" w:eastAsia="方正仿宋_GBK" w:cs="方正仿宋_GBK"/>
                <w:sz w:val="24"/>
                <w:szCs w:val="24"/>
                <w:lang w:val="en-US" w:eastAsia="zh-CN"/>
              </w:rPr>
            </w:rPrChange>
          </w:rPr>
          <w:t>特性</w:t>
        </w:r>
      </w:ins>
      <w:ins w:id="243" w:author="P52s" w:date="2025-12-11T16:36:13Z">
        <w:r>
          <w:rPr>
            <w:rFonts w:hint="default" w:ascii="Times New Roman" w:hAnsi="Times New Roman" w:eastAsia="宋体" w:cs="Times New Roman"/>
            <w:color w:val="000000"/>
            <w:sz w:val="21"/>
            <w:szCs w:val="24"/>
            <w:lang w:val="en-US" w:eastAsia="zh-CN" w:bidi="ar"/>
            <w:rPrChange w:id="244" w:author="P52s" w:date="2025-12-15T13:17:42Z">
              <w:rPr>
                <w:rFonts w:hint="eastAsia" w:ascii="方正仿宋_GBK" w:hAnsi="方正仿宋_GBK" w:eastAsia="方正仿宋_GBK" w:cs="方正仿宋_GBK"/>
                <w:sz w:val="24"/>
                <w:szCs w:val="24"/>
                <w:lang w:val="en-US" w:eastAsia="zh-CN"/>
              </w:rPr>
            </w:rPrChange>
          </w:rPr>
          <w:t>有一定</w:t>
        </w:r>
      </w:ins>
      <w:ins w:id="246" w:author="P52s" w:date="2025-12-11T16:36:14Z">
        <w:r>
          <w:rPr>
            <w:rFonts w:hint="default" w:ascii="Times New Roman" w:hAnsi="Times New Roman" w:eastAsia="宋体" w:cs="Times New Roman"/>
            <w:color w:val="000000"/>
            <w:sz w:val="21"/>
            <w:szCs w:val="24"/>
            <w:lang w:val="en-US" w:eastAsia="zh-CN" w:bidi="ar"/>
            <w:rPrChange w:id="247" w:author="P52s" w:date="2025-12-15T13:17:42Z">
              <w:rPr>
                <w:rFonts w:hint="eastAsia" w:ascii="方正仿宋_GBK" w:hAnsi="方正仿宋_GBK" w:eastAsia="方正仿宋_GBK" w:cs="方正仿宋_GBK"/>
                <w:sz w:val="24"/>
                <w:szCs w:val="24"/>
                <w:lang w:val="en-US" w:eastAsia="zh-CN"/>
              </w:rPr>
            </w:rPrChange>
          </w:rPr>
          <w:t>差异</w:t>
        </w:r>
      </w:ins>
      <w:ins w:id="249" w:author="P52s" w:date="2025-12-11T16:36:15Z">
        <w:r>
          <w:rPr>
            <w:rFonts w:hint="default" w:ascii="Times New Roman" w:hAnsi="Times New Roman" w:eastAsia="宋体" w:cs="Times New Roman"/>
            <w:color w:val="000000"/>
            <w:sz w:val="21"/>
            <w:szCs w:val="24"/>
            <w:lang w:val="en-US" w:eastAsia="zh-CN" w:bidi="ar"/>
            <w:rPrChange w:id="250" w:author="P52s" w:date="2025-12-15T13:17:42Z">
              <w:rPr>
                <w:rFonts w:hint="eastAsia" w:ascii="方正仿宋_GBK" w:hAnsi="方正仿宋_GBK" w:eastAsia="方正仿宋_GBK" w:cs="方正仿宋_GBK"/>
                <w:sz w:val="24"/>
                <w:szCs w:val="24"/>
                <w:lang w:val="en-US" w:eastAsia="zh-CN"/>
              </w:rPr>
            </w:rPrChange>
          </w:rPr>
          <w:t>，</w:t>
        </w:r>
      </w:ins>
      <w:ins w:id="252" w:author="P52s" w:date="2025-12-11T16:35:12Z">
        <w:r>
          <w:rPr>
            <w:rFonts w:hint="default" w:ascii="Times New Roman" w:hAnsi="Times New Roman" w:eastAsia="宋体" w:cs="Times New Roman"/>
            <w:color w:val="000000"/>
            <w:sz w:val="21"/>
            <w:szCs w:val="24"/>
            <w:lang w:val="en-US" w:eastAsia="zh-CN" w:bidi="ar"/>
            <w:rPrChange w:id="253" w:author="P52s" w:date="2025-12-15T13:17:42Z">
              <w:rPr>
                <w:rFonts w:hint="eastAsia" w:ascii="方正仿宋_GBK" w:hAnsi="方正仿宋_GBK" w:eastAsia="方正仿宋_GBK" w:cs="方正仿宋_GBK"/>
                <w:sz w:val="24"/>
                <w:szCs w:val="24"/>
                <w:lang w:val="en-US" w:eastAsia="zh-CN"/>
              </w:rPr>
            </w:rPrChange>
          </w:rPr>
          <w:t>比如</w:t>
        </w:r>
      </w:ins>
      <w:ins w:id="255" w:author="P52s" w:date="2025-12-11T16:35:16Z">
        <w:r>
          <w:rPr>
            <w:rFonts w:hint="default" w:ascii="Times New Roman" w:hAnsi="Times New Roman" w:eastAsia="宋体" w:cs="Times New Roman"/>
            <w:color w:val="000000"/>
            <w:sz w:val="21"/>
            <w:szCs w:val="24"/>
            <w:lang w:val="en-US" w:eastAsia="zh-CN" w:bidi="ar"/>
            <w:rPrChange w:id="256" w:author="P52s" w:date="2025-12-15T13:17:42Z">
              <w:rPr>
                <w:rFonts w:hint="eastAsia" w:ascii="方正仿宋_GBK" w:hAnsi="方正仿宋_GBK" w:eastAsia="方正仿宋_GBK" w:cs="方正仿宋_GBK"/>
                <w:sz w:val="24"/>
                <w:szCs w:val="24"/>
                <w:lang w:val="en-US" w:eastAsia="zh-CN"/>
              </w:rPr>
            </w:rPrChange>
          </w:rPr>
          <w:t>氢电池</w:t>
        </w:r>
      </w:ins>
      <w:ins w:id="258" w:author="P52s" w:date="2025-12-11T16:35:17Z">
        <w:r>
          <w:rPr>
            <w:rFonts w:hint="default" w:ascii="Times New Roman" w:hAnsi="Times New Roman" w:eastAsia="宋体" w:cs="Times New Roman"/>
            <w:color w:val="000000"/>
            <w:sz w:val="21"/>
            <w:szCs w:val="24"/>
            <w:lang w:val="en-US" w:eastAsia="zh-CN" w:bidi="ar"/>
            <w:rPrChange w:id="259" w:author="P52s" w:date="2025-12-15T13:17:42Z">
              <w:rPr>
                <w:rFonts w:hint="eastAsia" w:ascii="方正仿宋_GBK" w:hAnsi="方正仿宋_GBK" w:eastAsia="方正仿宋_GBK" w:cs="方正仿宋_GBK"/>
                <w:sz w:val="24"/>
                <w:szCs w:val="24"/>
                <w:lang w:val="en-US" w:eastAsia="zh-CN"/>
              </w:rPr>
            </w:rPrChange>
          </w:rPr>
          <w:t>储能</w:t>
        </w:r>
      </w:ins>
      <w:ins w:id="261" w:author="P52s" w:date="2025-12-11T16:36:31Z">
        <w:r>
          <w:rPr>
            <w:rFonts w:hint="default" w:ascii="Times New Roman" w:hAnsi="Times New Roman" w:eastAsia="宋体" w:cs="Times New Roman"/>
            <w:color w:val="000000"/>
            <w:sz w:val="21"/>
            <w:szCs w:val="24"/>
            <w:lang w:val="en-US" w:eastAsia="zh-CN" w:bidi="ar"/>
            <w:rPrChange w:id="262" w:author="P52s" w:date="2025-12-15T13:17:42Z">
              <w:rPr>
                <w:rFonts w:hint="eastAsia" w:ascii="方正仿宋_GBK" w:hAnsi="方正仿宋_GBK" w:eastAsia="方正仿宋_GBK" w:cs="方正仿宋_GBK"/>
                <w:sz w:val="24"/>
                <w:szCs w:val="24"/>
                <w:lang w:val="en-US" w:eastAsia="zh-CN"/>
              </w:rPr>
            </w:rPrChange>
          </w:rPr>
          <w:t>具备</w:t>
        </w:r>
      </w:ins>
      <w:ins w:id="264" w:author="P52s" w:date="2025-12-11T16:36:36Z">
        <w:r>
          <w:rPr>
            <w:rFonts w:hint="default" w:ascii="Times New Roman" w:hAnsi="Times New Roman" w:eastAsia="宋体" w:cs="Times New Roman"/>
            <w:color w:val="000000"/>
            <w:sz w:val="21"/>
            <w:szCs w:val="24"/>
            <w:lang w:val="en-US" w:eastAsia="zh-CN" w:bidi="ar"/>
            <w:rPrChange w:id="265" w:author="P52s" w:date="2025-12-15T13:17:42Z">
              <w:rPr>
                <w:rFonts w:hint="eastAsia" w:ascii="方正仿宋_GBK" w:hAnsi="方正仿宋_GBK" w:eastAsia="方正仿宋_GBK" w:cs="方正仿宋_GBK"/>
                <w:sz w:val="24"/>
                <w:szCs w:val="24"/>
                <w:lang w:val="en-US" w:eastAsia="zh-CN"/>
              </w:rPr>
            </w:rPrChange>
          </w:rPr>
          <w:t>能量</w:t>
        </w:r>
      </w:ins>
      <w:ins w:id="267" w:author="P52s" w:date="2025-12-11T16:36:54Z">
        <w:r>
          <w:rPr>
            <w:rFonts w:hint="default" w:ascii="Times New Roman" w:hAnsi="Times New Roman" w:eastAsia="宋体" w:cs="Times New Roman"/>
            <w:color w:val="000000"/>
            <w:sz w:val="21"/>
            <w:szCs w:val="24"/>
            <w:lang w:val="en-US" w:eastAsia="zh-CN" w:bidi="ar"/>
            <w:rPrChange w:id="268" w:author="P52s" w:date="2025-12-15T13:17:42Z">
              <w:rPr>
                <w:rFonts w:hint="eastAsia" w:ascii="方正仿宋_GBK" w:hAnsi="方正仿宋_GBK" w:eastAsia="方正仿宋_GBK" w:cs="方正仿宋_GBK"/>
                <w:sz w:val="24"/>
                <w:szCs w:val="24"/>
                <w:lang w:val="en-US" w:eastAsia="zh-CN"/>
              </w:rPr>
            </w:rPrChange>
          </w:rPr>
          <w:t>储存</w:t>
        </w:r>
      </w:ins>
      <w:ins w:id="270" w:author="P52s" w:date="2025-12-11T16:36:56Z">
        <w:r>
          <w:rPr>
            <w:rFonts w:hint="default" w:ascii="Times New Roman" w:hAnsi="Times New Roman" w:eastAsia="宋体" w:cs="Times New Roman"/>
            <w:color w:val="000000"/>
            <w:sz w:val="21"/>
            <w:szCs w:val="24"/>
            <w:lang w:val="en-US" w:eastAsia="zh-CN" w:bidi="ar"/>
            <w:rPrChange w:id="271" w:author="P52s" w:date="2025-12-15T13:17:42Z">
              <w:rPr>
                <w:rFonts w:hint="eastAsia" w:ascii="方正仿宋_GBK" w:hAnsi="方正仿宋_GBK" w:eastAsia="方正仿宋_GBK" w:cs="方正仿宋_GBK"/>
                <w:sz w:val="24"/>
                <w:szCs w:val="24"/>
                <w:lang w:val="en-US" w:eastAsia="zh-CN"/>
              </w:rPr>
            </w:rPrChange>
          </w:rPr>
          <w:t>能力</w:t>
        </w:r>
      </w:ins>
      <w:ins w:id="273" w:author="P52s" w:date="2025-12-11T16:36:57Z">
        <w:r>
          <w:rPr>
            <w:rFonts w:hint="default" w:ascii="Times New Roman" w:hAnsi="Times New Roman" w:eastAsia="宋体" w:cs="Times New Roman"/>
            <w:color w:val="000000"/>
            <w:sz w:val="21"/>
            <w:szCs w:val="24"/>
            <w:lang w:val="en-US" w:eastAsia="zh-CN" w:bidi="ar"/>
            <w:rPrChange w:id="274" w:author="P52s" w:date="2025-12-15T13:17:42Z">
              <w:rPr>
                <w:rFonts w:hint="eastAsia" w:ascii="方正仿宋_GBK" w:hAnsi="方正仿宋_GBK" w:eastAsia="方正仿宋_GBK" w:cs="方正仿宋_GBK"/>
                <w:sz w:val="24"/>
                <w:szCs w:val="24"/>
                <w:lang w:val="en-US" w:eastAsia="zh-CN"/>
              </w:rPr>
            </w:rPrChange>
          </w:rPr>
          <w:t>强，</w:t>
        </w:r>
      </w:ins>
      <w:ins w:id="276" w:author="P52s" w:date="2025-12-11T16:37:00Z">
        <w:r>
          <w:rPr>
            <w:rFonts w:hint="default" w:ascii="Times New Roman" w:hAnsi="Times New Roman" w:eastAsia="宋体" w:cs="Times New Roman"/>
            <w:color w:val="000000"/>
            <w:sz w:val="21"/>
            <w:szCs w:val="24"/>
            <w:lang w:val="en-US" w:eastAsia="zh-CN" w:bidi="ar"/>
            <w:rPrChange w:id="277" w:author="P52s" w:date="2025-12-15T13:17:42Z">
              <w:rPr>
                <w:rFonts w:hint="eastAsia" w:ascii="方正仿宋_GBK" w:hAnsi="方正仿宋_GBK" w:eastAsia="方正仿宋_GBK" w:cs="方正仿宋_GBK"/>
                <w:sz w:val="24"/>
                <w:szCs w:val="24"/>
                <w:lang w:val="en-US" w:eastAsia="zh-CN"/>
              </w:rPr>
            </w:rPrChange>
          </w:rPr>
          <w:t>功率</w:t>
        </w:r>
      </w:ins>
      <w:ins w:id="279" w:author="P52s" w:date="2025-12-11T16:37:54Z">
        <w:r>
          <w:rPr>
            <w:rFonts w:hint="default" w:ascii="Times New Roman" w:hAnsi="Times New Roman" w:eastAsia="宋体" w:cs="Times New Roman"/>
            <w:color w:val="000000"/>
            <w:sz w:val="21"/>
            <w:szCs w:val="24"/>
            <w:lang w:val="en-US" w:eastAsia="zh-CN" w:bidi="ar"/>
            <w:rPrChange w:id="280" w:author="P52s" w:date="2025-12-15T13:17:42Z">
              <w:rPr>
                <w:rFonts w:hint="eastAsia" w:ascii="方正仿宋_GBK" w:hAnsi="方正仿宋_GBK" w:eastAsia="方正仿宋_GBK" w:cs="方正仿宋_GBK"/>
                <w:sz w:val="24"/>
                <w:szCs w:val="24"/>
                <w:lang w:val="en-US" w:eastAsia="zh-CN"/>
              </w:rPr>
            </w:rPrChange>
          </w:rPr>
          <w:t>响应</w:t>
        </w:r>
      </w:ins>
      <w:ins w:id="282" w:author="P52s" w:date="2025-12-11T16:39:16Z">
        <w:r>
          <w:rPr>
            <w:rFonts w:hint="default" w:ascii="Times New Roman" w:hAnsi="Times New Roman" w:eastAsia="宋体" w:cs="Times New Roman"/>
            <w:color w:val="000000"/>
            <w:sz w:val="21"/>
            <w:szCs w:val="24"/>
            <w:lang w:val="en-US" w:eastAsia="zh-CN" w:bidi="ar"/>
            <w:rPrChange w:id="283" w:author="P52s" w:date="2025-12-15T13:17:42Z">
              <w:rPr>
                <w:rFonts w:hint="eastAsia" w:ascii="方正仿宋_GBK" w:hAnsi="方正仿宋_GBK" w:eastAsia="方正仿宋_GBK" w:cs="方正仿宋_GBK"/>
                <w:sz w:val="24"/>
                <w:szCs w:val="24"/>
                <w:lang w:val="en-US" w:eastAsia="zh-CN"/>
              </w:rPr>
            </w:rPrChange>
          </w:rPr>
          <w:t>速度</w:t>
        </w:r>
      </w:ins>
      <w:ins w:id="285" w:author="P52s" w:date="2025-12-11T16:37:56Z">
        <w:r>
          <w:rPr>
            <w:rFonts w:hint="default" w:ascii="Times New Roman" w:hAnsi="Times New Roman" w:eastAsia="宋体" w:cs="Times New Roman"/>
            <w:color w:val="000000"/>
            <w:sz w:val="21"/>
            <w:szCs w:val="24"/>
            <w:lang w:val="en-US" w:eastAsia="zh-CN" w:bidi="ar"/>
            <w:rPrChange w:id="286" w:author="P52s" w:date="2025-12-15T13:17:42Z">
              <w:rPr>
                <w:rFonts w:hint="eastAsia" w:ascii="方正仿宋_GBK" w:hAnsi="方正仿宋_GBK" w:eastAsia="方正仿宋_GBK" w:cs="方正仿宋_GBK"/>
                <w:sz w:val="24"/>
                <w:szCs w:val="24"/>
                <w:lang w:val="en-US" w:eastAsia="zh-CN"/>
              </w:rPr>
            </w:rPrChange>
          </w:rPr>
          <w:t>慢</w:t>
        </w:r>
      </w:ins>
      <w:ins w:id="288" w:author="P52s" w:date="2025-12-11T16:37:57Z">
        <w:r>
          <w:rPr>
            <w:rFonts w:hint="default" w:ascii="Times New Roman" w:hAnsi="Times New Roman" w:eastAsia="宋体" w:cs="Times New Roman"/>
            <w:color w:val="000000"/>
            <w:sz w:val="21"/>
            <w:szCs w:val="24"/>
            <w:lang w:val="en-US" w:eastAsia="zh-CN" w:bidi="ar"/>
            <w:rPrChange w:id="289" w:author="P52s" w:date="2025-12-15T13:17:42Z">
              <w:rPr>
                <w:rFonts w:hint="eastAsia" w:ascii="方正仿宋_GBK" w:hAnsi="方正仿宋_GBK" w:eastAsia="方正仿宋_GBK" w:cs="方正仿宋_GBK"/>
                <w:sz w:val="24"/>
                <w:szCs w:val="24"/>
                <w:lang w:val="en-US" w:eastAsia="zh-CN"/>
              </w:rPr>
            </w:rPrChange>
          </w:rPr>
          <w:t>的</w:t>
        </w:r>
      </w:ins>
      <w:ins w:id="291" w:author="P52s" w:date="2025-12-11T16:37:59Z">
        <w:r>
          <w:rPr>
            <w:rFonts w:hint="default" w:ascii="Times New Roman" w:hAnsi="Times New Roman" w:eastAsia="宋体" w:cs="Times New Roman"/>
            <w:color w:val="000000"/>
            <w:sz w:val="21"/>
            <w:szCs w:val="24"/>
            <w:lang w:val="en-US" w:eastAsia="zh-CN" w:bidi="ar"/>
            <w:rPrChange w:id="292" w:author="P52s" w:date="2025-12-15T13:17:42Z">
              <w:rPr>
                <w:rFonts w:hint="eastAsia" w:ascii="方正仿宋_GBK" w:hAnsi="方正仿宋_GBK" w:eastAsia="方正仿宋_GBK" w:cs="方正仿宋_GBK"/>
                <w:sz w:val="24"/>
                <w:szCs w:val="24"/>
                <w:lang w:val="en-US" w:eastAsia="zh-CN"/>
              </w:rPr>
            </w:rPrChange>
          </w:rPr>
          <w:t>特点</w:t>
        </w:r>
      </w:ins>
      <w:ins w:id="294" w:author="P52s" w:date="2025-12-11T16:38:16Z">
        <w:r>
          <w:rPr>
            <w:rFonts w:hint="default" w:ascii="Times New Roman" w:hAnsi="Times New Roman" w:eastAsia="宋体" w:cs="Times New Roman"/>
            <w:color w:val="000000"/>
            <w:sz w:val="21"/>
            <w:szCs w:val="24"/>
            <w:lang w:val="en-US" w:eastAsia="zh-CN" w:bidi="ar"/>
            <w:rPrChange w:id="295" w:author="P52s" w:date="2025-12-15T13:17:42Z">
              <w:rPr>
                <w:rFonts w:hint="eastAsia" w:ascii="方正仿宋_GBK" w:hAnsi="方正仿宋_GBK" w:eastAsia="方正仿宋_GBK" w:cs="方正仿宋_GBK"/>
                <w:sz w:val="24"/>
                <w:szCs w:val="24"/>
                <w:lang w:val="en-US" w:eastAsia="zh-CN"/>
              </w:rPr>
            </w:rPrChange>
          </w:rPr>
          <w:t>，</w:t>
        </w:r>
      </w:ins>
      <w:ins w:id="297" w:author="P52s" w:date="2025-12-11T16:38:18Z">
        <w:r>
          <w:rPr>
            <w:rFonts w:hint="default" w:ascii="Times New Roman" w:hAnsi="Times New Roman" w:eastAsia="宋体" w:cs="Times New Roman"/>
            <w:color w:val="000000"/>
            <w:sz w:val="21"/>
            <w:szCs w:val="24"/>
            <w:lang w:val="en-US" w:eastAsia="zh-CN" w:bidi="ar"/>
            <w:rPrChange w:id="298" w:author="P52s" w:date="2025-12-15T13:17:42Z">
              <w:rPr>
                <w:rFonts w:hint="eastAsia" w:ascii="方正仿宋_GBK" w:hAnsi="方正仿宋_GBK" w:eastAsia="方正仿宋_GBK" w:cs="方正仿宋_GBK"/>
                <w:sz w:val="24"/>
                <w:szCs w:val="24"/>
                <w:lang w:val="en-US" w:eastAsia="zh-CN"/>
              </w:rPr>
            </w:rPrChange>
          </w:rPr>
          <w:t>适用于</w:t>
        </w:r>
      </w:ins>
      <w:ins w:id="300" w:author="P52s" w:date="2025-12-11T16:38:23Z">
        <w:r>
          <w:rPr>
            <w:rFonts w:hint="default" w:ascii="Times New Roman" w:hAnsi="Times New Roman" w:eastAsia="宋体" w:cs="Times New Roman"/>
            <w:color w:val="000000"/>
            <w:sz w:val="21"/>
            <w:szCs w:val="24"/>
            <w:lang w:val="en-US" w:eastAsia="zh-CN" w:bidi="ar"/>
            <w:rPrChange w:id="301" w:author="P52s" w:date="2025-12-15T13:17:42Z">
              <w:rPr>
                <w:rFonts w:hint="eastAsia" w:ascii="方正仿宋_GBK" w:hAnsi="方正仿宋_GBK" w:eastAsia="方正仿宋_GBK" w:cs="方正仿宋_GBK"/>
                <w:sz w:val="24"/>
                <w:szCs w:val="24"/>
                <w:lang w:val="en-US" w:eastAsia="zh-CN"/>
              </w:rPr>
            </w:rPrChange>
          </w:rPr>
          <w:t>长时间的</w:t>
        </w:r>
      </w:ins>
      <w:ins w:id="303" w:author="P52s" w:date="2025-12-11T16:38:35Z">
        <w:r>
          <w:rPr>
            <w:rFonts w:hint="default" w:ascii="Times New Roman" w:hAnsi="Times New Roman" w:eastAsia="宋体" w:cs="Times New Roman"/>
            <w:color w:val="000000"/>
            <w:sz w:val="21"/>
            <w:szCs w:val="24"/>
            <w:lang w:val="en-US" w:eastAsia="zh-CN" w:bidi="ar"/>
            <w:rPrChange w:id="304" w:author="P52s" w:date="2025-12-15T13:17:42Z">
              <w:rPr>
                <w:rFonts w:hint="eastAsia" w:ascii="方正仿宋_GBK" w:hAnsi="方正仿宋_GBK" w:eastAsia="方正仿宋_GBK" w:cs="方正仿宋_GBK"/>
                <w:sz w:val="24"/>
                <w:szCs w:val="24"/>
                <w:lang w:val="en-US" w:eastAsia="zh-CN"/>
              </w:rPr>
            </w:rPrChange>
          </w:rPr>
          <w:t>平稳</w:t>
        </w:r>
      </w:ins>
      <w:ins w:id="306" w:author="P52s" w:date="2025-12-11T16:38:30Z">
        <w:r>
          <w:rPr>
            <w:rFonts w:hint="default" w:ascii="Times New Roman" w:hAnsi="Times New Roman" w:eastAsia="宋体" w:cs="Times New Roman"/>
            <w:color w:val="000000"/>
            <w:sz w:val="21"/>
            <w:szCs w:val="24"/>
            <w:lang w:val="en-US" w:eastAsia="zh-CN" w:bidi="ar"/>
            <w:rPrChange w:id="307" w:author="P52s" w:date="2025-12-15T13:17:42Z">
              <w:rPr>
                <w:rFonts w:hint="eastAsia" w:ascii="方正仿宋_GBK" w:hAnsi="方正仿宋_GBK" w:eastAsia="方正仿宋_GBK" w:cs="方正仿宋_GBK"/>
                <w:sz w:val="24"/>
                <w:szCs w:val="24"/>
                <w:lang w:val="en-US" w:eastAsia="zh-CN"/>
              </w:rPr>
            </w:rPrChange>
          </w:rPr>
          <w:t>功率</w:t>
        </w:r>
      </w:ins>
      <w:ins w:id="309" w:author="P52s" w:date="2025-12-11T16:38:38Z">
        <w:r>
          <w:rPr>
            <w:rFonts w:hint="default" w:ascii="Times New Roman" w:hAnsi="Times New Roman" w:eastAsia="宋体" w:cs="Times New Roman"/>
            <w:color w:val="000000"/>
            <w:sz w:val="21"/>
            <w:szCs w:val="24"/>
            <w:lang w:val="en-US" w:eastAsia="zh-CN" w:bidi="ar"/>
            <w:rPrChange w:id="310" w:author="P52s" w:date="2025-12-15T13:17:42Z">
              <w:rPr>
                <w:rFonts w:hint="eastAsia" w:ascii="方正仿宋_GBK" w:hAnsi="方正仿宋_GBK" w:eastAsia="方正仿宋_GBK" w:cs="方正仿宋_GBK"/>
                <w:sz w:val="24"/>
                <w:szCs w:val="24"/>
                <w:lang w:val="en-US" w:eastAsia="zh-CN"/>
              </w:rPr>
            </w:rPrChange>
          </w:rPr>
          <w:t>调节</w:t>
        </w:r>
      </w:ins>
      <w:ins w:id="312" w:author="P52s" w:date="2025-12-11T16:38:00Z">
        <w:r>
          <w:rPr>
            <w:rFonts w:hint="default" w:ascii="Times New Roman" w:hAnsi="Times New Roman" w:eastAsia="宋体" w:cs="Times New Roman"/>
            <w:color w:val="000000"/>
            <w:sz w:val="21"/>
            <w:szCs w:val="24"/>
            <w:lang w:val="en-US" w:eastAsia="zh-CN" w:bidi="ar"/>
            <w:rPrChange w:id="313" w:author="P52s" w:date="2025-12-15T13:17:42Z">
              <w:rPr>
                <w:rFonts w:hint="eastAsia" w:ascii="方正仿宋_GBK" w:hAnsi="方正仿宋_GBK" w:eastAsia="方正仿宋_GBK" w:cs="方正仿宋_GBK"/>
                <w:sz w:val="24"/>
                <w:szCs w:val="24"/>
                <w:lang w:val="en-US" w:eastAsia="zh-CN"/>
              </w:rPr>
            </w:rPrChange>
          </w:rPr>
          <w:t>，</w:t>
        </w:r>
      </w:ins>
      <w:ins w:id="315" w:author="P52s" w:date="2025-12-11T16:38:10Z">
        <w:r>
          <w:rPr>
            <w:rFonts w:hint="default" w:ascii="Times New Roman" w:hAnsi="Times New Roman" w:eastAsia="宋体" w:cs="Times New Roman"/>
            <w:color w:val="000000"/>
            <w:sz w:val="21"/>
            <w:szCs w:val="24"/>
            <w:lang w:val="en-US" w:eastAsia="zh-CN" w:bidi="ar"/>
            <w:rPrChange w:id="316" w:author="P52s" w:date="2025-12-15T13:17:42Z">
              <w:rPr>
                <w:rFonts w:hint="eastAsia" w:ascii="方正仿宋_GBK" w:hAnsi="方正仿宋_GBK" w:eastAsia="方正仿宋_GBK" w:cs="方正仿宋_GBK"/>
                <w:sz w:val="24"/>
                <w:szCs w:val="24"/>
                <w:lang w:val="en-US" w:eastAsia="zh-CN"/>
              </w:rPr>
            </w:rPrChange>
          </w:rPr>
          <w:t>钠离子</w:t>
        </w:r>
      </w:ins>
      <w:ins w:id="318" w:author="P52s" w:date="2025-12-11T16:38:12Z">
        <w:r>
          <w:rPr>
            <w:rFonts w:hint="default" w:ascii="Times New Roman" w:hAnsi="Times New Roman" w:eastAsia="宋体" w:cs="Times New Roman"/>
            <w:color w:val="000000"/>
            <w:sz w:val="21"/>
            <w:szCs w:val="24"/>
            <w:lang w:val="en-US" w:eastAsia="zh-CN" w:bidi="ar"/>
            <w:rPrChange w:id="319" w:author="P52s" w:date="2025-12-15T13:17:42Z">
              <w:rPr>
                <w:rFonts w:hint="eastAsia" w:ascii="方正仿宋_GBK" w:hAnsi="方正仿宋_GBK" w:eastAsia="方正仿宋_GBK" w:cs="方正仿宋_GBK"/>
                <w:sz w:val="24"/>
                <w:szCs w:val="24"/>
                <w:lang w:val="en-US" w:eastAsia="zh-CN"/>
              </w:rPr>
            </w:rPrChange>
          </w:rPr>
          <w:t>储能</w:t>
        </w:r>
      </w:ins>
      <w:ins w:id="321" w:author="P52s" w:date="2025-12-11T16:38:13Z">
        <w:r>
          <w:rPr>
            <w:rFonts w:hint="default" w:ascii="Times New Roman" w:hAnsi="Times New Roman" w:eastAsia="宋体" w:cs="Times New Roman"/>
            <w:color w:val="000000"/>
            <w:sz w:val="21"/>
            <w:szCs w:val="24"/>
            <w:lang w:val="en-US" w:eastAsia="zh-CN" w:bidi="ar"/>
            <w:rPrChange w:id="322" w:author="P52s" w:date="2025-12-15T13:17:42Z">
              <w:rPr>
                <w:rFonts w:hint="eastAsia" w:ascii="方正仿宋_GBK" w:hAnsi="方正仿宋_GBK" w:eastAsia="方正仿宋_GBK" w:cs="方正仿宋_GBK"/>
                <w:sz w:val="24"/>
                <w:szCs w:val="24"/>
                <w:lang w:val="en-US" w:eastAsia="zh-CN"/>
              </w:rPr>
            </w:rPrChange>
          </w:rPr>
          <w:t>具备</w:t>
        </w:r>
      </w:ins>
      <w:ins w:id="324" w:author="P52s" w:date="2025-12-11T16:38:45Z">
        <w:r>
          <w:rPr>
            <w:rFonts w:hint="default" w:ascii="Times New Roman" w:hAnsi="Times New Roman" w:eastAsia="宋体" w:cs="Times New Roman"/>
            <w:color w:val="000000"/>
            <w:sz w:val="21"/>
            <w:szCs w:val="24"/>
            <w:lang w:val="en-US" w:eastAsia="zh-CN" w:bidi="ar"/>
            <w:rPrChange w:id="325" w:author="P52s" w:date="2025-12-15T13:17:42Z">
              <w:rPr>
                <w:rFonts w:hint="eastAsia" w:ascii="方正仿宋_GBK" w:hAnsi="方正仿宋_GBK" w:eastAsia="方正仿宋_GBK" w:cs="方正仿宋_GBK"/>
                <w:sz w:val="24"/>
                <w:szCs w:val="24"/>
                <w:lang w:val="en-US" w:eastAsia="zh-CN"/>
              </w:rPr>
            </w:rPrChange>
          </w:rPr>
          <w:t>能量</w:t>
        </w:r>
      </w:ins>
      <w:ins w:id="327" w:author="P52s" w:date="2025-12-11T16:38:54Z">
        <w:r>
          <w:rPr>
            <w:rFonts w:hint="default" w:ascii="Times New Roman" w:hAnsi="Times New Roman" w:eastAsia="宋体" w:cs="Times New Roman"/>
            <w:color w:val="000000"/>
            <w:sz w:val="21"/>
            <w:szCs w:val="24"/>
            <w:lang w:val="en-US" w:eastAsia="zh-CN" w:bidi="ar"/>
            <w:rPrChange w:id="328" w:author="P52s" w:date="2025-12-15T13:17:42Z">
              <w:rPr>
                <w:rFonts w:hint="eastAsia" w:ascii="方正仿宋_GBK" w:hAnsi="方正仿宋_GBK" w:eastAsia="方正仿宋_GBK" w:cs="方正仿宋_GBK"/>
                <w:sz w:val="24"/>
                <w:szCs w:val="24"/>
                <w:lang w:val="en-US" w:eastAsia="zh-CN"/>
              </w:rPr>
            </w:rPrChange>
          </w:rPr>
          <w:t>存储</w:t>
        </w:r>
      </w:ins>
      <w:ins w:id="330" w:author="P52s" w:date="2025-12-11T16:38:58Z">
        <w:r>
          <w:rPr>
            <w:rFonts w:hint="default" w:ascii="Times New Roman" w:hAnsi="Times New Roman" w:eastAsia="宋体" w:cs="Times New Roman"/>
            <w:color w:val="000000"/>
            <w:sz w:val="21"/>
            <w:szCs w:val="24"/>
            <w:lang w:val="en-US" w:eastAsia="zh-CN" w:bidi="ar"/>
            <w:rPrChange w:id="331" w:author="P52s" w:date="2025-12-15T13:17:42Z">
              <w:rPr>
                <w:rFonts w:hint="eastAsia" w:ascii="方正仿宋_GBK" w:hAnsi="方正仿宋_GBK" w:eastAsia="方正仿宋_GBK" w:cs="方正仿宋_GBK"/>
                <w:sz w:val="24"/>
                <w:szCs w:val="24"/>
                <w:lang w:val="en-US" w:eastAsia="zh-CN"/>
              </w:rPr>
            </w:rPrChange>
          </w:rPr>
          <w:t>能力</w:t>
        </w:r>
      </w:ins>
      <w:ins w:id="333" w:author="P52s" w:date="2025-12-11T16:39:03Z">
        <w:r>
          <w:rPr>
            <w:rFonts w:hint="default" w:ascii="Times New Roman" w:hAnsi="Times New Roman" w:eastAsia="宋体" w:cs="Times New Roman"/>
            <w:color w:val="000000"/>
            <w:sz w:val="21"/>
            <w:szCs w:val="24"/>
            <w:lang w:val="en-US" w:eastAsia="zh-CN" w:bidi="ar"/>
            <w:rPrChange w:id="334" w:author="P52s" w:date="2025-12-15T13:17:42Z">
              <w:rPr>
                <w:rFonts w:hint="eastAsia" w:ascii="方正仿宋_GBK" w:hAnsi="方正仿宋_GBK" w:eastAsia="方正仿宋_GBK" w:cs="方正仿宋_GBK"/>
                <w:sz w:val="24"/>
                <w:szCs w:val="24"/>
                <w:lang w:val="en-US" w:eastAsia="zh-CN"/>
              </w:rPr>
            </w:rPrChange>
          </w:rPr>
          <w:t>小</w:t>
        </w:r>
      </w:ins>
      <w:ins w:id="336" w:author="P52s" w:date="2025-12-11T16:39:05Z">
        <w:r>
          <w:rPr>
            <w:rFonts w:hint="default" w:ascii="Times New Roman" w:hAnsi="Times New Roman" w:eastAsia="宋体" w:cs="Times New Roman"/>
            <w:color w:val="000000"/>
            <w:sz w:val="21"/>
            <w:szCs w:val="24"/>
            <w:lang w:val="en-US" w:eastAsia="zh-CN" w:bidi="ar"/>
            <w:rPrChange w:id="337" w:author="P52s" w:date="2025-12-15T13:17:42Z">
              <w:rPr>
                <w:rFonts w:hint="eastAsia" w:ascii="方正仿宋_GBK" w:hAnsi="方正仿宋_GBK" w:eastAsia="方正仿宋_GBK" w:cs="方正仿宋_GBK"/>
                <w:sz w:val="24"/>
                <w:szCs w:val="24"/>
                <w:lang w:val="en-US" w:eastAsia="zh-CN"/>
              </w:rPr>
            </w:rPrChange>
          </w:rPr>
          <w:t>，</w:t>
        </w:r>
      </w:ins>
      <w:ins w:id="339" w:author="P52s" w:date="2025-12-11T16:39:07Z">
        <w:r>
          <w:rPr>
            <w:rFonts w:hint="default" w:ascii="Times New Roman" w:hAnsi="Times New Roman" w:eastAsia="宋体" w:cs="Times New Roman"/>
            <w:color w:val="000000"/>
            <w:sz w:val="21"/>
            <w:szCs w:val="24"/>
            <w:lang w:val="en-US" w:eastAsia="zh-CN" w:bidi="ar"/>
            <w:rPrChange w:id="340" w:author="P52s" w:date="2025-12-15T13:17:42Z">
              <w:rPr>
                <w:rFonts w:hint="eastAsia" w:ascii="方正仿宋_GBK" w:hAnsi="方正仿宋_GBK" w:eastAsia="方正仿宋_GBK" w:cs="方正仿宋_GBK"/>
                <w:sz w:val="24"/>
                <w:szCs w:val="24"/>
                <w:lang w:val="en-US" w:eastAsia="zh-CN"/>
              </w:rPr>
            </w:rPrChange>
          </w:rPr>
          <w:t>功率</w:t>
        </w:r>
      </w:ins>
      <w:ins w:id="342" w:author="P52s" w:date="2025-12-11T16:39:09Z">
        <w:r>
          <w:rPr>
            <w:rFonts w:hint="default" w:ascii="Times New Roman" w:hAnsi="Times New Roman" w:eastAsia="宋体" w:cs="Times New Roman"/>
            <w:color w:val="000000"/>
            <w:sz w:val="21"/>
            <w:szCs w:val="24"/>
            <w:lang w:val="en-US" w:eastAsia="zh-CN" w:bidi="ar"/>
            <w:rPrChange w:id="343" w:author="P52s" w:date="2025-12-15T13:17:42Z">
              <w:rPr>
                <w:rFonts w:hint="eastAsia" w:ascii="方正仿宋_GBK" w:hAnsi="方正仿宋_GBK" w:eastAsia="方正仿宋_GBK" w:cs="方正仿宋_GBK"/>
                <w:sz w:val="24"/>
                <w:szCs w:val="24"/>
                <w:lang w:val="en-US" w:eastAsia="zh-CN"/>
              </w:rPr>
            </w:rPrChange>
          </w:rPr>
          <w:t>响应</w:t>
        </w:r>
      </w:ins>
      <w:ins w:id="345" w:author="P52s" w:date="2025-12-11T16:39:10Z">
        <w:r>
          <w:rPr>
            <w:rFonts w:hint="default" w:ascii="Times New Roman" w:hAnsi="Times New Roman" w:eastAsia="宋体" w:cs="Times New Roman"/>
            <w:color w:val="000000"/>
            <w:sz w:val="21"/>
            <w:szCs w:val="24"/>
            <w:lang w:val="en-US" w:eastAsia="zh-CN" w:bidi="ar"/>
            <w:rPrChange w:id="346" w:author="P52s" w:date="2025-12-15T13:17:42Z">
              <w:rPr>
                <w:rFonts w:hint="eastAsia" w:ascii="方正仿宋_GBK" w:hAnsi="方正仿宋_GBK" w:eastAsia="方正仿宋_GBK" w:cs="方正仿宋_GBK"/>
                <w:sz w:val="24"/>
                <w:szCs w:val="24"/>
                <w:lang w:val="en-US" w:eastAsia="zh-CN"/>
              </w:rPr>
            </w:rPrChange>
          </w:rPr>
          <w:t>速度</w:t>
        </w:r>
      </w:ins>
      <w:ins w:id="348" w:author="P52s" w:date="2025-12-11T16:39:12Z">
        <w:r>
          <w:rPr>
            <w:rFonts w:hint="default" w:ascii="Times New Roman" w:hAnsi="Times New Roman" w:eastAsia="宋体" w:cs="Times New Roman"/>
            <w:color w:val="000000"/>
            <w:sz w:val="21"/>
            <w:szCs w:val="24"/>
            <w:lang w:val="en-US" w:eastAsia="zh-CN" w:bidi="ar"/>
            <w:rPrChange w:id="349" w:author="P52s" w:date="2025-12-15T13:17:42Z">
              <w:rPr>
                <w:rFonts w:hint="eastAsia" w:ascii="方正仿宋_GBK" w:hAnsi="方正仿宋_GBK" w:eastAsia="方正仿宋_GBK" w:cs="方正仿宋_GBK"/>
                <w:sz w:val="24"/>
                <w:szCs w:val="24"/>
                <w:lang w:val="en-US" w:eastAsia="zh-CN"/>
              </w:rPr>
            </w:rPrChange>
          </w:rPr>
          <w:t>快的</w:t>
        </w:r>
      </w:ins>
      <w:ins w:id="351" w:author="P52s" w:date="2025-12-11T16:39:19Z">
        <w:r>
          <w:rPr>
            <w:rFonts w:hint="default" w:ascii="Times New Roman" w:hAnsi="Times New Roman" w:eastAsia="宋体" w:cs="Times New Roman"/>
            <w:color w:val="000000"/>
            <w:sz w:val="21"/>
            <w:szCs w:val="24"/>
            <w:lang w:val="en-US" w:eastAsia="zh-CN" w:bidi="ar"/>
            <w:rPrChange w:id="352" w:author="P52s" w:date="2025-12-15T13:17:42Z">
              <w:rPr>
                <w:rFonts w:hint="eastAsia" w:ascii="方正仿宋_GBK" w:hAnsi="方正仿宋_GBK" w:eastAsia="方正仿宋_GBK" w:cs="方正仿宋_GBK"/>
                <w:sz w:val="24"/>
                <w:szCs w:val="24"/>
                <w:lang w:val="en-US" w:eastAsia="zh-CN"/>
              </w:rPr>
            </w:rPrChange>
          </w:rPr>
          <w:t>特点</w:t>
        </w:r>
      </w:ins>
      <w:ins w:id="354" w:author="P52s" w:date="2025-12-11T16:39:20Z">
        <w:r>
          <w:rPr>
            <w:rFonts w:hint="default" w:ascii="Times New Roman" w:hAnsi="Times New Roman" w:eastAsia="宋体" w:cs="Times New Roman"/>
            <w:color w:val="000000"/>
            <w:sz w:val="21"/>
            <w:szCs w:val="24"/>
            <w:lang w:val="en-US" w:eastAsia="zh-CN" w:bidi="ar"/>
            <w:rPrChange w:id="355" w:author="P52s" w:date="2025-12-15T13:17:42Z">
              <w:rPr>
                <w:rFonts w:hint="eastAsia" w:ascii="方正仿宋_GBK" w:hAnsi="方正仿宋_GBK" w:eastAsia="方正仿宋_GBK" w:cs="方正仿宋_GBK"/>
                <w:sz w:val="24"/>
                <w:szCs w:val="24"/>
                <w:lang w:val="en-US" w:eastAsia="zh-CN"/>
              </w:rPr>
            </w:rPrChange>
          </w:rPr>
          <w:t>，</w:t>
        </w:r>
      </w:ins>
      <w:ins w:id="357" w:author="P52s" w:date="2025-12-11T16:39:21Z">
        <w:r>
          <w:rPr>
            <w:rFonts w:hint="default" w:ascii="Times New Roman" w:hAnsi="Times New Roman" w:eastAsia="宋体" w:cs="Times New Roman"/>
            <w:color w:val="000000"/>
            <w:sz w:val="21"/>
            <w:szCs w:val="24"/>
            <w:lang w:val="en-US" w:eastAsia="zh-CN" w:bidi="ar"/>
            <w:rPrChange w:id="358" w:author="P52s" w:date="2025-12-15T13:17:42Z">
              <w:rPr>
                <w:rFonts w:hint="eastAsia" w:ascii="方正仿宋_GBK" w:hAnsi="方正仿宋_GBK" w:eastAsia="方正仿宋_GBK" w:cs="方正仿宋_GBK"/>
                <w:sz w:val="24"/>
                <w:szCs w:val="24"/>
                <w:lang w:val="en-US" w:eastAsia="zh-CN"/>
              </w:rPr>
            </w:rPrChange>
          </w:rPr>
          <w:t>适用于</w:t>
        </w:r>
      </w:ins>
      <w:ins w:id="360" w:author="P52s" w:date="2025-12-11T16:39:25Z">
        <w:r>
          <w:rPr>
            <w:rFonts w:hint="default" w:ascii="Times New Roman" w:hAnsi="Times New Roman" w:eastAsia="宋体" w:cs="Times New Roman"/>
            <w:color w:val="000000"/>
            <w:sz w:val="21"/>
            <w:szCs w:val="24"/>
            <w:lang w:val="en-US" w:eastAsia="zh-CN" w:bidi="ar"/>
            <w:rPrChange w:id="361" w:author="P52s" w:date="2025-12-15T13:17:42Z">
              <w:rPr>
                <w:rFonts w:hint="eastAsia" w:ascii="方正仿宋_GBK" w:hAnsi="方正仿宋_GBK" w:eastAsia="方正仿宋_GBK" w:cs="方正仿宋_GBK"/>
                <w:sz w:val="24"/>
                <w:szCs w:val="24"/>
                <w:lang w:val="en-US" w:eastAsia="zh-CN"/>
              </w:rPr>
            </w:rPrChange>
          </w:rPr>
          <w:t>短时</w:t>
        </w:r>
      </w:ins>
      <w:ins w:id="363" w:author="P52s" w:date="2025-12-11T16:39:26Z">
        <w:r>
          <w:rPr>
            <w:rFonts w:hint="default" w:ascii="Times New Roman" w:hAnsi="Times New Roman" w:eastAsia="宋体" w:cs="Times New Roman"/>
            <w:color w:val="000000"/>
            <w:sz w:val="21"/>
            <w:szCs w:val="24"/>
            <w:lang w:val="en-US" w:eastAsia="zh-CN" w:bidi="ar"/>
            <w:rPrChange w:id="364" w:author="P52s" w:date="2025-12-15T13:17:42Z">
              <w:rPr>
                <w:rFonts w:hint="eastAsia" w:ascii="方正仿宋_GBK" w:hAnsi="方正仿宋_GBK" w:eastAsia="方正仿宋_GBK" w:cs="方正仿宋_GBK"/>
                <w:sz w:val="24"/>
                <w:szCs w:val="24"/>
                <w:lang w:val="en-US" w:eastAsia="zh-CN"/>
              </w:rPr>
            </w:rPrChange>
          </w:rPr>
          <w:t>间的</w:t>
        </w:r>
      </w:ins>
      <w:ins w:id="366" w:author="P52s" w:date="2025-12-11T16:39:32Z">
        <w:r>
          <w:rPr>
            <w:rFonts w:hint="default" w:ascii="Times New Roman" w:hAnsi="Times New Roman" w:eastAsia="宋体" w:cs="Times New Roman"/>
            <w:color w:val="000000"/>
            <w:sz w:val="21"/>
            <w:szCs w:val="24"/>
            <w:lang w:val="en-US" w:eastAsia="zh-CN" w:bidi="ar"/>
            <w:rPrChange w:id="367" w:author="P52s" w:date="2025-12-15T13:17:42Z">
              <w:rPr>
                <w:rFonts w:hint="eastAsia" w:ascii="方正仿宋_GBK" w:hAnsi="方正仿宋_GBK" w:eastAsia="方正仿宋_GBK" w:cs="方正仿宋_GBK"/>
                <w:sz w:val="24"/>
                <w:szCs w:val="24"/>
                <w:lang w:val="en-US" w:eastAsia="zh-CN"/>
              </w:rPr>
            </w:rPrChange>
          </w:rPr>
          <w:t>快速</w:t>
        </w:r>
      </w:ins>
      <w:ins w:id="369" w:author="P52s" w:date="2025-12-11T16:39:33Z">
        <w:r>
          <w:rPr>
            <w:rFonts w:hint="default" w:ascii="Times New Roman" w:hAnsi="Times New Roman" w:eastAsia="宋体" w:cs="Times New Roman"/>
            <w:color w:val="000000"/>
            <w:sz w:val="21"/>
            <w:szCs w:val="24"/>
            <w:lang w:val="en-US" w:eastAsia="zh-CN" w:bidi="ar"/>
            <w:rPrChange w:id="370" w:author="P52s" w:date="2025-12-15T13:17:42Z">
              <w:rPr>
                <w:rFonts w:hint="eastAsia" w:ascii="方正仿宋_GBK" w:hAnsi="方正仿宋_GBK" w:eastAsia="方正仿宋_GBK" w:cs="方正仿宋_GBK"/>
                <w:sz w:val="24"/>
                <w:szCs w:val="24"/>
                <w:lang w:val="en-US" w:eastAsia="zh-CN"/>
              </w:rPr>
            </w:rPrChange>
          </w:rPr>
          <w:t>功率</w:t>
        </w:r>
      </w:ins>
      <w:ins w:id="372" w:author="P52s" w:date="2025-12-11T16:39:35Z">
        <w:r>
          <w:rPr>
            <w:rFonts w:hint="default" w:ascii="Times New Roman" w:hAnsi="Times New Roman" w:eastAsia="宋体" w:cs="Times New Roman"/>
            <w:color w:val="000000"/>
            <w:sz w:val="21"/>
            <w:szCs w:val="24"/>
            <w:lang w:val="en-US" w:eastAsia="zh-CN" w:bidi="ar"/>
            <w:rPrChange w:id="373" w:author="P52s" w:date="2025-12-15T13:17:42Z">
              <w:rPr>
                <w:rFonts w:hint="eastAsia" w:ascii="方正仿宋_GBK" w:hAnsi="方正仿宋_GBK" w:eastAsia="方正仿宋_GBK" w:cs="方正仿宋_GBK"/>
                <w:sz w:val="24"/>
                <w:szCs w:val="24"/>
                <w:lang w:val="en-US" w:eastAsia="zh-CN"/>
              </w:rPr>
            </w:rPrChange>
          </w:rPr>
          <w:t>调节</w:t>
        </w:r>
      </w:ins>
      <w:ins w:id="375" w:author="P52s" w:date="2025-12-11T16:49:55Z">
        <w:r>
          <w:rPr>
            <w:rFonts w:hint="default" w:ascii="Times New Roman" w:hAnsi="Times New Roman" w:eastAsia="宋体" w:cs="Times New Roman"/>
            <w:color w:val="000000"/>
            <w:sz w:val="21"/>
            <w:szCs w:val="24"/>
            <w:lang w:val="en-US" w:eastAsia="zh-CN" w:bidi="ar"/>
            <w:rPrChange w:id="376" w:author="P52s" w:date="2025-12-15T13:17:42Z">
              <w:rPr>
                <w:rFonts w:hint="eastAsia" w:ascii="方正仿宋_GBK" w:hAnsi="方正仿宋_GBK" w:eastAsia="方正仿宋_GBK" w:cs="方正仿宋_GBK"/>
                <w:sz w:val="24"/>
                <w:szCs w:val="24"/>
                <w:lang w:val="en-US" w:eastAsia="zh-CN"/>
              </w:rPr>
            </w:rPrChange>
          </w:rPr>
          <w:t>，</w:t>
        </w:r>
      </w:ins>
      <w:ins w:id="378" w:author="P52s" w:date="2025-12-11T17:01:14Z">
        <w:r>
          <w:rPr>
            <w:rFonts w:hint="default" w:ascii="Times New Roman" w:hAnsi="Times New Roman" w:eastAsia="宋体" w:cs="Times New Roman"/>
            <w:color w:val="000000"/>
            <w:sz w:val="21"/>
            <w:szCs w:val="24"/>
            <w:lang w:val="en-US" w:eastAsia="zh-CN" w:bidi="ar"/>
            <w:rPrChange w:id="379" w:author="P52s" w:date="2025-12-15T13:17:42Z">
              <w:rPr>
                <w:rFonts w:hint="eastAsia" w:ascii="方正仿宋_GBK" w:hAnsi="方正仿宋_GBK" w:eastAsia="方正仿宋_GBK" w:cs="方正仿宋_GBK"/>
                <w:sz w:val="24"/>
                <w:szCs w:val="24"/>
                <w:lang w:val="en-US" w:eastAsia="zh-CN"/>
              </w:rPr>
            </w:rPrChange>
          </w:rPr>
          <w:t>充分</w:t>
        </w:r>
      </w:ins>
      <w:ins w:id="381" w:author="P52s" w:date="2025-12-11T17:01:16Z">
        <w:r>
          <w:rPr>
            <w:rFonts w:hint="default" w:ascii="Times New Roman" w:hAnsi="Times New Roman" w:eastAsia="宋体" w:cs="Times New Roman"/>
            <w:color w:val="000000"/>
            <w:sz w:val="21"/>
            <w:szCs w:val="24"/>
            <w:lang w:val="en-US" w:eastAsia="zh-CN" w:bidi="ar"/>
            <w:rPrChange w:id="382" w:author="P52s" w:date="2025-12-15T13:17:42Z">
              <w:rPr>
                <w:rFonts w:hint="eastAsia" w:ascii="方正仿宋_GBK" w:hAnsi="方正仿宋_GBK" w:eastAsia="方正仿宋_GBK" w:cs="方正仿宋_GBK"/>
                <w:sz w:val="24"/>
                <w:szCs w:val="24"/>
                <w:lang w:val="en-US" w:eastAsia="zh-CN"/>
              </w:rPr>
            </w:rPrChange>
          </w:rPr>
          <w:t>考虑</w:t>
        </w:r>
      </w:ins>
      <w:ins w:id="384" w:author="P52s" w:date="2025-12-11T17:01:19Z">
        <w:r>
          <w:rPr>
            <w:rFonts w:hint="default" w:ascii="Times New Roman" w:hAnsi="Times New Roman" w:eastAsia="宋体" w:cs="Times New Roman"/>
            <w:color w:val="000000"/>
            <w:sz w:val="21"/>
            <w:szCs w:val="24"/>
            <w:lang w:val="en-US" w:eastAsia="zh-CN" w:bidi="ar"/>
            <w:rPrChange w:id="385" w:author="P52s" w:date="2025-12-15T13:17:42Z">
              <w:rPr>
                <w:rFonts w:hint="eastAsia" w:ascii="方正仿宋_GBK" w:hAnsi="方正仿宋_GBK" w:eastAsia="方正仿宋_GBK" w:cs="方正仿宋_GBK"/>
                <w:sz w:val="24"/>
                <w:szCs w:val="24"/>
                <w:lang w:val="en-US" w:eastAsia="zh-CN"/>
              </w:rPr>
            </w:rPrChange>
          </w:rPr>
          <w:t>不同类型</w:t>
        </w:r>
      </w:ins>
      <w:ins w:id="387" w:author="P52s" w:date="2025-12-11T17:01:28Z">
        <w:r>
          <w:rPr>
            <w:rFonts w:hint="default" w:ascii="Times New Roman" w:hAnsi="Times New Roman" w:eastAsia="宋体" w:cs="Times New Roman"/>
            <w:color w:val="000000"/>
            <w:sz w:val="21"/>
            <w:szCs w:val="24"/>
            <w:lang w:val="en-US" w:eastAsia="zh-CN" w:bidi="ar"/>
            <w:rPrChange w:id="388" w:author="P52s" w:date="2025-12-15T13:17:42Z">
              <w:rPr>
                <w:rFonts w:hint="eastAsia" w:ascii="方正仿宋_GBK" w:hAnsi="方正仿宋_GBK" w:eastAsia="方正仿宋_GBK" w:cs="方正仿宋_GBK"/>
                <w:sz w:val="24"/>
                <w:szCs w:val="24"/>
                <w:lang w:val="en-US" w:eastAsia="zh-CN"/>
              </w:rPr>
            </w:rPrChange>
          </w:rPr>
          <w:t>电化学</w:t>
        </w:r>
      </w:ins>
      <w:ins w:id="390" w:author="P52s" w:date="2025-12-11T17:01:33Z">
        <w:r>
          <w:rPr>
            <w:rFonts w:hint="default" w:ascii="Times New Roman" w:hAnsi="Times New Roman" w:eastAsia="宋体" w:cs="Times New Roman"/>
            <w:color w:val="000000"/>
            <w:sz w:val="21"/>
            <w:szCs w:val="24"/>
            <w:lang w:val="en-US" w:eastAsia="zh-CN" w:bidi="ar"/>
            <w:rPrChange w:id="391" w:author="P52s" w:date="2025-12-15T13:17:42Z">
              <w:rPr>
                <w:rFonts w:hint="eastAsia" w:ascii="方正仿宋_GBK" w:hAnsi="方正仿宋_GBK" w:eastAsia="方正仿宋_GBK" w:cs="方正仿宋_GBK"/>
                <w:sz w:val="24"/>
                <w:szCs w:val="24"/>
                <w:lang w:val="en-US" w:eastAsia="zh-CN"/>
              </w:rPr>
            </w:rPrChange>
          </w:rPr>
          <w:t>储能</w:t>
        </w:r>
      </w:ins>
      <w:ins w:id="393" w:author="P52s" w:date="2025-12-11T17:01:34Z">
        <w:r>
          <w:rPr>
            <w:rFonts w:hint="default" w:ascii="Times New Roman" w:hAnsi="Times New Roman" w:eastAsia="宋体" w:cs="Times New Roman"/>
            <w:color w:val="000000"/>
            <w:sz w:val="21"/>
            <w:szCs w:val="24"/>
            <w:lang w:val="en-US" w:eastAsia="zh-CN" w:bidi="ar"/>
            <w:rPrChange w:id="394" w:author="P52s" w:date="2025-12-15T13:17:42Z">
              <w:rPr>
                <w:rFonts w:hint="eastAsia" w:ascii="方正仿宋_GBK" w:hAnsi="方正仿宋_GBK" w:eastAsia="方正仿宋_GBK" w:cs="方正仿宋_GBK"/>
                <w:sz w:val="24"/>
                <w:szCs w:val="24"/>
                <w:lang w:val="en-US" w:eastAsia="zh-CN"/>
              </w:rPr>
            </w:rPrChange>
          </w:rPr>
          <w:t>的</w:t>
        </w:r>
      </w:ins>
      <w:ins w:id="396" w:author="P52s" w:date="2025-12-11T17:01:36Z">
        <w:r>
          <w:rPr>
            <w:rFonts w:hint="default" w:ascii="Times New Roman" w:hAnsi="Times New Roman" w:eastAsia="宋体" w:cs="Times New Roman"/>
            <w:color w:val="000000"/>
            <w:sz w:val="21"/>
            <w:szCs w:val="24"/>
            <w:lang w:val="en-US" w:eastAsia="zh-CN" w:bidi="ar"/>
            <w:rPrChange w:id="397" w:author="P52s" w:date="2025-12-15T13:17:42Z">
              <w:rPr>
                <w:rFonts w:hint="eastAsia" w:ascii="方正仿宋_GBK" w:hAnsi="方正仿宋_GBK" w:eastAsia="方正仿宋_GBK" w:cs="方正仿宋_GBK"/>
                <w:sz w:val="24"/>
                <w:szCs w:val="24"/>
                <w:lang w:val="en-US" w:eastAsia="zh-CN"/>
              </w:rPr>
            </w:rPrChange>
          </w:rPr>
          <w:t>功率</w:t>
        </w:r>
      </w:ins>
      <w:ins w:id="399" w:author="P52s" w:date="2025-12-11T17:01:37Z">
        <w:r>
          <w:rPr>
            <w:rFonts w:hint="default" w:ascii="Times New Roman" w:hAnsi="Times New Roman" w:eastAsia="宋体" w:cs="Times New Roman"/>
            <w:color w:val="000000"/>
            <w:sz w:val="21"/>
            <w:szCs w:val="24"/>
            <w:lang w:val="en-US" w:eastAsia="zh-CN" w:bidi="ar"/>
            <w:rPrChange w:id="400" w:author="P52s" w:date="2025-12-15T13:17:42Z">
              <w:rPr>
                <w:rFonts w:hint="eastAsia" w:ascii="方正仿宋_GBK" w:hAnsi="方正仿宋_GBK" w:eastAsia="方正仿宋_GBK" w:cs="方正仿宋_GBK"/>
                <w:sz w:val="24"/>
                <w:szCs w:val="24"/>
                <w:lang w:val="en-US" w:eastAsia="zh-CN"/>
              </w:rPr>
            </w:rPrChange>
          </w:rPr>
          <w:t>特性</w:t>
        </w:r>
      </w:ins>
      <w:ins w:id="402" w:author="P52s" w:date="2025-12-11T17:01:38Z">
        <w:r>
          <w:rPr>
            <w:rFonts w:hint="default" w:ascii="Times New Roman" w:hAnsi="Times New Roman" w:eastAsia="宋体" w:cs="Times New Roman"/>
            <w:color w:val="000000"/>
            <w:sz w:val="21"/>
            <w:szCs w:val="24"/>
            <w:lang w:val="en-US" w:eastAsia="zh-CN" w:bidi="ar"/>
            <w:rPrChange w:id="403" w:author="P52s" w:date="2025-12-15T13:17:42Z">
              <w:rPr>
                <w:rFonts w:hint="eastAsia" w:ascii="方正仿宋_GBK" w:hAnsi="方正仿宋_GBK" w:eastAsia="方正仿宋_GBK" w:cs="方正仿宋_GBK"/>
                <w:sz w:val="24"/>
                <w:szCs w:val="24"/>
                <w:lang w:val="en-US" w:eastAsia="zh-CN"/>
              </w:rPr>
            </w:rPrChange>
          </w:rPr>
          <w:t>，</w:t>
        </w:r>
      </w:ins>
      <w:ins w:id="405" w:author="P52s" w:date="2025-12-11T16:49:04Z">
        <w:r>
          <w:rPr>
            <w:rFonts w:hint="default" w:ascii="Times New Roman" w:hAnsi="Times New Roman" w:eastAsia="宋体" w:cs="Times New Roman"/>
            <w:color w:val="000000"/>
            <w:sz w:val="21"/>
            <w:szCs w:val="24"/>
            <w:lang w:val="en-US" w:eastAsia="zh-CN" w:bidi="ar"/>
            <w:rPrChange w:id="406" w:author="P52s" w:date="2025-12-15T13:17:42Z">
              <w:rPr>
                <w:rFonts w:hint="eastAsia" w:ascii="方正仿宋_GBK" w:hAnsi="方正仿宋_GBK" w:eastAsia="方正仿宋_GBK" w:cs="方正仿宋_GBK"/>
                <w:sz w:val="24"/>
                <w:szCs w:val="24"/>
                <w:lang w:val="en-US" w:eastAsia="zh-CN"/>
              </w:rPr>
            </w:rPrChange>
          </w:rPr>
          <w:t>将</w:t>
        </w:r>
      </w:ins>
      <w:ins w:id="408" w:author="P52s" w:date="2025-12-11T16:49:06Z">
        <w:r>
          <w:rPr>
            <w:rFonts w:hint="default" w:ascii="Times New Roman" w:hAnsi="Times New Roman" w:eastAsia="宋体" w:cs="Times New Roman"/>
            <w:color w:val="000000"/>
            <w:sz w:val="21"/>
            <w:szCs w:val="24"/>
            <w:lang w:val="en-US" w:eastAsia="zh-CN" w:bidi="ar"/>
            <w:rPrChange w:id="409" w:author="P52s" w:date="2025-12-15T13:17:42Z">
              <w:rPr>
                <w:rFonts w:hint="eastAsia" w:ascii="方正仿宋_GBK" w:hAnsi="方正仿宋_GBK" w:eastAsia="方正仿宋_GBK" w:cs="方正仿宋_GBK"/>
                <w:sz w:val="24"/>
                <w:szCs w:val="24"/>
                <w:lang w:val="en-US" w:eastAsia="zh-CN"/>
              </w:rPr>
            </w:rPrChange>
          </w:rPr>
          <w:t>不同</w:t>
        </w:r>
      </w:ins>
      <w:ins w:id="411" w:author="P52s" w:date="2025-12-11T16:33:38Z">
        <w:r>
          <w:rPr>
            <w:rFonts w:hint="default" w:ascii="Times New Roman" w:hAnsi="Times New Roman" w:eastAsia="宋体" w:cs="Times New Roman"/>
            <w:color w:val="000000"/>
            <w:sz w:val="21"/>
            <w:szCs w:val="24"/>
            <w:lang w:val="en-US" w:eastAsia="zh-CN" w:bidi="ar"/>
            <w:rPrChange w:id="412" w:author="P52s" w:date="2025-12-15T13:17:42Z">
              <w:rPr>
                <w:rFonts w:hint="eastAsia" w:ascii="方正仿宋_GBK" w:hAnsi="方正仿宋_GBK" w:eastAsia="方正仿宋_GBK" w:cs="方正仿宋_GBK"/>
                <w:sz w:val="24"/>
                <w:szCs w:val="24"/>
                <w:lang w:val="en-US" w:eastAsia="zh-CN"/>
              </w:rPr>
            </w:rPrChange>
          </w:rPr>
          <w:t>类型</w:t>
        </w:r>
      </w:ins>
      <w:ins w:id="414" w:author="P52s" w:date="2025-12-11T16:33:43Z">
        <w:r>
          <w:rPr>
            <w:rFonts w:hint="default" w:ascii="Times New Roman" w:hAnsi="Times New Roman" w:eastAsia="宋体" w:cs="Times New Roman"/>
            <w:color w:val="000000"/>
            <w:sz w:val="21"/>
            <w:szCs w:val="24"/>
            <w:lang w:val="en-US" w:eastAsia="zh-CN" w:bidi="ar"/>
            <w:rPrChange w:id="415" w:author="P52s" w:date="2025-12-15T13:17:42Z">
              <w:rPr>
                <w:rFonts w:hint="eastAsia" w:ascii="方正仿宋_GBK" w:hAnsi="方正仿宋_GBK" w:eastAsia="方正仿宋_GBK" w:cs="方正仿宋_GBK"/>
                <w:sz w:val="24"/>
                <w:szCs w:val="24"/>
                <w:lang w:val="en-US" w:eastAsia="zh-CN"/>
              </w:rPr>
            </w:rPrChange>
          </w:rPr>
          <w:t>电化学</w:t>
        </w:r>
      </w:ins>
      <w:ins w:id="417" w:author="P52s" w:date="2025-12-11T16:33:45Z">
        <w:r>
          <w:rPr>
            <w:rFonts w:hint="default" w:ascii="Times New Roman" w:hAnsi="Times New Roman" w:eastAsia="宋体" w:cs="Times New Roman"/>
            <w:color w:val="000000"/>
            <w:sz w:val="21"/>
            <w:szCs w:val="24"/>
            <w:lang w:val="en-US" w:eastAsia="zh-CN" w:bidi="ar"/>
            <w:rPrChange w:id="418" w:author="P52s" w:date="2025-12-15T13:17:42Z">
              <w:rPr>
                <w:rFonts w:hint="eastAsia" w:ascii="方正仿宋_GBK" w:hAnsi="方正仿宋_GBK" w:eastAsia="方正仿宋_GBK" w:cs="方正仿宋_GBK"/>
                <w:sz w:val="24"/>
                <w:szCs w:val="24"/>
                <w:lang w:val="en-US" w:eastAsia="zh-CN"/>
              </w:rPr>
            </w:rPrChange>
          </w:rPr>
          <w:t>储能</w:t>
        </w:r>
      </w:ins>
      <w:ins w:id="420" w:author="P52s" w:date="2025-12-11T16:49:17Z">
        <w:r>
          <w:rPr>
            <w:rFonts w:hint="default" w:ascii="Times New Roman" w:hAnsi="Times New Roman" w:eastAsia="宋体" w:cs="Times New Roman"/>
            <w:color w:val="000000"/>
            <w:sz w:val="21"/>
            <w:szCs w:val="24"/>
            <w:lang w:val="en-US" w:eastAsia="zh-CN" w:bidi="ar"/>
            <w:rPrChange w:id="421" w:author="P52s" w:date="2025-12-15T13:17:42Z">
              <w:rPr>
                <w:rFonts w:hint="eastAsia" w:ascii="方正仿宋_GBK" w:hAnsi="方正仿宋_GBK" w:eastAsia="方正仿宋_GBK" w:cs="方正仿宋_GBK"/>
                <w:sz w:val="24"/>
                <w:szCs w:val="24"/>
                <w:lang w:val="en-US" w:eastAsia="zh-CN"/>
              </w:rPr>
            </w:rPrChange>
          </w:rPr>
          <w:t>系统</w:t>
        </w:r>
      </w:ins>
      <w:ins w:id="423" w:author="P52s" w:date="2025-12-11T17:01:53Z">
        <w:r>
          <w:rPr>
            <w:rFonts w:hint="default" w:ascii="Times New Roman" w:hAnsi="Times New Roman" w:eastAsia="宋体" w:cs="Times New Roman"/>
            <w:color w:val="000000"/>
            <w:sz w:val="21"/>
            <w:szCs w:val="24"/>
            <w:lang w:val="en-US" w:eastAsia="zh-CN" w:bidi="ar"/>
            <w:rPrChange w:id="424" w:author="P52s" w:date="2025-12-15T13:17:42Z">
              <w:rPr>
                <w:rFonts w:hint="eastAsia" w:ascii="方正仿宋_GBK" w:hAnsi="方正仿宋_GBK" w:eastAsia="方正仿宋_GBK" w:cs="方正仿宋_GBK"/>
                <w:sz w:val="24"/>
                <w:szCs w:val="24"/>
                <w:lang w:val="en-US" w:eastAsia="zh-CN"/>
              </w:rPr>
            </w:rPrChange>
          </w:rPr>
          <w:t>协同</w:t>
        </w:r>
      </w:ins>
      <w:ins w:id="426" w:author="P52s" w:date="2025-12-11T16:49:19Z">
        <w:r>
          <w:rPr>
            <w:rFonts w:hint="default" w:ascii="Times New Roman" w:hAnsi="Times New Roman" w:eastAsia="宋体" w:cs="Times New Roman"/>
            <w:color w:val="000000"/>
            <w:sz w:val="21"/>
            <w:szCs w:val="24"/>
            <w:lang w:val="en-US" w:eastAsia="zh-CN" w:bidi="ar"/>
            <w:rPrChange w:id="427" w:author="P52s" w:date="2025-12-15T13:17:42Z">
              <w:rPr>
                <w:rFonts w:hint="eastAsia" w:ascii="方正仿宋_GBK" w:hAnsi="方正仿宋_GBK" w:eastAsia="方正仿宋_GBK" w:cs="方正仿宋_GBK"/>
                <w:sz w:val="24"/>
                <w:szCs w:val="24"/>
                <w:lang w:val="en-US" w:eastAsia="zh-CN"/>
              </w:rPr>
            </w:rPrChange>
          </w:rPr>
          <w:t>联合</w:t>
        </w:r>
      </w:ins>
      <w:ins w:id="429" w:author="P52s" w:date="2025-12-11T16:49:21Z">
        <w:r>
          <w:rPr>
            <w:rFonts w:hint="default" w:ascii="Times New Roman" w:hAnsi="Times New Roman" w:eastAsia="宋体" w:cs="Times New Roman"/>
            <w:color w:val="000000"/>
            <w:sz w:val="21"/>
            <w:szCs w:val="24"/>
            <w:lang w:val="en-US" w:eastAsia="zh-CN" w:bidi="ar"/>
            <w:rPrChange w:id="430" w:author="P52s" w:date="2025-12-15T13:17:42Z">
              <w:rPr>
                <w:rFonts w:hint="eastAsia" w:ascii="方正仿宋_GBK" w:hAnsi="方正仿宋_GBK" w:eastAsia="方正仿宋_GBK" w:cs="方正仿宋_GBK"/>
                <w:sz w:val="24"/>
                <w:szCs w:val="24"/>
                <w:lang w:val="en-US" w:eastAsia="zh-CN"/>
              </w:rPr>
            </w:rPrChange>
          </w:rPr>
          <w:t>调节</w:t>
        </w:r>
      </w:ins>
      <w:ins w:id="432" w:author="P52s" w:date="2025-12-11T17:02:33Z">
        <w:r>
          <w:rPr>
            <w:rFonts w:hint="default" w:ascii="Times New Roman" w:hAnsi="Times New Roman" w:eastAsia="宋体" w:cs="Times New Roman"/>
            <w:color w:val="000000"/>
            <w:sz w:val="21"/>
            <w:szCs w:val="24"/>
            <w:lang w:val="en-US" w:eastAsia="zh-CN" w:bidi="ar"/>
            <w:rPrChange w:id="433" w:author="P52s" w:date="2025-12-15T13:17:42Z">
              <w:rPr>
                <w:rFonts w:hint="eastAsia" w:ascii="方正仿宋_GBK" w:hAnsi="方正仿宋_GBK" w:eastAsia="方正仿宋_GBK" w:cs="方正仿宋_GBK"/>
                <w:sz w:val="24"/>
                <w:szCs w:val="24"/>
                <w:lang w:val="en-US" w:eastAsia="zh-CN"/>
              </w:rPr>
            </w:rPrChange>
          </w:rPr>
          <w:t>，</w:t>
        </w:r>
      </w:ins>
      <w:ins w:id="435" w:author="P52s" w:date="2025-12-11T17:02:31Z">
        <w:r>
          <w:rPr>
            <w:rFonts w:hint="default" w:ascii="Times New Roman" w:hAnsi="Times New Roman" w:eastAsia="宋体" w:cs="Times New Roman"/>
            <w:color w:val="000000"/>
            <w:sz w:val="21"/>
            <w:szCs w:val="24"/>
            <w:lang w:val="en-US" w:eastAsia="zh-CN" w:bidi="ar"/>
            <w:rPrChange w:id="436" w:author="P52s" w:date="2025-12-15T13:17:42Z">
              <w:rPr>
                <w:rFonts w:hint="eastAsia" w:ascii="方正仿宋_GBK" w:hAnsi="方正仿宋_GBK" w:eastAsia="方正仿宋_GBK" w:cs="方正仿宋_GBK"/>
                <w:sz w:val="24"/>
                <w:szCs w:val="24"/>
                <w:lang w:val="en-US" w:eastAsia="zh-CN"/>
              </w:rPr>
            </w:rPrChange>
          </w:rPr>
          <w:t>使其功率和能量的优势互补，</w:t>
        </w:r>
      </w:ins>
      <w:ins w:id="438" w:author="P52s" w:date="2025-12-11T16:49:22Z">
        <w:r>
          <w:rPr>
            <w:rFonts w:hint="default" w:ascii="Times New Roman" w:hAnsi="Times New Roman" w:eastAsia="宋体" w:cs="Times New Roman"/>
            <w:color w:val="000000"/>
            <w:sz w:val="21"/>
            <w:szCs w:val="24"/>
            <w:lang w:val="en-US" w:eastAsia="zh-CN" w:bidi="ar"/>
            <w:rPrChange w:id="439" w:author="P52s" w:date="2025-12-15T13:17:42Z">
              <w:rPr>
                <w:rFonts w:hint="eastAsia" w:ascii="方正仿宋_GBK" w:hAnsi="方正仿宋_GBK" w:eastAsia="方正仿宋_GBK" w:cs="方正仿宋_GBK"/>
                <w:sz w:val="24"/>
                <w:szCs w:val="24"/>
                <w:lang w:val="en-US" w:eastAsia="zh-CN"/>
              </w:rPr>
            </w:rPrChange>
          </w:rPr>
          <w:t>可以</w:t>
        </w:r>
      </w:ins>
      <w:ins w:id="441" w:author="P52s" w:date="2025-12-11T16:49:36Z">
        <w:r>
          <w:rPr>
            <w:rFonts w:hint="default" w:ascii="Times New Roman" w:hAnsi="Times New Roman" w:eastAsia="宋体" w:cs="Times New Roman"/>
            <w:color w:val="000000"/>
            <w:sz w:val="21"/>
            <w:szCs w:val="24"/>
            <w:lang w:val="en-US" w:eastAsia="zh-CN" w:bidi="ar"/>
            <w:rPrChange w:id="442" w:author="P52s" w:date="2025-12-15T13:17:42Z">
              <w:rPr>
                <w:rFonts w:hint="eastAsia" w:ascii="方正仿宋_GBK" w:hAnsi="方正仿宋_GBK" w:eastAsia="方正仿宋_GBK" w:cs="方正仿宋_GBK"/>
                <w:sz w:val="24"/>
                <w:szCs w:val="24"/>
                <w:lang w:val="en-US" w:eastAsia="zh-CN"/>
              </w:rPr>
            </w:rPrChange>
          </w:rPr>
          <w:t>满足</w:t>
        </w:r>
      </w:ins>
      <w:ins w:id="444" w:author="P52s" w:date="2025-12-11T16:49:38Z">
        <w:r>
          <w:rPr>
            <w:rFonts w:hint="default" w:ascii="Times New Roman" w:hAnsi="Times New Roman" w:eastAsia="宋体" w:cs="Times New Roman"/>
            <w:color w:val="000000"/>
            <w:sz w:val="21"/>
            <w:szCs w:val="24"/>
            <w:lang w:val="en-US" w:eastAsia="zh-CN" w:bidi="ar"/>
            <w:rPrChange w:id="445" w:author="P52s" w:date="2025-12-15T13:17:42Z">
              <w:rPr>
                <w:rFonts w:hint="eastAsia" w:ascii="方正仿宋_GBK" w:hAnsi="方正仿宋_GBK" w:eastAsia="方正仿宋_GBK" w:cs="方正仿宋_GBK"/>
                <w:sz w:val="24"/>
                <w:szCs w:val="24"/>
                <w:lang w:val="en-US" w:eastAsia="zh-CN"/>
              </w:rPr>
            </w:rPrChange>
          </w:rPr>
          <w:t>电网</w:t>
        </w:r>
      </w:ins>
      <w:ins w:id="447" w:author="P52s" w:date="2025-12-11T16:49:41Z">
        <w:r>
          <w:rPr>
            <w:rFonts w:hint="default" w:ascii="Times New Roman" w:hAnsi="Times New Roman" w:eastAsia="宋体" w:cs="Times New Roman"/>
            <w:color w:val="000000"/>
            <w:sz w:val="21"/>
            <w:szCs w:val="24"/>
            <w:lang w:val="en-US" w:eastAsia="zh-CN" w:bidi="ar"/>
            <w:rPrChange w:id="448" w:author="P52s" w:date="2025-12-15T13:17:42Z">
              <w:rPr>
                <w:rFonts w:hint="eastAsia" w:ascii="方正仿宋_GBK" w:hAnsi="方正仿宋_GBK" w:eastAsia="方正仿宋_GBK" w:cs="方正仿宋_GBK"/>
                <w:sz w:val="24"/>
                <w:szCs w:val="24"/>
                <w:lang w:val="en-US" w:eastAsia="zh-CN"/>
              </w:rPr>
            </w:rPrChange>
          </w:rPr>
          <w:t>多</w:t>
        </w:r>
      </w:ins>
      <w:ins w:id="450" w:author="P52s" w:date="2025-12-11T16:49:47Z">
        <w:r>
          <w:rPr>
            <w:rFonts w:hint="default" w:ascii="Times New Roman" w:hAnsi="Times New Roman" w:eastAsia="宋体" w:cs="Times New Roman"/>
            <w:color w:val="000000"/>
            <w:sz w:val="21"/>
            <w:szCs w:val="24"/>
            <w:lang w:val="en-US" w:eastAsia="zh-CN" w:bidi="ar"/>
            <w:rPrChange w:id="451" w:author="P52s" w:date="2025-12-15T13:17:42Z">
              <w:rPr>
                <w:rFonts w:hint="eastAsia" w:ascii="方正仿宋_GBK" w:hAnsi="方正仿宋_GBK" w:eastAsia="方正仿宋_GBK" w:cs="方正仿宋_GBK"/>
                <w:sz w:val="24"/>
                <w:szCs w:val="24"/>
                <w:lang w:val="en-US" w:eastAsia="zh-CN"/>
              </w:rPr>
            </w:rPrChange>
          </w:rPr>
          <w:t>样</w:t>
        </w:r>
      </w:ins>
      <w:ins w:id="453" w:author="P52s" w:date="2025-12-11T16:49:48Z">
        <w:r>
          <w:rPr>
            <w:rFonts w:hint="default" w:ascii="Times New Roman" w:hAnsi="Times New Roman" w:eastAsia="宋体" w:cs="Times New Roman"/>
            <w:color w:val="000000"/>
            <w:sz w:val="21"/>
            <w:szCs w:val="24"/>
            <w:lang w:val="en-US" w:eastAsia="zh-CN" w:bidi="ar"/>
            <w:rPrChange w:id="454" w:author="P52s" w:date="2025-12-15T13:17:42Z">
              <w:rPr>
                <w:rFonts w:hint="eastAsia" w:ascii="方正仿宋_GBK" w:hAnsi="方正仿宋_GBK" w:eastAsia="方正仿宋_GBK" w:cs="方正仿宋_GBK"/>
                <w:sz w:val="24"/>
                <w:szCs w:val="24"/>
                <w:lang w:val="en-US" w:eastAsia="zh-CN"/>
              </w:rPr>
            </w:rPrChange>
          </w:rPr>
          <w:t>功率</w:t>
        </w:r>
      </w:ins>
      <w:ins w:id="456" w:author="P52s" w:date="2025-12-11T16:49:49Z">
        <w:r>
          <w:rPr>
            <w:rFonts w:hint="default" w:ascii="Times New Roman" w:hAnsi="Times New Roman" w:eastAsia="宋体" w:cs="Times New Roman"/>
            <w:color w:val="000000"/>
            <w:sz w:val="21"/>
            <w:szCs w:val="24"/>
            <w:lang w:val="en-US" w:eastAsia="zh-CN" w:bidi="ar"/>
            <w:rPrChange w:id="457" w:author="P52s" w:date="2025-12-15T13:17:42Z">
              <w:rPr>
                <w:rFonts w:hint="eastAsia" w:ascii="方正仿宋_GBK" w:hAnsi="方正仿宋_GBK" w:eastAsia="方正仿宋_GBK" w:cs="方正仿宋_GBK"/>
                <w:sz w:val="24"/>
                <w:szCs w:val="24"/>
                <w:lang w:val="en-US" w:eastAsia="zh-CN"/>
              </w:rPr>
            </w:rPrChange>
          </w:rPr>
          <w:t>调节</w:t>
        </w:r>
      </w:ins>
      <w:ins w:id="459" w:author="P52s" w:date="2025-12-11T16:49:51Z">
        <w:r>
          <w:rPr>
            <w:rFonts w:hint="default" w:ascii="Times New Roman" w:hAnsi="Times New Roman" w:eastAsia="宋体" w:cs="Times New Roman"/>
            <w:color w:val="000000"/>
            <w:sz w:val="21"/>
            <w:szCs w:val="24"/>
            <w:lang w:val="en-US" w:eastAsia="zh-CN" w:bidi="ar"/>
            <w:rPrChange w:id="460" w:author="P52s" w:date="2025-12-15T13:17:42Z">
              <w:rPr>
                <w:rFonts w:hint="eastAsia" w:ascii="方正仿宋_GBK" w:hAnsi="方正仿宋_GBK" w:eastAsia="方正仿宋_GBK" w:cs="方正仿宋_GBK"/>
                <w:sz w:val="24"/>
                <w:szCs w:val="24"/>
                <w:lang w:val="en-US" w:eastAsia="zh-CN"/>
              </w:rPr>
            </w:rPrChange>
          </w:rPr>
          <w:t>需求。</w:t>
        </w:r>
      </w:ins>
    </w:p>
    <w:p>
      <w:pPr>
        <w:widowControl/>
        <w:numPr>
          <w:ilvl w:val="0"/>
          <w:numId w:val="0"/>
        </w:numPr>
        <w:spacing w:line="360" w:lineRule="auto"/>
        <w:ind w:firstLine="420" w:firstLineChars="200"/>
        <w:textAlignment w:val="center"/>
        <w:rPr>
          <w:ins w:id="463" w:author="P52s" w:date="2025-12-15T13:24:02Z"/>
          <w:rFonts w:hint="eastAsia" w:ascii="Times New Roman" w:hAnsi="Times New Roman" w:eastAsia="宋体" w:cs="Times New Roman"/>
          <w:color w:val="000000"/>
          <w:sz w:val="21"/>
          <w:szCs w:val="24"/>
          <w:lang w:bidi="ar"/>
          <w:rPrChange w:id="464" w:author="P52s" w:date="2025-12-15T13:24:05Z">
            <w:rPr>
              <w:ins w:id="465" w:author="P52s" w:date="2025-12-15T13:24:02Z"/>
              <w:rFonts w:hint="eastAsia" w:ascii="宋体" w:hAnsi="宋体"/>
              <w:color w:val="000000"/>
              <w:sz w:val="24"/>
              <w:szCs w:val="24"/>
            </w:rPr>
          </w:rPrChange>
        </w:rPr>
        <w:pPrChange w:id="462" w:author="P52s" w:date="2025-12-15T13:24:05Z">
          <w:pPr/>
        </w:pPrChange>
      </w:pPr>
      <w:ins w:id="466" w:author="P52s" w:date="2025-12-15T13:18:09Z">
        <w:r>
          <w:rPr>
            <w:rFonts w:hint="eastAsia" w:ascii="Times New Roman" w:hAnsi="Times New Roman" w:eastAsia="宋体" w:cs="Times New Roman"/>
            <w:color w:val="000000"/>
            <w:sz w:val="21"/>
            <w:szCs w:val="24"/>
            <w:lang w:val="en-US" w:eastAsia="zh-CN" w:bidi="ar"/>
          </w:rPr>
          <w:t>国内</w:t>
        </w:r>
      </w:ins>
      <w:ins w:id="467" w:author="P52s" w:date="2025-12-15T13:18:15Z">
        <w:r>
          <w:rPr>
            <w:rFonts w:hint="eastAsia" w:ascii="Times New Roman" w:hAnsi="Times New Roman" w:eastAsia="宋体" w:cs="Times New Roman"/>
            <w:color w:val="000000"/>
            <w:sz w:val="21"/>
            <w:szCs w:val="24"/>
            <w:lang w:val="en-US" w:eastAsia="zh-CN" w:bidi="ar"/>
          </w:rPr>
          <w:t>对</w:t>
        </w:r>
      </w:ins>
      <w:ins w:id="468" w:author="P52s" w:date="2025-12-15T13:17:47Z">
        <w:r>
          <w:rPr>
            <w:rFonts w:hint="eastAsia" w:ascii="Times New Roman" w:hAnsi="Times New Roman" w:eastAsia="宋体" w:cs="Times New Roman"/>
            <w:color w:val="000000"/>
            <w:sz w:val="21"/>
            <w:szCs w:val="24"/>
            <w:lang w:val="en-US" w:eastAsia="zh-CN" w:bidi="ar"/>
          </w:rPr>
          <w:t>多类型</w:t>
        </w:r>
      </w:ins>
      <w:ins w:id="469" w:author="P52s" w:date="2025-12-15T13:17:48Z">
        <w:r>
          <w:rPr>
            <w:rFonts w:hint="eastAsia" w:ascii="Times New Roman" w:hAnsi="Times New Roman" w:eastAsia="宋体" w:cs="Times New Roman"/>
            <w:color w:val="000000"/>
            <w:sz w:val="21"/>
            <w:szCs w:val="24"/>
            <w:lang w:val="en-US" w:eastAsia="zh-CN" w:bidi="ar"/>
          </w:rPr>
          <w:t>储能</w:t>
        </w:r>
      </w:ins>
      <w:ins w:id="470" w:author="P52s" w:date="2025-12-15T13:17:57Z">
        <w:r>
          <w:rPr>
            <w:rFonts w:hint="eastAsia" w:ascii="Times New Roman" w:hAnsi="Times New Roman" w:eastAsia="宋体" w:cs="Times New Roman"/>
            <w:color w:val="000000"/>
            <w:sz w:val="21"/>
            <w:szCs w:val="24"/>
            <w:lang w:val="en-US" w:eastAsia="zh-CN" w:bidi="ar"/>
          </w:rPr>
          <w:t>系统</w:t>
        </w:r>
      </w:ins>
      <w:ins w:id="471" w:author="P52s" w:date="2025-12-15T13:17:58Z">
        <w:r>
          <w:rPr>
            <w:rFonts w:hint="eastAsia" w:ascii="Times New Roman" w:hAnsi="Times New Roman" w:eastAsia="宋体" w:cs="Times New Roman"/>
            <w:color w:val="000000"/>
            <w:sz w:val="21"/>
            <w:szCs w:val="24"/>
            <w:lang w:val="en-US" w:eastAsia="zh-CN" w:bidi="ar"/>
          </w:rPr>
          <w:t>协同</w:t>
        </w:r>
      </w:ins>
      <w:ins w:id="472" w:author="P52s" w:date="2025-12-15T13:17:59Z">
        <w:r>
          <w:rPr>
            <w:rFonts w:hint="eastAsia" w:ascii="Times New Roman" w:hAnsi="Times New Roman" w:eastAsia="宋体" w:cs="Times New Roman"/>
            <w:color w:val="000000"/>
            <w:sz w:val="21"/>
            <w:szCs w:val="24"/>
            <w:lang w:val="en-US" w:eastAsia="zh-CN" w:bidi="ar"/>
          </w:rPr>
          <w:t>调度</w:t>
        </w:r>
      </w:ins>
      <w:ins w:id="473" w:author="P52s" w:date="2025-12-15T13:18:01Z">
        <w:r>
          <w:rPr>
            <w:rFonts w:hint="eastAsia" w:ascii="Times New Roman" w:hAnsi="Times New Roman" w:eastAsia="宋体" w:cs="Times New Roman"/>
            <w:color w:val="000000"/>
            <w:sz w:val="21"/>
            <w:szCs w:val="24"/>
            <w:lang w:val="en-US" w:eastAsia="zh-CN" w:bidi="ar"/>
          </w:rPr>
          <w:t>及</w:t>
        </w:r>
      </w:ins>
      <w:ins w:id="474" w:author="P52s" w:date="2025-12-15T13:18:02Z">
        <w:r>
          <w:rPr>
            <w:rFonts w:hint="eastAsia" w:ascii="Times New Roman" w:hAnsi="Times New Roman" w:eastAsia="宋体" w:cs="Times New Roman"/>
            <w:color w:val="000000"/>
            <w:sz w:val="21"/>
            <w:szCs w:val="24"/>
            <w:lang w:val="en-US" w:eastAsia="zh-CN" w:bidi="ar"/>
          </w:rPr>
          <w:t>功率</w:t>
        </w:r>
      </w:ins>
      <w:ins w:id="475" w:author="P52s" w:date="2025-12-15T13:18:05Z">
        <w:r>
          <w:rPr>
            <w:rFonts w:hint="eastAsia" w:ascii="Times New Roman" w:hAnsi="Times New Roman" w:eastAsia="宋体" w:cs="Times New Roman"/>
            <w:color w:val="000000"/>
            <w:sz w:val="21"/>
            <w:szCs w:val="24"/>
            <w:lang w:val="en-US" w:eastAsia="zh-CN" w:bidi="ar"/>
          </w:rPr>
          <w:t>分配</w:t>
        </w:r>
      </w:ins>
      <w:ins w:id="476" w:author="P52s" w:date="2025-12-15T13:18:20Z">
        <w:r>
          <w:rPr>
            <w:rFonts w:hint="eastAsia" w:ascii="Times New Roman" w:hAnsi="Times New Roman" w:eastAsia="宋体" w:cs="Times New Roman"/>
            <w:color w:val="000000"/>
            <w:sz w:val="21"/>
            <w:szCs w:val="24"/>
            <w:lang w:val="en-US" w:eastAsia="zh-CN" w:bidi="ar"/>
          </w:rPr>
          <w:t>已有</w:t>
        </w:r>
      </w:ins>
      <w:ins w:id="477" w:author="P52s" w:date="2025-12-15T13:18:21Z">
        <w:r>
          <w:rPr>
            <w:rFonts w:hint="eastAsia" w:ascii="Times New Roman" w:hAnsi="Times New Roman" w:eastAsia="宋体" w:cs="Times New Roman"/>
            <w:color w:val="000000"/>
            <w:sz w:val="21"/>
            <w:szCs w:val="24"/>
            <w:lang w:val="en-US" w:eastAsia="zh-CN" w:bidi="ar"/>
          </w:rPr>
          <w:t>相关</w:t>
        </w:r>
      </w:ins>
      <w:ins w:id="478" w:author="P52s" w:date="2025-12-15T13:18:22Z">
        <w:r>
          <w:rPr>
            <w:rFonts w:hint="eastAsia" w:ascii="Times New Roman" w:hAnsi="Times New Roman" w:eastAsia="宋体" w:cs="Times New Roman"/>
            <w:color w:val="000000"/>
            <w:sz w:val="21"/>
            <w:szCs w:val="24"/>
            <w:lang w:val="en-US" w:eastAsia="zh-CN" w:bidi="ar"/>
          </w:rPr>
          <w:t>研究</w:t>
        </w:r>
      </w:ins>
      <w:ins w:id="479" w:author="P52s" w:date="2025-12-15T13:18:23Z">
        <w:r>
          <w:rPr>
            <w:rFonts w:hint="eastAsia" w:ascii="Times New Roman" w:hAnsi="Times New Roman" w:eastAsia="宋体" w:cs="Times New Roman"/>
            <w:color w:val="000000"/>
            <w:sz w:val="21"/>
            <w:szCs w:val="24"/>
            <w:lang w:val="en-US" w:eastAsia="zh-CN" w:bidi="ar"/>
          </w:rPr>
          <w:t>。</w:t>
        </w:r>
      </w:ins>
      <w:ins w:id="480" w:author="P52s" w:date="2025-12-15T13:17:20Z">
        <w:r>
          <w:rPr>
            <w:rFonts w:hint="eastAsia" w:ascii="Times New Roman" w:hAnsi="Times New Roman" w:eastAsia="宋体" w:cs="Times New Roman"/>
            <w:color w:val="000000"/>
            <w:sz w:val="21"/>
            <w:szCs w:val="24"/>
            <w:lang w:val="en-US" w:eastAsia="zh-CN" w:bidi="ar"/>
            <w:rPrChange w:id="481" w:author="P52s" w:date="2025-12-15T13:17:31Z">
              <w:rPr>
                <w:rFonts w:hint="default" w:ascii="Times New Roman" w:hAnsi="Times New Roman" w:eastAsia="宋体" w:cs="Times New Roman"/>
                <w:color w:val="000000"/>
                <w:sz w:val="21"/>
                <w:szCs w:val="24"/>
                <w:lang w:val="zh-CN" w:eastAsia="zh-CN" w:bidi="ar"/>
              </w:rPr>
            </w:rPrChange>
          </w:rPr>
          <w:t>文献[1]</w:t>
        </w:r>
      </w:ins>
      <w:ins w:id="483" w:author="P52s" w:date="2025-12-15T13:17:20Z">
        <w:r>
          <w:rPr>
            <w:rFonts w:hint="eastAsia" w:ascii="Times New Roman" w:hAnsi="Times New Roman" w:eastAsia="宋体" w:cs="Times New Roman"/>
            <w:color w:val="000000"/>
            <w:sz w:val="21"/>
            <w:szCs w:val="24"/>
            <w:lang w:val="en-US" w:eastAsia="zh-CN" w:bidi="ar"/>
            <w:rPrChange w:id="484" w:author="P52s" w:date="2025-12-15T13:17:31Z">
              <w:rPr>
                <w:rFonts w:hint="default" w:ascii="Times New Roman" w:hAnsi="Times New Roman" w:eastAsia="宋体" w:cs="Times New Roman"/>
                <w:color w:val="000000"/>
                <w:sz w:val="21"/>
                <w:szCs w:val="24"/>
                <w:lang w:val="zh-CN" w:eastAsia="zh-CN" w:bidi="ar"/>
              </w:rPr>
            </w:rPrChange>
          </w:rPr>
          <w:t>提出</w:t>
        </w:r>
      </w:ins>
      <w:ins w:id="486" w:author="P52s" w:date="2025-12-15T13:17:20Z">
        <w:r>
          <w:rPr>
            <w:rFonts w:hint="eastAsia" w:ascii="Times New Roman" w:hAnsi="Times New Roman" w:eastAsia="宋体" w:cs="Times New Roman"/>
            <w:color w:val="000000"/>
            <w:sz w:val="21"/>
            <w:szCs w:val="24"/>
            <w:lang w:val="en-US" w:eastAsia="zh-CN" w:bidi="ar"/>
            <w:rPrChange w:id="487" w:author="P52s" w:date="2025-12-15T13:17:31Z">
              <w:rPr>
                <w:rFonts w:hint="default" w:ascii="Times New Roman" w:hAnsi="Times New Roman" w:eastAsia="宋体" w:cs="Times New Roman"/>
                <w:color w:val="000000"/>
                <w:sz w:val="21"/>
                <w:szCs w:val="24"/>
                <w:lang w:val="zh-CN" w:eastAsia="zh-CN" w:bidi="ar"/>
              </w:rPr>
            </w:rPrChange>
          </w:rPr>
          <w:t>了电站荷电状态恢复以及调整的调频指令双层分配模型，提高储能资源的调频可持续性。文献[2]提出了综合</w:t>
        </w:r>
      </w:ins>
      <w:ins w:id="489" w:author="P52s" w:date="2025-12-15T13:17:20Z">
        <w:r>
          <w:rPr>
            <w:rFonts w:hint="eastAsia" w:ascii="Times New Roman" w:hAnsi="Times New Roman" w:eastAsia="宋体" w:cs="Times New Roman"/>
            <w:color w:val="000000"/>
            <w:sz w:val="21"/>
            <w:szCs w:val="24"/>
            <w:lang w:val="en-US" w:bidi="ar"/>
            <w:rPrChange w:id="490" w:author="P52s" w:date="2025-12-15T13:17:31Z">
              <w:rPr>
                <w:rFonts w:hint="default" w:ascii="Times New Roman" w:hAnsi="Times New Roman" w:eastAsia="宋体" w:cs="Times New Roman"/>
                <w:color w:val="000000"/>
                <w:sz w:val="21"/>
                <w:szCs w:val="24"/>
                <w:lang w:val="zh-CN" w:bidi="ar"/>
              </w:rPr>
            </w:rPrChange>
          </w:rPr>
          <w:t>考虑容</w:t>
        </w:r>
      </w:ins>
      <w:ins w:id="492" w:author="P52s" w:date="2025-12-15T13:17:20Z">
        <w:r>
          <w:rPr>
            <w:rFonts w:hint="eastAsia" w:ascii="Times New Roman" w:hAnsi="Times New Roman" w:eastAsia="宋体" w:cs="Times New Roman"/>
            <w:color w:val="000000"/>
            <w:sz w:val="21"/>
            <w:szCs w:val="24"/>
            <w:lang w:val="en-US" w:bidi="ar"/>
            <w:rPrChange w:id="493" w:author="P52s" w:date="2025-12-15T13:24:05Z">
              <w:rPr>
                <w:rFonts w:hint="default" w:ascii="Times New Roman" w:hAnsi="Times New Roman" w:eastAsia="宋体" w:cs="Times New Roman"/>
                <w:color w:val="000000"/>
                <w:sz w:val="21"/>
                <w:szCs w:val="24"/>
                <w:lang w:val="zh-CN" w:bidi="ar"/>
              </w:rPr>
            </w:rPrChange>
          </w:rPr>
          <w:t>量状态和运行经济性的网侧多储能电站调频功率分配策略</w:t>
        </w:r>
      </w:ins>
      <w:ins w:id="495" w:author="P52s" w:date="2025-12-15T13:17:20Z">
        <w:r>
          <w:rPr>
            <w:rFonts w:hint="eastAsia" w:ascii="Times New Roman" w:hAnsi="Times New Roman" w:eastAsia="宋体" w:cs="Times New Roman"/>
            <w:color w:val="000000"/>
            <w:sz w:val="21"/>
            <w:szCs w:val="24"/>
            <w:lang w:val="en-US" w:eastAsia="zh-CN" w:bidi="ar"/>
            <w:rPrChange w:id="496" w:author="P52s" w:date="2025-12-15T13:17:31Z">
              <w:rPr>
                <w:rFonts w:hint="default" w:ascii="Times New Roman" w:hAnsi="Times New Roman" w:eastAsia="宋体" w:cs="Times New Roman"/>
                <w:color w:val="000000"/>
                <w:sz w:val="21"/>
                <w:szCs w:val="24"/>
                <w:lang w:val="zh-CN" w:eastAsia="zh-CN" w:bidi="ar"/>
              </w:rPr>
            </w:rPrChange>
          </w:rPr>
          <w:t>，实现储能系统的资源的最大化利用。文献[3]分析了不同调度目标之间的协调机制，提出了提高系统稳定性的调度策略。</w:t>
        </w:r>
      </w:ins>
      <w:ins w:id="498" w:author="P52s" w:date="2025-12-15T13:24:02Z">
        <w:r>
          <w:rPr>
            <w:rFonts w:hint="eastAsia" w:ascii="Times New Roman" w:hAnsi="Times New Roman" w:eastAsia="宋体" w:cs="Times New Roman"/>
            <w:color w:val="000000"/>
            <w:sz w:val="21"/>
            <w:szCs w:val="24"/>
            <w:lang w:val="en-US" w:eastAsia="zh-CN" w:bidi="ar"/>
            <w:rPrChange w:id="499" w:author="P52s" w:date="2025-12-15T13:24:05Z">
              <w:rPr>
                <w:rFonts w:hint="eastAsia" w:ascii="宋体" w:hAnsi="宋体"/>
                <w:color w:val="000000"/>
                <w:sz w:val="24"/>
                <w:szCs w:val="24"/>
                <w:lang w:val="en-US" w:eastAsia="zh-CN"/>
              </w:rPr>
            </w:rPrChange>
          </w:rPr>
          <w:t>文献[4]</w:t>
        </w:r>
      </w:ins>
      <w:ins w:id="501" w:author="P52s" w:date="2025-12-15T13:24:02Z">
        <w:r>
          <w:rPr>
            <w:rFonts w:hint="eastAsia" w:ascii="Times New Roman" w:hAnsi="Times New Roman" w:eastAsia="宋体" w:cs="Times New Roman"/>
            <w:color w:val="000000"/>
            <w:sz w:val="21"/>
            <w:szCs w:val="24"/>
            <w:lang w:bidi="ar"/>
            <w:rPrChange w:id="502" w:author="P52s" w:date="2025-12-15T13:24:05Z">
              <w:rPr>
                <w:rFonts w:hint="eastAsia" w:ascii="宋体" w:hAnsi="宋体"/>
                <w:color w:val="000000"/>
                <w:sz w:val="24"/>
                <w:szCs w:val="24"/>
              </w:rPr>
            </w:rPrChange>
          </w:rPr>
          <w:t>提出一种考虑多类型储能系统时空日前调度策略，</w:t>
        </w:r>
      </w:ins>
      <w:ins w:id="504" w:author="P52s" w:date="2025-12-15T13:24:02Z">
        <w:r>
          <w:rPr>
            <w:rFonts w:hint="eastAsia" w:ascii="Times New Roman" w:hAnsi="Times New Roman" w:eastAsia="宋体" w:cs="Times New Roman"/>
            <w:color w:val="000000"/>
            <w:sz w:val="21"/>
            <w:szCs w:val="24"/>
            <w:lang w:val="en-US" w:eastAsia="zh-CN" w:bidi="ar"/>
            <w:rPrChange w:id="505" w:author="P52s" w:date="2025-12-15T13:24:05Z">
              <w:rPr>
                <w:rFonts w:hint="eastAsia" w:ascii="宋体" w:hAnsi="宋体"/>
                <w:color w:val="000000"/>
                <w:sz w:val="24"/>
                <w:szCs w:val="24"/>
                <w:lang w:val="en-US" w:eastAsia="zh-CN"/>
              </w:rPr>
            </w:rPrChange>
          </w:rPr>
          <w:t>提高</w:t>
        </w:r>
      </w:ins>
      <w:ins w:id="507" w:author="P52s" w:date="2025-12-15T13:24:02Z">
        <w:r>
          <w:rPr>
            <w:rFonts w:hint="eastAsia" w:ascii="Times New Roman" w:hAnsi="Times New Roman" w:eastAsia="宋体" w:cs="Times New Roman"/>
            <w:color w:val="000000"/>
            <w:sz w:val="21"/>
            <w:szCs w:val="24"/>
            <w:lang w:bidi="ar"/>
            <w:rPrChange w:id="508" w:author="P52s" w:date="2025-12-15T13:24:05Z">
              <w:rPr>
                <w:rFonts w:hint="eastAsia" w:ascii="宋体" w:hAnsi="宋体"/>
                <w:color w:val="000000"/>
                <w:sz w:val="24"/>
                <w:szCs w:val="24"/>
              </w:rPr>
            </w:rPrChange>
          </w:rPr>
          <w:t>配电网运行经济性。</w:t>
        </w:r>
      </w:ins>
      <w:ins w:id="510" w:author="P52s" w:date="2025-12-15T13:24:02Z">
        <w:r>
          <w:rPr>
            <w:rFonts w:hint="eastAsia" w:ascii="Times New Roman" w:hAnsi="Times New Roman" w:eastAsia="宋体" w:cs="Times New Roman"/>
            <w:color w:val="000000"/>
            <w:sz w:val="21"/>
            <w:szCs w:val="24"/>
            <w:lang w:val="en-US" w:eastAsia="zh-CN" w:bidi="ar"/>
            <w:rPrChange w:id="511" w:author="P52s" w:date="2025-12-15T13:24:05Z">
              <w:rPr>
                <w:rFonts w:hint="eastAsia" w:ascii="宋体" w:hAnsi="宋体"/>
                <w:color w:val="000000"/>
                <w:sz w:val="24"/>
                <w:szCs w:val="24"/>
                <w:lang w:val="en-US" w:eastAsia="zh-CN"/>
              </w:rPr>
            </w:rPrChange>
          </w:rPr>
          <w:t>文献[5]</w:t>
        </w:r>
      </w:ins>
      <w:ins w:id="513" w:author="P52s" w:date="2025-12-15T13:24:02Z">
        <w:r>
          <w:rPr>
            <w:rFonts w:hint="eastAsia" w:ascii="Times New Roman" w:hAnsi="Times New Roman" w:eastAsia="宋体" w:cs="Times New Roman"/>
            <w:color w:val="000000"/>
            <w:sz w:val="21"/>
            <w:szCs w:val="24"/>
            <w:lang w:bidi="ar"/>
            <w:rPrChange w:id="514" w:author="P52s" w:date="2025-12-15T13:24:05Z">
              <w:rPr>
                <w:rFonts w:hint="eastAsia" w:ascii="宋体" w:hAnsi="宋体"/>
                <w:color w:val="000000"/>
                <w:sz w:val="24"/>
                <w:szCs w:val="24"/>
              </w:rPr>
            </w:rPrChange>
          </w:rPr>
          <w:t>提出了考虑SOC优化的电-氢运行方法，实现系统的日前-实时优化调度。</w:t>
        </w:r>
      </w:ins>
    </w:p>
    <w:p>
      <w:pPr>
        <w:widowControl/>
        <w:numPr>
          <w:ilvl w:val="0"/>
          <w:numId w:val="0"/>
        </w:numPr>
        <w:spacing w:line="360" w:lineRule="auto"/>
        <w:ind w:firstLine="420" w:firstLineChars="200"/>
        <w:textAlignment w:val="center"/>
        <w:rPr>
          <w:ins w:id="517" w:author="P52s" w:date="2025-12-15T13:24:02Z"/>
          <w:rFonts w:hint="eastAsia" w:ascii="Times New Roman" w:hAnsi="Times New Roman" w:eastAsia="宋体" w:cs="Times New Roman"/>
          <w:color w:val="000000"/>
          <w:sz w:val="21"/>
          <w:szCs w:val="24"/>
          <w:lang w:val="en-US" w:eastAsia="zh-CN" w:bidi="ar"/>
          <w:rPrChange w:id="518" w:author="P52s" w:date="2025-12-15T13:24:05Z">
            <w:rPr>
              <w:ins w:id="519" w:author="P52s" w:date="2025-12-15T13:24:02Z"/>
              <w:rFonts w:hint="eastAsia" w:ascii="宋体" w:hAnsi="宋体" w:eastAsiaTheme="minorEastAsia"/>
              <w:color w:val="000000"/>
              <w:sz w:val="24"/>
              <w:szCs w:val="24"/>
              <w:lang w:val="en-US" w:eastAsia="zh-CN"/>
            </w:rPr>
          </w:rPrChange>
        </w:rPr>
        <w:pPrChange w:id="516" w:author="P52s" w:date="2025-12-15T13:24:05Z">
          <w:pPr/>
        </w:pPrChange>
      </w:pPr>
      <w:ins w:id="520" w:author="P52s" w:date="2025-12-15T13:24:02Z">
        <w:r>
          <w:rPr>
            <w:rFonts w:hint="eastAsia" w:ascii="Times New Roman" w:hAnsi="Times New Roman" w:eastAsia="宋体" w:cs="Times New Roman"/>
            <w:color w:val="000000"/>
            <w:sz w:val="21"/>
            <w:szCs w:val="24"/>
            <w:lang w:val="en-US" w:eastAsia="zh-CN" w:bidi="ar"/>
            <w:rPrChange w:id="521" w:author="P52s" w:date="2025-12-15T13:24:05Z">
              <w:rPr>
                <w:rFonts w:hint="eastAsia" w:ascii="宋体" w:hAnsi="宋体"/>
                <w:color w:val="000000"/>
                <w:sz w:val="24"/>
                <w:szCs w:val="24"/>
                <w:lang w:val="en-US" w:eastAsia="zh-CN"/>
              </w:rPr>
            </w:rPrChange>
          </w:rPr>
          <w:t>文献[6]</w:t>
        </w:r>
      </w:ins>
      <w:ins w:id="523" w:author="P52s" w:date="2025-12-15T13:24:02Z">
        <w:r>
          <w:rPr>
            <w:rFonts w:hint="eastAsia" w:ascii="Times New Roman" w:hAnsi="Times New Roman" w:eastAsia="宋体" w:cs="Times New Roman"/>
            <w:color w:val="000000"/>
            <w:sz w:val="21"/>
            <w:szCs w:val="24"/>
            <w:lang w:bidi="ar"/>
            <w:rPrChange w:id="524" w:author="P52s" w:date="2025-12-15T13:24:05Z">
              <w:rPr>
                <w:rFonts w:hint="eastAsia" w:ascii="宋体" w:hAnsi="宋体"/>
                <w:color w:val="000000"/>
                <w:sz w:val="24"/>
                <w:szCs w:val="24"/>
              </w:rPr>
            </w:rPrChange>
          </w:rPr>
          <w:t>提出了一种风</w:t>
        </w:r>
      </w:ins>
      <w:ins w:id="526" w:author="P52s" w:date="2025-12-15T13:24:02Z">
        <w:r>
          <w:rPr>
            <w:rFonts w:hint="eastAsia" w:ascii="Times New Roman" w:hAnsi="Times New Roman" w:eastAsia="宋体" w:cs="Times New Roman"/>
            <w:color w:val="000000"/>
            <w:sz w:val="21"/>
            <w:szCs w:val="24"/>
            <w:lang w:val="en-US" w:eastAsia="zh-CN" w:bidi="ar"/>
            <w:rPrChange w:id="527" w:author="P52s" w:date="2025-12-15T13:24:05Z">
              <w:rPr>
                <w:rFonts w:hint="eastAsia" w:ascii="宋体" w:hAnsi="宋体"/>
                <w:color w:val="000000"/>
                <w:sz w:val="24"/>
                <w:szCs w:val="24"/>
                <w:lang w:val="en-US" w:eastAsia="zh-CN"/>
              </w:rPr>
            </w:rPrChange>
          </w:rPr>
          <w:t>电和混合</w:t>
        </w:r>
      </w:ins>
      <w:ins w:id="529" w:author="P52s" w:date="2025-12-15T13:24:02Z">
        <w:r>
          <w:rPr>
            <w:rFonts w:hint="eastAsia" w:ascii="Times New Roman" w:hAnsi="Times New Roman" w:eastAsia="宋体" w:cs="Times New Roman"/>
            <w:color w:val="000000"/>
            <w:sz w:val="21"/>
            <w:szCs w:val="24"/>
            <w:lang w:bidi="ar"/>
            <w:rPrChange w:id="530" w:author="P52s" w:date="2025-12-15T13:24:05Z">
              <w:rPr>
                <w:rFonts w:hint="eastAsia" w:ascii="宋体" w:hAnsi="宋体"/>
                <w:color w:val="000000"/>
                <w:sz w:val="24"/>
                <w:szCs w:val="24"/>
              </w:rPr>
            </w:rPrChange>
          </w:rPr>
          <w:t>储能优化调度方法</w:t>
        </w:r>
      </w:ins>
      <w:ins w:id="532" w:author="P52s" w:date="2025-12-15T13:24:02Z">
        <w:r>
          <w:rPr>
            <w:rFonts w:hint="eastAsia" w:ascii="Times New Roman" w:hAnsi="Times New Roman" w:eastAsia="宋体" w:cs="Times New Roman"/>
            <w:color w:val="000000"/>
            <w:sz w:val="21"/>
            <w:szCs w:val="24"/>
            <w:lang w:eastAsia="zh-CN" w:bidi="ar"/>
            <w:rPrChange w:id="533" w:author="P52s" w:date="2025-12-15T13:24:05Z">
              <w:rPr>
                <w:rFonts w:hint="eastAsia" w:ascii="宋体" w:hAnsi="宋体"/>
                <w:color w:val="000000"/>
                <w:sz w:val="24"/>
                <w:szCs w:val="24"/>
                <w:lang w:eastAsia="zh-CN"/>
              </w:rPr>
            </w:rPrChange>
          </w:rPr>
          <w:t>，</w:t>
        </w:r>
      </w:ins>
      <w:ins w:id="535" w:author="P52s" w:date="2025-12-15T13:24:02Z">
        <w:r>
          <w:rPr>
            <w:rFonts w:hint="eastAsia" w:ascii="Times New Roman" w:hAnsi="Times New Roman" w:eastAsia="宋体" w:cs="Times New Roman"/>
            <w:color w:val="000000"/>
            <w:sz w:val="21"/>
            <w:szCs w:val="24"/>
            <w:lang w:val="en-US" w:eastAsia="zh-CN" w:bidi="ar"/>
            <w:rPrChange w:id="536" w:author="P52s" w:date="2025-12-15T13:24:05Z">
              <w:rPr>
                <w:rFonts w:hint="eastAsia" w:ascii="宋体" w:hAnsi="宋体"/>
                <w:color w:val="000000"/>
                <w:sz w:val="24"/>
                <w:szCs w:val="24"/>
                <w:lang w:val="en-US" w:eastAsia="zh-CN"/>
              </w:rPr>
            </w:rPrChange>
          </w:rPr>
          <w:t>提高经济效益和调度安全。</w:t>
        </w:r>
      </w:ins>
    </w:p>
    <w:p>
      <w:pPr>
        <w:widowControl/>
        <w:numPr>
          <w:numId w:val="0"/>
        </w:numPr>
        <w:spacing w:line="360" w:lineRule="auto"/>
        <w:ind w:firstLine="420" w:firstLineChars="200"/>
        <w:textAlignment w:val="center"/>
        <w:rPr>
          <w:ins w:id="539" w:author="P52s" w:date="2025-12-11T16:49:58Z"/>
          <w:rFonts w:hint="default" w:ascii="Times New Roman" w:hAnsi="Times New Roman" w:eastAsia="宋体" w:cs="Times New Roman"/>
          <w:color w:val="000000"/>
          <w:sz w:val="21"/>
          <w:szCs w:val="24"/>
          <w:lang w:val="en-US" w:eastAsia="zh-CN"/>
          <w:rPrChange w:id="540" w:author="P52s" w:date="2025-12-15T11:37:10Z">
            <w:rPr>
              <w:ins w:id="541" w:author="P52s" w:date="2025-12-11T16:49:58Z"/>
              <w:rFonts w:hint="eastAsia" w:ascii="方正仿宋_GBK" w:hAnsi="方正仿宋_GBK" w:eastAsia="方正仿宋_GBK" w:cs="方正仿宋_GBK"/>
              <w:sz w:val="24"/>
              <w:szCs w:val="24"/>
              <w:lang w:val="en-US" w:eastAsia="zh-CN"/>
            </w:rPr>
          </w:rPrChange>
        </w:rPr>
        <w:pPrChange w:id="538" w:author="P52s" w:date="2025-12-15T13:18:26Z">
          <w:pPr/>
        </w:pPrChange>
      </w:pPr>
      <w:ins w:id="542" w:author="P52s" w:date="2025-12-15T13:17:20Z">
        <w:r>
          <w:rPr>
            <w:rFonts w:hint="eastAsia" w:ascii="Times New Roman" w:hAnsi="Times New Roman" w:eastAsia="宋体" w:cs="Times New Roman"/>
            <w:color w:val="000000"/>
            <w:sz w:val="21"/>
            <w:szCs w:val="24"/>
            <w:lang w:val="en-US" w:eastAsia="zh-CN" w:bidi="ar"/>
            <w:rPrChange w:id="543" w:author="P52s" w:date="2025-12-15T13:17:31Z">
              <w:rPr>
                <w:rFonts w:hint="eastAsia" w:ascii="Times New Roman" w:hAnsi="Times New Roman" w:eastAsia="宋体" w:cs="Times New Roman"/>
                <w:color w:val="000000"/>
                <w:sz w:val="21"/>
                <w:szCs w:val="24"/>
                <w:lang w:val="en-US" w:eastAsia="zh-CN" w:bidi="ar"/>
              </w:rPr>
            </w:rPrChange>
          </w:rPr>
          <w:t>但以上文献并未针对储能电站基本运行原则分析，提出的目标函数和约束条件多考虑经济性，对与安全相关的约束条件未进行硬性约束，所需参数较为繁杂，实际现场难以获取或者精度不高，同时协调调度算法计算复杂，难以在实际现场中开展应用。</w:t>
        </w:r>
      </w:ins>
    </w:p>
    <w:p>
      <w:pPr>
        <w:spacing w:line="360" w:lineRule="auto"/>
        <w:ind w:firstLine="420" w:firstLineChars="200"/>
        <w:textAlignment w:val="center"/>
        <w:rPr>
          <w:ins w:id="546" w:author="P52s" w:date="2025-12-11T16:27:34Z"/>
          <w:rFonts w:hint="default" w:ascii="Times New Roman" w:hAnsi="Times New Roman" w:eastAsia="宋体" w:cs="Times New Roman"/>
          <w:color w:val="000000"/>
          <w:sz w:val="21"/>
          <w:szCs w:val="24"/>
          <w:lang w:val="en-US" w:eastAsia="zh-CN"/>
          <w:rPrChange w:id="547" w:author="P52s" w:date="2025-12-15T11:37:15Z">
            <w:rPr>
              <w:ins w:id="548" w:author="P52s" w:date="2025-12-11T16:27:34Z"/>
              <w:rFonts w:hint="eastAsia" w:ascii="方正仿宋_GBK" w:hAnsi="方正仿宋_GBK" w:eastAsia="方正仿宋_GBK" w:cs="方正仿宋_GBK"/>
              <w:sz w:val="24"/>
              <w:szCs w:val="24"/>
              <w:lang w:val="en-US" w:eastAsia="zh-CN"/>
            </w:rPr>
          </w:rPrChange>
        </w:rPr>
        <w:pPrChange w:id="545" w:author="P52s" w:date="2025-12-15T11:38:01Z">
          <w:pPr/>
        </w:pPrChange>
      </w:pPr>
      <w:ins w:id="549" w:author="P52s" w:date="2025-12-15T11:52:53Z">
        <w:r>
          <w:rPr>
            <w:rFonts w:hint="eastAsia" w:ascii="Times New Roman" w:hAnsi="Times New Roman" w:eastAsia="宋体" w:cs="Times New Roman"/>
            <w:color w:val="000000"/>
            <w:sz w:val="21"/>
            <w:szCs w:val="24"/>
            <w:lang w:val="en-US" w:eastAsia="zh-CN"/>
          </w:rPr>
          <w:t>本</w:t>
        </w:r>
      </w:ins>
      <w:ins w:id="550" w:author="P52s" w:date="2025-12-15T11:52:55Z">
        <w:r>
          <w:rPr>
            <w:rFonts w:hint="eastAsia" w:ascii="Times New Roman" w:hAnsi="Times New Roman" w:eastAsia="宋体" w:cs="Times New Roman"/>
            <w:color w:val="000000"/>
            <w:sz w:val="21"/>
            <w:szCs w:val="24"/>
            <w:lang w:val="en-US" w:eastAsia="zh-CN"/>
          </w:rPr>
          <w:t>文</w:t>
        </w:r>
      </w:ins>
      <w:ins w:id="551" w:author="P52s" w:date="2025-12-15T11:52:56Z">
        <w:r>
          <w:rPr>
            <w:rFonts w:hint="eastAsia" w:ascii="Times New Roman" w:hAnsi="Times New Roman" w:eastAsia="宋体" w:cs="Times New Roman"/>
            <w:color w:val="000000"/>
            <w:sz w:val="21"/>
            <w:szCs w:val="24"/>
            <w:lang w:val="en-US" w:eastAsia="zh-CN"/>
          </w:rPr>
          <w:t>考虑</w:t>
        </w:r>
      </w:ins>
      <w:ins w:id="552" w:author="P52s" w:date="2025-12-11T16:51:58Z">
        <w:r>
          <w:rPr>
            <w:rFonts w:hint="default" w:ascii="Times New Roman" w:hAnsi="Times New Roman" w:eastAsia="宋体" w:cs="Times New Roman"/>
            <w:color w:val="000000"/>
            <w:sz w:val="21"/>
            <w:szCs w:val="24"/>
            <w:lang w:val="en-US" w:eastAsia="zh-CN"/>
            <w:rPrChange w:id="553" w:author="P52s" w:date="2025-12-15T11:37:15Z">
              <w:rPr>
                <w:rFonts w:hint="eastAsia" w:ascii="方正仿宋_GBK" w:hAnsi="方正仿宋_GBK" w:eastAsia="方正仿宋_GBK" w:cs="方正仿宋_GBK"/>
                <w:sz w:val="24"/>
                <w:szCs w:val="24"/>
                <w:lang w:val="en-US" w:eastAsia="zh-CN"/>
              </w:rPr>
            </w:rPrChange>
          </w:rPr>
          <w:t>一个</w:t>
        </w:r>
      </w:ins>
      <w:ins w:id="555" w:author="P52s" w:date="2025-12-11T16:52:03Z">
        <w:r>
          <w:rPr>
            <w:rFonts w:hint="default" w:ascii="Times New Roman" w:hAnsi="Times New Roman" w:eastAsia="宋体" w:cs="Times New Roman"/>
            <w:color w:val="000000"/>
            <w:sz w:val="21"/>
            <w:szCs w:val="24"/>
            <w:lang w:val="en-US" w:eastAsia="zh-CN"/>
            <w:rPrChange w:id="556" w:author="P52s" w:date="2025-12-15T11:37:15Z">
              <w:rPr>
                <w:rFonts w:hint="eastAsia" w:ascii="方正仿宋_GBK" w:hAnsi="方正仿宋_GBK" w:eastAsia="方正仿宋_GBK" w:cs="方正仿宋_GBK"/>
                <w:sz w:val="24"/>
                <w:szCs w:val="24"/>
                <w:lang w:val="en-US" w:eastAsia="zh-CN"/>
              </w:rPr>
            </w:rPrChange>
          </w:rPr>
          <w:t>多类型</w:t>
        </w:r>
      </w:ins>
      <w:ins w:id="558" w:author="P52s" w:date="2025-12-11T16:52:10Z">
        <w:r>
          <w:rPr>
            <w:rFonts w:hint="default" w:ascii="Times New Roman" w:hAnsi="Times New Roman" w:eastAsia="宋体" w:cs="Times New Roman"/>
            <w:color w:val="000000"/>
            <w:sz w:val="21"/>
            <w:szCs w:val="24"/>
            <w:lang w:val="en-US" w:eastAsia="zh-CN"/>
            <w:rPrChange w:id="559" w:author="P52s" w:date="2025-12-15T11:37:15Z">
              <w:rPr>
                <w:rFonts w:hint="eastAsia" w:ascii="方正仿宋_GBK" w:hAnsi="方正仿宋_GBK" w:eastAsia="方正仿宋_GBK" w:cs="方正仿宋_GBK"/>
                <w:sz w:val="24"/>
                <w:szCs w:val="24"/>
                <w:lang w:val="en-US" w:eastAsia="zh-CN"/>
              </w:rPr>
            </w:rPrChange>
          </w:rPr>
          <w:t>电化学</w:t>
        </w:r>
      </w:ins>
      <w:ins w:id="561" w:author="P52s" w:date="2025-12-11T16:52:05Z">
        <w:r>
          <w:rPr>
            <w:rFonts w:hint="default" w:ascii="Times New Roman" w:hAnsi="Times New Roman" w:eastAsia="宋体" w:cs="Times New Roman"/>
            <w:color w:val="000000"/>
            <w:sz w:val="21"/>
            <w:szCs w:val="24"/>
            <w:lang w:val="en-US" w:eastAsia="zh-CN"/>
            <w:rPrChange w:id="562" w:author="P52s" w:date="2025-12-15T11:37:15Z">
              <w:rPr>
                <w:rFonts w:hint="eastAsia" w:ascii="方正仿宋_GBK" w:hAnsi="方正仿宋_GBK" w:eastAsia="方正仿宋_GBK" w:cs="方正仿宋_GBK"/>
                <w:sz w:val="24"/>
                <w:szCs w:val="24"/>
                <w:lang w:val="en-US" w:eastAsia="zh-CN"/>
              </w:rPr>
            </w:rPrChange>
          </w:rPr>
          <w:t>储能</w:t>
        </w:r>
      </w:ins>
      <w:ins w:id="564" w:author="P52s" w:date="2025-12-11T16:52:14Z">
        <w:r>
          <w:rPr>
            <w:rFonts w:hint="default" w:ascii="Times New Roman" w:hAnsi="Times New Roman" w:eastAsia="宋体" w:cs="Times New Roman"/>
            <w:color w:val="000000"/>
            <w:sz w:val="21"/>
            <w:szCs w:val="24"/>
            <w:lang w:val="en-US" w:eastAsia="zh-CN"/>
            <w:rPrChange w:id="565" w:author="P52s" w:date="2025-12-15T11:37:15Z">
              <w:rPr>
                <w:rFonts w:hint="eastAsia" w:ascii="方正仿宋_GBK" w:hAnsi="方正仿宋_GBK" w:eastAsia="方正仿宋_GBK" w:cs="方正仿宋_GBK"/>
                <w:sz w:val="24"/>
                <w:szCs w:val="24"/>
                <w:lang w:val="en-US" w:eastAsia="zh-CN"/>
              </w:rPr>
            </w:rPrChange>
          </w:rPr>
          <w:t>系统</w:t>
        </w:r>
      </w:ins>
      <w:ins w:id="567" w:author="P52s" w:date="2025-12-11T16:52:17Z">
        <w:r>
          <w:rPr>
            <w:rFonts w:hint="default" w:ascii="Times New Roman" w:hAnsi="Times New Roman" w:eastAsia="宋体" w:cs="Times New Roman"/>
            <w:color w:val="000000"/>
            <w:sz w:val="21"/>
            <w:szCs w:val="24"/>
            <w:lang w:val="en-US" w:eastAsia="zh-CN"/>
            <w:rPrChange w:id="568" w:author="P52s" w:date="2025-12-15T11:37:15Z">
              <w:rPr>
                <w:rFonts w:hint="eastAsia" w:ascii="方正仿宋_GBK" w:hAnsi="方正仿宋_GBK" w:eastAsia="方正仿宋_GBK" w:cs="方正仿宋_GBK"/>
                <w:sz w:val="24"/>
                <w:szCs w:val="24"/>
                <w:lang w:val="en-US" w:eastAsia="zh-CN"/>
              </w:rPr>
            </w:rPrChange>
          </w:rPr>
          <w:t>构成</w:t>
        </w:r>
      </w:ins>
      <w:ins w:id="570" w:author="P52s" w:date="2025-12-11T16:52:18Z">
        <w:r>
          <w:rPr>
            <w:rFonts w:hint="default" w:ascii="Times New Roman" w:hAnsi="Times New Roman" w:eastAsia="宋体" w:cs="Times New Roman"/>
            <w:color w:val="000000"/>
            <w:sz w:val="21"/>
            <w:szCs w:val="24"/>
            <w:lang w:val="en-US" w:eastAsia="zh-CN"/>
            <w:rPrChange w:id="571" w:author="P52s" w:date="2025-12-15T11:37:15Z">
              <w:rPr>
                <w:rFonts w:hint="eastAsia" w:ascii="方正仿宋_GBK" w:hAnsi="方正仿宋_GBK" w:eastAsia="方正仿宋_GBK" w:cs="方正仿宋_GBK"/>
                <w:sz w:val="24"/>
                <w:szCs w:val="24"/>
                <w:lang w:val="en-US" w:eastAsia="zh-CN"/>
              </w:rPr>
            </w:rPrChange>
          </w:rPr>
          <w:t>的</w:t>
        </w:r>
      </w:ins>
      <w:del w:id="573" w:author="P52s" w:date="2025-12-11T16:30:37Z">
        <w:r>
          <w:rPr>
            <w:rFonts w:hint="default" w:ascii="Times New Roman" w:hAnsi="Times New Roman" w:eastAsia="宋体" w:cs="Times New Roman"/>
            <w:color w:val="000000"/>
            <w:sz w:val="21"/>
            <w:szCs w:val="24"/>
            <w:lang w:val="en-US" w:eastAsia="zh-CN"/>
            <w:rPrChange w:id="574" w:author="P52s" w:date="2025-12-15T11:37:15Z">
              <w:rPr>
                <w:rFonts w:hint="eastAsia" w:ascii="方正仿宋_GBK" w:hAnsi="方正仿宋_GBK" w:eastAsia="方正仿宋_GBK" w:cs="方正仿宋_GBK"/>
                <w:sz w:val="24"/>
                <w:szCs w:val="24"/>
                <w:lang w:val="en-US" w:eastAsia="zh-CN"/>
              </w:rPr>
            </w:rPrChange>
          </w:rPr>
          <w:delText>一个</w:delText>
        </w:r>
      </w:del>
      <w:r>
        <w:rPr>
          <w:rFonts w:hint="default" w:ascii="Times New Roman" w:hAnsi="Times New Roman" w:eastAsia="宋体" w:cs="Times New Roman"/>
          <w:color w:val="000000"/>
          <w:sz w:val="21"/>
          <w:szCs w:val="24"/>
          <w:lang w:val="en-US" w:eastAsia="zh-CN"/>
          <w:rPrChange w:id="576" w:author="P52s" w:date="2025-12-15T11:37:15Z">
            <w:rPr>
              <w:rFonts w:hint="eastAsia" w:ascii="方正仿宋_GBK" w:hAnsi="方正仿宋_GBK" w:eastAsia="方正仿宋_GBK" w:cs="方正仿宋_GBK"/>
              <w:sz w:val="24"/>
              <w:szCs w:val="24"/>
              <w:lang w:val="en-US" w:eastAsia="zh-CN"/>
            </w:rPr>
          </w:rPrChange>
        </w:rPr>
        <w:t>储能电站</w:t>
      </w:r>
      <w:ins w:id="577" w:author="P52s" w:date="2025-12-15T11:53:01Z">
        <w:r>
          <w:rPr>
            <w:rFonts w:hint="eastAsia" w:ascii="Times New Roman" w:hAnsi="Times New Roman" w:eastAsia="宋体" w:cs="Times New Roman"/>
            <w:color w:val="000000"/>
            <w:sz w:val="21"/>
            <w:szCs w:val="24"/>
            <w:lang w:val="en-US" w:eastAsia="zh-CN"/>
          </w:rPr>
          <w:t>，</w:t>
        </w:r>
      </w:ins>
      <w:ins w:id="578" w:author="P52s" w:date="2025-12-11T16:52:27Z">
        <w:r>
          <w:rPr>
            <w:rFonts w:hint="default" w:ascii="Times New Roman" w:hAnsi="Times New Roman" w:eastAsia="宋体" w:cs="Times New Roman"/>
            <w:color w:val="000000"/>
            <w:sz w:val="21"/>
            <w:szCs w:val="24"/>
            <w:lang w:val="en-US" w:eastAsia="zh-CN"/>
            <w:rPrChange w:id="579" w:author="P52s" w:date="2025-12-15T11:37:15Z">
              <w:rPr>
                <w:rFonts w:hint="eastAsia" w:ascii="方正仿宋_GBK" w:hAnsi="方正仿宋_GBK" w:eastAsia="方正仿宋_GBK" w:cs="方正仿宋_GBK"/>
                <w:sz w:val="24"/>
                <w:szCs w:val="24"/>
                <w:lang w:val="en-US" w:eastAsia="zh-CN"/>
              </w:rPr>
            </w:rPrChange>
          </w:rPr>
          <w:t>如图</w:t>
        </w:r>
      </w:ins>
      <w:ins w:id="581" w:author="P52s" w:date="2025-12-15T11:52:34Z">
        <w:r>
          <w:rPr>
            <w:rFonts w:hint="eastAsia" w:ascii="Times New Roman" w:hAnsi="Times New Roman" w:eastAsia="宋体" w:cs="Times New Roman"/>
            <w:color w:val="000000"/>
            <w:sz w:val="21"/>
            <w:szCs w:val="24"/>
            <w:lang w:val="en-US" w:eastAsia="zh-CN"/>
          </w:rPr>
          <w:t>1</w:t>
        </w:r>
      </w:ins>
      <w:ins w:id="582" w:author="P52s" w:date="2025-12-11T16:52:29Z">
        <w:r>
          <w:rPr>
            <w:rFonts w:hint="default" w:ascii="Times New Roman" w:hAnsi="Times New Roman" w:eastAsia="宋体" w:cs="Times New Roman"/>
            <w:color w:val="000000"/>
            <w:sz w:val="21"/>
            <w:szCs w:val="24"/>
            <w:lang w:val="en-US" w:eastAsia="zh-CN"/>
            <w:rPrChange w:id="583" w:author="P52s" w:date="2025-12-15T11:37:15Z">
              <w:rPr>
                <w:rFonts w:hint="eastAsia" w:ascii="方正仿宋_GBK" w:hAnsi="方正仿宋_GBK" w:eastAsia="方正仿宋_GBK" w:cs="方正仿宋_GBK"/>
                <w:sz w:val="24"/>
                <w:szCs w:val="24"/>
                <w:lang w:val="en-US" w:eastAsia="zh-CN"/>
              </w:rPr>
            </w:rPrChange>
          </w:rPr>
          <w:t>所示，</w:t>
        </w:r>
      </w:ins>
      <w:ins w:id="585" w:author="P52s" w:date="2025-12-11T16:52:34Z">
        <w:r>
          <w:rPr>
            <w:rFonts w:hint="default" w:ascii="Times New Roman" w:hAnsi="Times New Roman" w:eastAsia="宋体" w:cs="Times New Roman"/>
            <w:color w:val="000000"/>
            <w:sz w:val="21"/>
            <w:szCs w:val="24"/>
            <w:lang w:val="en-US" w:eastAsia="zh-CN"/>
            <w:rPrChange w:id="586" w:author="P52s" w:date="2025-12-15T11:37:15Z">
              <w:rPr>
                <w:rFonts w:hint="eastAsia" w:ascii="方正仿宋_GBK" w:hAnsi="方正仿宋_GBK" w:eastAsia="方正仿宋_GBK" w:cs="方正仿宋_GBK"/>
                <w:sz w:val="24"/>
                <w:szCs w:val="24"/>
                <w:lang w:val="en-US" w:eastAsia="zh-CN"/>
              </w:rPr>
            </w:rPrChange>
          </w:rPr>
          <w:t>储能</w:t>
        </w:r>
      </w:ins>
      <w:ins w:id="588" w:author="P52s" w:date="2025-12-11T16:52:35Z">
        <w:r>
          <w:rPr>
            <w:rFonts w:hint="default" w:ascii="Times New Roman" w:hAnsi="Times New Roman" w:eastAsia="宋体" w:cs="Times New Roman"/>
            <w:color w:val="000000"/>
            <w:sz w:val="21"/>
            <w:szCs w:val="24"/>
            <w:lang w:val="en-US" w:eastAsia="zh-CN"/>
            <w:rPrChange w:id="589" w:author="P52s" w:date="2025-12-15T11:37:15Z">
              <w:rPr>
                <w:rFonts w:hint="eastAsia" w:ascii="方正仿宋_GBK" w:hAnsi="方正仿宋_GBK" w:eastAsia="方正仿宋_GBK" w:cs="方正仿宋_GBK"/>
                <w:sz w:val="24"/>
                <w:szCs w:val="24"/>
                <w:lang w:val="en-US" w:eastAsia="zh-CN"/>
              </w:rPr>
            </w:rPrChange>
          </w:rPr>
          <w:t>电站</w:t>
        </w:r>
      </w:ins>
      <w:ins w:id="591" w:author="P52s" w:date="2025-12-11T16:52:48Z">
        <w:r>
          <w:rPr>
            <w:rFonts w:hint="default" w:ascii="Times New Roman" w:hAnsi="Times New Roman" w:eastAsia="宋体" w:cs="Times New Roman"/>
            <w:color w:val="000000"/>
            <w:sz w:val="21"/>
            <w:szCs w:val="24"/>
            <w:lang w:val="en-US" w:eastAsia="zh-CN"/>
            <w:rPrChange w:id="592" w:author="P52s" w:date="2025-12-15T11:37:15Z">
              <w:rPr>
                <w:rFonts w:hint="eastAsia" w:ascii="方正仿宋_GBK" w:hAnsi="方正仿宋_GBK" w:eastAsia="方正仿宋_GBK" w:cs="方正仿宋_GBK"/>
                <w:sz w:val="24"/>
                <w:szCs w:val="24"/>
                <w:lang w:val="en-US" w:eastAsia="zh-CN"/>
              </w:rPr>
            </w:rPrChange>
          </w:rPr>
          <w:t>主要</w:t>
        </w:r>
      </w:ins>
      <w:ins w:id="594" w:author="P52s" w:date="2025-12-11T16:52:49Z">
        <w:r>
          <w:rPr>
            <w:rFonts w:hint="default" w:ascii="Times New Roman" w:hAnsi="Times New Roman" w:eastAsia="宋体" w:cs="Times New Roman"/>
            <w:color w:val="000000"/>
            <w:sz w:val="21"/>
            <w:szCs w:val="24"/>
            <w:lang w:val="en-US" w:eastAsia="zh-CN"/>
            <w:rPrChange w:id="595" w:author="P52s" w:date="2025-12-15T11:37:15Z">
              <w:rPr>
                <w:rFonts w:hint="eastAsia" w:ascii="方正仿宋_GBK" w:hAnsi="方正仿宋_GBK" w:eastAsia="方正仿宋_GBK" w:cs="方正仿宋_GBK"/>
                <w:sz w:val="24"/>
                <w:szCs w:val="24"/>
                <w:lang w:val="en-US" w:eastAsia="zh-CN"/>
              </w:rPr>
            </w:rPrChange>
          </w:rPr>
          <w:t>由</w:t>
        </w:r>
      </w:ins>
      <w:del w:id="597" w:author="P52s" w:date="2025-12-11T15:26:29Z">
        <w:r>
          <w:rPr>
            <w:rFonts w:hint="default" w:ascii="Times New Roman" w:hAnsi="Times New Roman" w:eastAsia="宋体" w:cs="Times New Roman"/>
            <w:color w:val="000000"/>
            <w:sz w:val="21"/>
            <w:szCs w:val="24"/>
            <w:lang w:val="en-US" w:eastAsia="zh-CN"/>
            <w:rPrChange w:id="598" w:author="P52s" w:date="2025-12-15T11:37:15Z">
              <w:rPr>
                <w:rFonts w:hint="default" w:ascii="方正仿宋_GBK" w:hAnsi="方正仿宋_GBK" w:eastAsia="方正仿宋_GBK" w:cs="方正仿宋_GBK"/>
                <w:sz w:val="24"/>
                <w:szCs w:val="24"/>
                <w:lang w:val="en-US" w:eastAsia="zh-CN"/>
              </w:rPr>
            </w:rPrChange>
          </w:rPr>
          <w:delText>含有</w:delText>
        </w:r>
      </w:del>
      <w:ins w:id="600" w:author="P52s" w:date="2025-12-11T15:25:51Z">
        <w:r>
          <w:rPr>
            <w:rFonts w:hint="default" w:ascii="Times New Roman" w:hAnsi="Times New Roman" w:eastAsia="宋体" w:cs="Times New Roman"/>
            <w:color w:val="000000"/>
            <w:sz w:val="21"/>
            <w:szCs w:val="24"/>
            <w:lang w:val="en-US" w:eastAsia="zh-CN"/>
            <w:rPrChange w:id="601" w:author="P52s" w:date="2025-12-15T11:37:15Z">
              <w:rPr>
                <w:rFonts w:hint="eastAsia" w:ascii="方正仿宋_GBK" w:hAnsi="方正仿宋_GBK" w:eastAsia="方正仿宋_GBK" w:cs="方正仿宋_GBK"/>
                <w:sz w:val="24"/>
                <w:szCs w:val="24"/>
                <w:lang w:val="en-US" w:eastAsia="zh-CN"/>
              </w:rPr>
            </w:rPrChange>
          </w:rPr>
          <w:t>站控层</w:t>
        </w:r>
      </w:ins>
      <w:ins w:id="603" w:author="P52s" w:date="2025-12-11T16:53:06Z">
        <w:r>
          <w:rPr>
            <w:rFonts w:hint="default" w:ascii="Times New Roman" w:hAnsi="Times New Roman" w:eastAsia="宋体" w:cs="Times New Roman"/>
            <w:color w:val="000000"/>
            <w:sz w:val="21"/>
            <w:szCs w:val="24"/>
            <w:lang w:val="en-US" w:eastAsia="zh-CN"/>
            <w:rPrChange w:id="604" w:author="P52s" w:date="2025-12-15T11:37:15Z">
              <w:rPr>
                <w:rFonts w:hint="eastAsia" w:ascii="方正仿宋_GBK" w:hAnsi="方正仿宋_GBK" w:eastAsia="方正仿宋_GBK" w:cs="方正仿宋_GBK"/>
                <w:sz w:val="24"/>
                <w:szCs w:val="24"/>
                <w:lang w:val="en-US" w:eastAsia="zh-CN"/>
              </w:rPr>
            </w:rPrChange>
          </w:rPr>
          <w:t>的</w:t>
        </w:r>
      </w:ins>
      <w:ins w:id="606" w:author="P52s" w:date="2025-12-11T16:53:09Z">
        <w:r>
          <w:rPr>
            <w:rFonts w:hint="default" w:ascii="Times New Roman" w:hAnsi="Times New Roman" w:eastAsia="宋体" w:cs="Times New Roman"/>
            <w:color w:val="000000"/>
            <w:sz w:val="21"/>
            <w:szCs w:val="24"/>
            <w:lang w:val="en-US" w:eastAsia="zh-CN"/>
            <w:rPrChange w:id="607" w:author="P52s" w:date="2025-12-15T11:37:15Z">
              <w:rPr>
                <w:rFonts w:hint="eastAsia" w:ascii="方正仿宋_GBK" w:hAnsi="方正仿宋_GBK" w:eastAsia="方正仿宋_GBK" w:cs="方正仿宋_GBK"/>
                <w:sz w:val="24"/>
                <w:szCs w:val="24"/>
                <w:lang w:val="en-US" w:eastAsia="zh-CN"/>
              </w:rPr>
            </w:rPrChange>
          </w:rPr>
          <w:t>储能</w:t>
        </w:r>
      </w:ins>
      <w:ins w:id="609" w:author="P52s" w:date="2025-12-11T16:53:11Z">
        <w:r>
          <w:rPr>
            <w:rFonts w:hint="default" w:ascii="Times New Roman" w:hAnsi="Times New Roman" w:eastAsia="宋体" w:cs="Times New Roman"/>
            <w:color w:val="000000"/>
            <w:sz w:val="21"/>
            <w:szCs w:val="24"/>
            <w:lang w:val="en-US" w:eastAsia="zh-CN"/>
            <w:rPrChange w:id="610" w:author="P52s" w:date="2025-12-15T11:37:15Z">
              <w:rPr>
                <w:rFonts w:hint="eastAsia" w:ascii="方正仿宋_GBK" w:hAnsi="方正仿宋_GBK" w:eastAsia="方正仿宋_GBK" w:cs="方正仿宋_GBK"/>
                <w:sz w:val="24"/>
                <w:szCs w:val="24"/>
                <w:lang w:val="en-US" w:eastAsia="zh-CN"/>
              </w:rPr>
            </w:rPrChange>
          </w:rPr>
          <w:t>电站</w:t>
        </w:r>
      </w:ins>
      <w:ins w:id="612" w:author="P52s" w:date="2025-12-11T16:53:12Z">
        <w:r>
          <w:rPr>
            <w:rFonts w:hint="default" w:ascii="Times New Roman" w:hAnsi="Times New Roman" w:eastAsia="宋体" w:cs="Times New Roman"/>
            <w:color w:val="000000"/>
            <w:sz w:val="21"/>
            <w:szCs w:val="24"/>
            <w:lang w:val="en-US" w:eastAsia="zh-CN"/>
            <w:rPrChange w:id="613" w:author="P52s" w:date="2025-12-15T11:37:15Z">
              <w:rPr>
                <w:rFonts w:hint="eastAsia" w:ascii="方正仿宋_GBK" w:hAnsi="方正仿宋_GBK" w:eastAsia="方正仿宋_GBK" w:cs="方正仿宋_GBK"/>
                <w:sz w:val="24"/>
                <w:szCs w:val="24"/>
                <w:lang w:val="en-US" w:eastAsia="zh-CN"/>
              </w:rPr>
            </w:rPrChange>
          </w:rPr>
          <w:t>能量</w:t>
        </w:r>
      </w:ins>
      <w:ins w:id="615" w:author="P52s" w:date="2025-12-11T16:53:13Z">
        <w:r>
          <w:rPr>
            <w:rFonts w:hint="default" w:ascii="Times New Roman" w:hAnsi="Times New Roman" w:eastAsia="宋体" w:cs="Times New Roman"/>
            <w:color w:val="000000"/>
            <w:sz w:val="21"/>
            <w:szCs w:val="24"/>
            <w:lang w:val="en-US" w:eastAsia="zh-CN"/>
            <w:rPrChange w:id="616" w:author="P52s" w:date="2025-12-15T11:37:15Z">
              <w:rPr>
                <w:rFonts w:hint="eastAsia" w:ascii="方正仿宋_GBK" w:hAnsi="方正仿宋_GBK" w:eastAsia="方正仿宋_GBK" w:cs="方正仿宋_GBK"/>
                <w:sz w:val="24"/>
                <w:szCs w:val="24"/>
                <w:lang w:val="en-US" w:eastAsia="zh-CN"/>
              </w:rPr>
            </w:rPrChange>
          </w:rPr>
          <w:t>管理</w:t>
        </w:r>
      </w:ins>
      <w:ins w:id="618" w:author="P52s" w:date="2025-12-11T16:53:14Z">
        <w:r>
          <w:rPr>
            <w:rFonts w:hint="default" w:ascii="Times New Roman" w:hAnsi="Times New Roman" w:eastAsia="宋体" w:cs="Times New Roman"/>
            <w:color w:val="000000"/>
            <w:sz w:val="21"/>
            <w:szCs w:val="24"/>
            <w:lang w:val="en-US" w:eastAsia="zh-CN"/>
            <w:rPrChange w:id="619" w:author="P52s" w:date="2025-12-15T11:37:15Z">
              <w:rPr>
                <w:rFonts w:hint="eastAsia" w:ascii="方正仿宋_GBK" w:hAnsi="方正仿宋_GBK" w:eastAsia="方正仿宋_GBK" w:cs="方正仿宋_GBK"/>
                <w:sz w:val="24"/>
                <w:szCs w:val="24"/>
                <w:lang w:val="en-US" w:eastAsia="zh-CN"/>
              </w:rPr>
            </w:rPrChange>
          </w:rPr>
          <w:t>系统</w:t>
        </w:r>
      </w:ins>
      <w:ins w:id="621" w:author="P52s" w:date="2025-12-11T16:53:15Z">
        <w:r>
          <w:rPr>
            <w:rFonts w:hint="default" w:ascii="Times New Roman" w:hAnsi="Times New Roman" w:eastAsia="宋体" w:cs="Times New Roman"/>
            <w:color w:val="000000"/>
            <w:sz w:val="21"/>
            <w:szCs w:val="24"/>
            <w:lang w:val="en-US" w:eastAsia="zh-CN"/>
            <w:rPrChange w:id="622" w:author="P52s" w:date="2025-12-15T11:37:15Z">
              <w:rPr>
                <w:rFonts w:hint="eastAsia" w:ascii="方正仿宋_GBK" w:hAnsi="方正仿宋_GBK" w:eastAsia="方正仿宋_GBK" w:cs="方正仿宋_GBK"/>
                <w:sz w:val="24"/>
                <w:szCs w:val="24"/>
                <w:lang w:val="en-US" w:eastAsia="zh-CN"/>
              </w:rPr>
            </w:rPrChange>
          </w:rPr>
          <w:t>（</w:t>
        </w:r>
      </w:ins>
      <w:ins w:id="624" w:author="P52s" w:date="2025-12-11T16:53:17Z">
        <w:r>
          <w:rPr>
            <w:rFonts w:hint="default" w:ascii="Times New Roman" w:hAnsi="Times New Roman" w:eastAsia="宋体" w:cs="Times New Roman"/>
            <w:color w:val="000000"/>
            <w:sz w:val="21"/>
            <w:szCs w:val="24"/>
            <w:lang w:val="en-US" w:eastAsia="zh-CN"/>
            <w:rPrChange w:id="625" w:author="P52s" w:date="2025-12-15T11:37:15Z">
              <w:rPr>
                <w:rFonts w:hint="eastAsia" w:ascii="方正仿宋_GBK" w:hAnsi="方正仿宋_GBK" w:eastAsia="方正仿宋_GBK" w:cs="方正仿宋_GBK"/>
                <w:sz w:val="24"/>
                <w:szCs w:val="24"/>
                <w:lang w:val="en-US" w:eastAsia="zh-CN"/>
              </w:rPr>
            </w:rPrChange>
          </w:rPr>
          <w:t>EMS</w:t>
        </w:r>
      </w:ins>
      <w:ins w:id="627" w:author="P52s" w:date="2025-12-11T16:53:15Z">
        <w:r>
          <w:rPr>
            <w:rFonts w:hint="default" w:ascii="Times New Roman" w:hAnsi="Times New Roman" w:eastAsia="宋体" w:cs="Times New Roman"/>
            <w:color w:val="000000"/>
            <w:sz w:val="21"/>
            <w:szCs w:val="24"/>
            <w:lang w:val="en-US" w:eastAsia="zh-CN"/>
            <w:rPrChange w:id="628" w:author="P52s" w:date="2025-12-15T11:37:15Z">
              <w:rPr>
                <w:rFonts w:hint="eastAsia" w:ascii="方正仿宋_GBK" w:hAnsi="方正仿宋_GBK" w:eastAsia="方正仿宋_GBK" w:cs="方正仿宋_GBK"/>
                <w:sz w:val="24"/>
                <w:szCs w:val="24"/>
                <w:lang w:val="en-US" w:eastAsia="zh-CN"/>
              </w:rPr>
            </w:rPrChange>
          </w:rPr>
          <w:t>）</w:t>
        </w:r>
      </w:ins>
      <w:ins w:id="630" w:author="P52s" w:date="2025-12-11T16:28:21Z">
        <w:r>
          <w:rPr>
            <w:rFonts w:hint="default" w:ascii="Times New Roman" w:hAnsi="Times New Roman" w:eastAsia="宋体" w:cs="Times New Roman"/>
            <w:color w:val="000000"/>
            <w:sz w:val="21"/>
            <w:szCs w:val="24"/>
            <w:lang w:val="en-US" w:eastAsia="zh-CN"/>
            <w:rPrChange w:id="631" w:author="P52s" w:date="2025-12-15T11:37:15Z">
              <w:rPr>
                <w:rFonts w:hint="eastAsia" w:ascii="方正仿宋_GBK" w:hAnsi="方正仿宋_GBK" w:eastAsia="方正仿宋_GBK" w:cs="方正仿宋_GBK"/>
                <w:sz w:val="24"/>
                <w:szCs w:val="24"/>
                <w:lang w:val="en-US" w:eastAsia="zh-CN"/>
              </w:rPr>
            </w:rPrChange>
          </w:rPr>
          <w:t>和</w:t>
        </w:r>
      </w:ins>
      <w:ins w:id="633" w:author="P52s" w:date="2025-12-11T16:53:34Z">
        <w:r>
          <w:rPr>
            <w:rFonts w:hint="default" w:ascii="Times New Roman" w:hAnsi="Times New Roman" w:eastAsia="宋体" w:cs="Times New Roman"/>
            <w:color w:val="000000"/>
            <w:sz w:val="21"/>
            <w:szCs w:val="24"/>
            <w:lang w:val="en-US" w:eastAsia="zh-CN"/>
            <w:rPrChange w:id="634" w:author="P52s" w:date="2025-12-15T11:37:15Z">
              <w:rPr>
                <w:rFonts w:hint="eastAsia" w:ascii="方正仿宋_GBK" w:hAnsi="方正仿宋_GBK" w:eastAsia="方正仿宋_GBK" w:cs="方正仿宋_GBK"/>
                <w:sz w:val="24"/>
                <w:szCs w:val="24"/>
                <w:lang w:val="en-US" w:eastAsia="zh-CN"/>
              </w:rPr>
            </w:rPrChange>
          </w:rPr>
          <w:t>四种</w:t>
        </w:r>
      </w:ins>
      <w:ins w:id="636" w:author="P52s" w:date="2025-12-11T16:53:28Z">
        <w:r>
          <w:rPr>
            <w:rFonts w:hint="default" w:ascii="Times New Roman" w:hAnsi="Times New Roman" w:eastAsia="宋体" w:cs="Times New Roman"/>
            <w:color w:val="000000"/>
            <w:sz w:val="21"/>
            <w:szCs w:val="24"/>
            <w:lang w:val="en-US" w:eastAsia="zh-CN"/>
            <w:rPrChange w:id="637" w:author="P52s" w:date="2025-12-15T11:37:15Z">
              <w:rPr>
                <w:rFonts w:hint="eastAsia" w:ascii="方正仿宋_GBK" w:hAnsi="方正仿宋_GBK" w:eastAsia="方正仿宋_GBK" w:cs="方正仿宋_GBK"/>
                <w:sz w:val="24"/>
                <w:szCs w:val="24"/>
                <w:lang w:val="en-US" w:eastAsia="zh-CN"/>
              </w:rPr>
            </w:rPrChange>
          </w:rPr>
          <w:t>独立</w:t>
        </w:r>
      </w:ins>
      <w:ins w:id="639" w:author="P52s" w:date="2025-12-11T16:54:12Z">
        <w:r>
          <w:rPr>
            <w:rFonts w:hint="default" w:ascii="Times New Roman" w:hAnsi="Times New Roman" w:eastAsia="宋体" w:cs="Times New Roman"/>
            <w:color w:val="000000"/>
            <w:sz w:val="21"/>
            <w:szCs w:val="24"/>
            <w:lang w:val="en-US" w:eastAsia="zh-CN"/>
            <w:rPrChange w:id="640" w:author="P52s" w:date="2025-12-15T11:37:15Z">
              <w:rPr>
                <w:rFonts w:hint="eastAsia" w:ascii="方正仿宋_GBK" w:hAnsi="方正仿宋_GBK" w:eastAsia="方正仿宋_GBK" w:cs="方正仿宋_GBK"/>
                <w:sz w:val="24"/>
                <w:szCs w:val="24"/>
                <w:lang w:val="en-US" w:eastAsia="zh-CN"/>
              </w:rPr>
            </w:rPrChange>
          </w:rPr>
          <w:t>电化学</w:t>
        </w:r>
      </w:ins>
      <w:ins w:id="642" w:author="P52s" w:date="2025-12-11T16:28:26Z">
        <w:r>
          <w:rPr>
            <w:rFonts w:hint="default" w:ascii="Times New Roman" w:hAnsi="Times New Roman" w:eastAsia="宋体" w:cs="Times New Roman"/>
            <w:color w:val="000000"/>
            <w:sz w:val="21"/>
            <w:szCs w:val="24"/>
            <w:lang w:val="en-US" w:eastAsia="zh-CN"/>
            <w:rPrChange w:id="643" w:author="P52s" w:date="2025-12-15T11:37:15Z">
              <w:rPr>
                <w:rFonts w:hint="eastAsia" w:ascii="方正仿宋_GBK" w:hAnsi="方正仿宋_GBK" w:eastAsia="方正仿宋_GBK" w:cs="方正仿宋_GBK"/>
                <w:sz w:val="24"/>
                <w:szCs w:val="24"/>
                <w:lang w:val="en-US" w:eastAsia="zh-CN"/>
              </w:rPr>
            </w:rPrChange>
          </w:rPr>
          <w:t>储能</w:t>
        </w:r>
      </w:ins>
      <w:ins w:id="645" w:author="P52s" w:date="2025-12-11T16:28:27Z">
        <w:r>
          <w:rPr>
            <w:rFonts w:hint="default" w:ascii="Times New Roman" w:hAnsi="Times New Roman" w:eastAsia="宋体" w:cs="Times New Roman"/>
            <w:color w:val="000000"/>
            <w:sz w:val="21"/>
            <w:szCs w:val="24"/>
            <w:lang w:val="en-US" w:eastAsia="zh-CN"/>
            <w:rPrChange w:id="646" w:author="P52s" w:date="2025-12-15T11:37:15Z">
              <w:rPr>
                <w:rFonts w:hint="eastAsia" w:ascii="方正仿宋_GBK" w:hAnsi="方正仿宋_GBK" w:eastAsia="方正仿宋_GBK" w:cs="方正仿宋_GBK"/>
                <w:sz w:val="24"/>
                <w:szCs w:val="24"/>
                <w:lang w:val="en-US" w:eastAsia="zh-CN"/>
              </w:rPr>
            </w:rPrChange>
          </w:rPr>
          <w:t>系统</w:t>
        </w:r>
      </w:ins>
      <w:ins w:id="648" w:author="P52s" w:date="2025-12-11T16:28:29Z">
        <w:r>
          <w:rPr>
            <w:rFonts w:hint="default" w:ascii="Times New Roman" w:hAnsi="Times New Roman" w:eastAsia="宋体" w:cs="Times New Roman"/>
            <w:color w:val="000000"/>
            <w:sz w:val="21"/>
            <w:szCs w:val="24"/>
            <w:lang w:val="en-US" w:eastAsia="zh-CN"/>
            <w:rPrChange w:id="649" w:author="P52s" w:date="2025-12-15T11:37:15Z">
              <w:rPr>
                <w:rFonts w:hint="eastAsia" w:ascii="方正仿宋_GBK" w:hAnsi="方正仿宋_GBK" w:eastAsia="方正仿宋_GBK" w:cs="方正仿宋_GBK"/>
                <w:sz w:val="24"/>
                <w:szCs w:val="24"/>
                <w:lang w:val="en-US" w:eastAsia="zh-CN"/>
              </w:rPr>
            </w:rPrChange>
          </w:rPr>
          <w:t>构成</w:t>
        </w:r>
      </w:ins>
      <w:ins w:id="651" w:author="P52s" w:date="2025-12-11T16:54:17Z">
        <w:r>
          <w:rPr>
            <w:rFonts w:hint="default" w:ascii="Times New Roman" w:hAnsi="Times New Roman" w:eastAsia="宋体" w:cs="Times New Roman"/>
            <w:color w:val="000000"/>
            <w:sz w:val="21"/>
            <w:szCs w:val="24"/>
            <w:lang w:val="en-US" w:eastAsia="zh-CN"/>
            <w:rPrChange w:id="652" w:author="P52s" w:date="2025-12-15T11:37:15Z">
              <w:rPr>
                <w:rFonts w:hint="eastAsia" w:ascii="方正仿宋_GBK" w:hAnsi="方正仿宋_GBK" w:eastAsia="方正仿宋_GBK" w:cs="方正仿宋_GBK"/>
                <w:sz w:val="24"/>
                <w:szCs w:val="24"/>
                <w:lang w:val="en-US" w:eastAsia="zh-CN"/>
              </w:rPr>
            </w:rPrChange>
          </w:rPr>
          <w:t>（</w:t>
        </w:r>
      </w:ins>
      <w:del w:id="654" w:author="P52s" w:date="2025-12-11T15:20:02Z">
        <w:r>
          <w:rPr>
            <w:rFonts w:hint="default" w:ascii="Times New Roman" w:hAnsi="Times New Roman" w:eastAsia="宋体" w:cs="Times New Roman"/>
            <w:color w:val="000000"/>
            <w:sz w:val="21"/>
            <w:szCs w:val="24"/>
            <w:lang w:val="en-US" w:eastAsia="zh-CN"/>
            <w:rPrChange w:id="655" w:author="P52s" w:date="2025-12-15T11:37:15Z">
              <w:rPr>
                <w:rFonts w:hint="eastAsia" w:ascii="方正仿宋_GBK" w:hAnsi="方正仿宋_GBK" w:eastAsia="方正仿宋_GBK" w:cs="方正仿宋_GBK"/>
                <w:sz w:val="24"/>
                <w:szCs w:val="24"/>
                <w:lang w:val="en-US" w:eastAsia="zh-CN"/>
              </w:rPr>
            </w:rPrChange>
          </w:rPr>
          <w:delText>4种储能</w:delText>
        </w:r>
      </w:del>
      <w:del w:id="657" w:author="P52s" w:date="2025-12-11T15:20:03Z">
        <w:r>
          <w:rPr>
            <w:rFonts w:hint="default" w:ascii="Times New Roman" w:hAnsi="Times New Roman" w:eastAsia="宋体" w:cs="Times New Roman"/>
            <w:color w:val="000000"/>
            <w:sz w:val="21"/>
            <w:szCs w:val="24"/>
            <w:lang w:val="en-US" w:eastAsia="zh-CN"/>
            <w:rPrChange w:id="658" w:author="P52s" w:date="2025-12-15T11:37:15Z">
              <w:rPr>
                <w:rFonts w:hint="eastAsia" w:ascii="方正仿宋_GBK" w:hAnsi="方正仿宋_GBK" w:eastAsia="方正仿宋_GBK" w:cs="方正仿宋_GBK"/>
                <w:sz w:val="24"/>
                <w:szCs w:val="24"/>
                <w:lang w:val="en-US" w:eastAsia="zh-CN"/>
              </w:rPr>
            </w:rPrChange>
          </w:rPr>
          <w:delText>，</w:delText>
        </w:r>
      </w:del>
      <w:r>
        <w:rPr>
          <w:rFonts w:hint="default" w:ascii="Times New Roman" w:hAnsi="Times New Roman" w:eastAsia="宋体" w:cs="Times New Roman"/>
          <w:color w:val="000000"/>
          <w:sz w:val="21"/>
          <w:szCs w:val="24"/>
          <w:lang w:val="en-US" w:eastAsia="zh-CN"/>
          <w:rPrChange w:id="660" w:author="P52s" w:date="2025-12-15T11:37:15Z">
            <w:rPr>
              <w:rFonts w:hint="eastAsia" w:ascii="方正仿宋_GBK" w:hAnsi="方正仿宋_GBK" w:eastAsia="方正仿宋_GBK" w:cs="方正仿宋_GBK"/>
              <w:sz w:val="24"/>
              <w:szCs w:val="24"/>
              <w:lang w:val="en-US" w:eastAsia="zh-CN"/>
            </w:rPr>
          </w:rPrChange>
        </w:rPr>
        <w:t>氢</w:t>
      </w:r>
      <w:ins w:id="661" w:author="P52s" w:date="2025-12-11T16:54:31Z">
        <w:r>
          <w:rPr>
            <w:rFonts w:hint="default" w:ascii="Times New Roman" w:hAnsi="Times New Roman" w:eastAsia="宋体" w:cs="Times New Roman"/>
            <w:color w:val="000000"/>
            <w:sz w:val="21"/>
            <w:szCs w:val="24"/>
            <w:lang w:val="en-US" w:eastAsia="zh-CN"/>
            <w:rPrChange w:id="662" w:author="P52s" w:date="2025-12-15T11:37:15Z">
              <w:rPr>
                <w:rFonts w:hint="eastAsia" w:ascii="方正仿宋_GBK" w:hAnsi="方正仿宋_GBK" w:eastAsia="方正仿宋_GBK" w:cs="方正仿宋_GBK"/>
                <w:sz w:val="24"/>
                <w:szCs w:val="24"/>
                <w:lang w:val="en-US" w:eastAsia="zh-CN"/>
              </w:rPr>
            </w:rPrChange>
          </w:rPr>
          <w:t>燃料</w:t>
        </w:r>
      </w:ins>
      <w:del w:id="664" w:author="P52s" w:date="2025-12-11T16:54:25Z">
        <w:r>
          <w:rPr>
            <w:rFonts w:hint="default" w:ascii="Times New Roman" w:hAnsi="Times New Roman" w:eastAsia="宋体" w:cs="Times New Roman"/>
            <w:color w:val="000000"/>
            <w:sz w:val="21"/>
            <w:szCs w:val="24"/>
            <w:lang w:val="en-US" w:eastAsia="zh-CN"/>
            <w:rPrChange w:id="665" w:author="P52s" w:date="2025-12-15T11:37:15Z">
              <w:rPr>
                <w:rFonts w:hint="eastAsia" w:ascii="方正仿宋_GBK" w:hAnsi="方正仿宋_GBK" w:eastAsia="方正仿宋_GBK" w:cs="方正仿宋_GBK"/>
                <w:sz w:val="24"/>
                <w:szCs w:val="24"/>
                <w:lang w:val="en-US" w:eastAsia="zh-CN"/>
              </w:rPr>
            </w:rPrChange>
          </w:rPr>
          <w:delText>能</w:delText>
        </w:r>
      </w:del>
      <w:ins w:id="667" w:author="P52s" w:date="2025-12-11T15:19:54Z">
        <w:r>
          <w:rPr>
            <w:rFonts w:hint="default" w:ascii="Times New Roman" w:hAnsi="Times New Roman" w:eastAsia="宋体" w:cs="Times New Roman"/>
            <w:color w:val="000000"/>
            <w:sz w:val="21"/>
            <w:szCs w:val="24"/>
            <w:lang w:val="en-US" w:eastAsia="zh-CN"/>
            <w:rPrChange w:id="668" w:author="P52s" w:date="2025-12-15T11:37:15Z">
              <w:rPr>
                <w:rFonts w:hint="eastAsia" w:ascii="方正仿宋_GBK" w:hAnsi="方正仿宋_GBK" w:eastAsia="方正仿宋_GBK" w:cs="方正仿宋_GBK"/>
                <w:sz w:val="24"/>
                <w:szCs w:val="24"/>
                <w:lang w:val="en-US" w:eastAsia="zh-CN"/>
              </w:rPr>
            </w:rPrChange>
          </w:rPr>
          <w:t>电池</w:t>
        </w:r>
      </w:ins>
      <w:r>
        <w:rPr>
          <w:rFonts w:hint="default" w:ascii="Times New Roman" w:hAnsi="Times New Roman" w:eastAsia="宋体" w:cs="Times New Roman"/>
          <w:color w:val="000000"/>
          <w:sz w:val="21"/>
          <w:szCs w:val="24"/>
          <w:lang w:val="en-US" w:eastAsia="zh-CN"/>
          <w:rPrChange w:id="670" w:author="P52s" w:date="2025-12-15T11:37:15Z">
            <w:rPr>
              <w:rFonts w:hint="eastAsia" w:ascii="方正仿宋_GBK" w:hAnsi="方正仿宋_GBK" w:eastAsia="方正仿宋_GBK" w:cs="方正仿宋_GBK"/>
              <w:sz w:val="24"/>
              <w:szCs w:val="24"/>
              <w:lang w:val="en-US" w:eastAsia="zh-CN"/>
            </w:rPr>
          </w:rPrChange>
        </w:rPr>
        <w:t>、铁硫电池、钠电池、钒液流电池</w:t>
      </w:r>
      <w:ins w:id="671" w:author="P52s" w:date="2025-12-11T16:54:47Z">
        <w:r>
          <w:rPr>
            <w:rFonts w:hint="default" w:ascii="Times New Roman" w:hAnsi="Times New Roman" w:eastAsia="宋体" w:cs="Times New Roman"/>
            <w:color w:val="000000"/>
            <w:sz w:val="21"/>
            <w:szCs w:val="24"/>
            <w:lang w:val="en-US" w:eastAsia="zh-CN"/>
            <w:rPrChange w:id="672" w:author="P52s" w:date="2025-12-15T11:37:15Z">
              <w:rPr>
                <w:rFonts w:hint="eastAsia" w:ascii="方正仿宋_GBK" w:hAnsi="方正仿宋_GBK" w:eastAsia="方正仿宋_GBK" w:cs="方正仿宋_GBK"/>
                <w:sz w:val="24"/>
                <w:szCs w:val="24"/>
                <w:lang w:val="en-US" w:eastAsia="zh-CN"/>
              </w:rPr>
            </w:rPrChange>
          </w:rPr>
          <w:t>）</w:t>
        </w:r>
      </w:ins>
      <w:del w:id="674" w:author="P52s" w:date="2025-12-11T16:54:50Z">
        <w:r>
          <w:rPr>
            <w:rFonts w:hint="default" w:ascii="Times New Roman" w:hAnsi="Times New Roman" w:eastAsia="宋体" w:cs="Times New Roman"/>
            <w:color w:val="000000"/>
            <w:sz w:val="21"/>
            <w:szCs w:val="24"/>
            <w:lang w:val="en-US" w:eastAsia="zh-CN"/>
            <w:rPrChange w:id="675" w:author="P52s" w:date="2025-12-15T11:37:15Z">
              <w:rPr>
                <w:rFonts w:hint="eastAsia" w:ascii="方正仿宋_GBK" w:hAnsi="方正仿宋_GBK" w:eastAsia="方正仿宋_GBK" w:cs="方正仿宋_GBK"/>
                <w:sz w:val="24"/>
                <w:szCs w:val="24"/>
                <w:lang w:val="en-US" w:eastAsia="zh-CN"/>
              </w:rPr>
            </w:rPrChange>
          </w:rPr>
          <w:delText>，</w:delText>
        </w:r>
      </w:del>
      <w:ins w:id="677" w:author="P52s" w:date="2025-12-11T16:54:57Z">
        <w:r>
          <w:rPr>
            <w:rFonts w:hint="default" w:ascii="Times New Roman" w:hAnsi="Times New Roman" w:eastAsia="宋体" w:cs="Times New Roman"/>
            <w:color w:val="000000"/>
            <w:sz w:val="21"/>
            <w:szCs w:val="24"/>
            <w:lang w:val="en-US" w:eastAsia="zh-CN"/>
            <w:rPrChange w:id="678" w:author="P52s" w:date="2025-12-15T11:37:15Z">
              <w:rPr>
                <w:rFonts w:hint="eastAsia" w:ascii="方正仿宋_GBK" w:hAnsi="方正仿宋_GBK" w:eastAsia="方正仿宋_GBK" w:cs="方正仿宋_GBK"/>
                <w:sz w:val="24"/>
                <w:szCs w:val="24"/>
                <w:lang w:val="en-US" w:eastAsia="zh-CN"/>
              </w:rPr>
            </w:rPrChange>
          </w:rPr>
          <w:t>。</w:t>
        </w:r>
      </w:ins>
      <w:ins w:id="680" w:author="P52s" w:date="2025-12-11T16:55:01Z">
        <w:r>
          <w:rPr>
            <w:rFonts w:hint="default" w:ascii="Times New Roman" w:hAnsi="Times New Roman" w:eastAsia="宋体" w:cs="Times New Roman"/>
            <w:color w:val="000000"/>
            <w:sz w:val="21"/>
            <w:szCs w:val="24"/>
            <w:lang w:val="en-US" w:eastAsia="zh-CN"/>
            <w:rPrChange w:id="681" w:author="P52s" w:date="2025-12-15T11:37:15Z">
              <w:rPr>
                <w:rFonts w:hint="eastAsia" w:ascii="方正仿宋_GBK" w:hAnsi="方正仿宋_GBK" w:eastAsia="方正仿宋_GBK" w:cs="方正仿宋_GBK"/>
                <w:sz w:val="24"/>
                <w:szCs w:val="24"/>
                <w:lang w:val="en-US" w:eastAsia="zh-CN"/>
              </w:rPr>
            </w:rPrChange>
          </w:rPr>
          <w:t>各</w:t>
        </w:r>
      </w:ins>
      <w:ins w:id="683" w:author="P52s" w:date="2025-12-11T16:55:03Z">
        <w:r>
          <w:rPr>
            <w:rFonts w:hint="default" w:ascii="Times New Roman" w:hAnsi="Times New Roman" w:eastAsia="宋体" w:cs="Times New Roman"/>
            <w:color w:val="000000"/>
            <w:sz w:val="21"/>
            <w:szCs w:val="24"/>
            <w:lang w:val="en-US" w:eastAsia="zh-CN"/>
            <w:rPrChange w:id="684" w:author="P52s" w:date="2025-12-15T11:37:15Z">
              <w:rPr>
                <w:rFonts w:hint="eastAsia" w:ascii="方正仿宋_GBK" w:hAnsi="方正仿宋_GBK" w:eastAsia="方正仿宋_GBK" w:cs="方正仿宋_GBK"/>
                <w:sz w:val="24"/>
                <w:szCs w:val="24"/>
                <w:lang w:val="en-US" w:eastAsia="zh-CN"/>
              </w:rPr>
            </w:rPrChange>
          </w:rPr>
          <w:t>独立</w:t>
        </w:r>
      </w:ins>
      <w:ins w:id="686" w:author="P52s" w:date="2025-12-11T16:55:06Z">
        <w:r>
          <w:rPr>
            <w:rFonts w:hint="default" w:ascii="Times New Roman" w:hAnsi="Times New Roman" w:eastAsia="宋体" w:cs="Times New Roman"/>
            <w:color w:val="000000"/>
            <w:sz w:val="21"/>
            <w:szCs w:val="24"/>
            <w:lang w:val="en-US" w:eastAsia="zh-CN"/>
            <w:rPrChange w:id="687" w:author="P52s" w:date="2025-12-15T11:37:15Z">
              <w:rPr>
                <w:rFonts w:hint="eastAsia" w:ascii="方正仿宋_GBK" w:hAnsi="方正仿宋_GBK" w:eastAsia="方正仿宋_GBK" w:cs="方正仿宋_GBK"/>
                <w:sz w:val="24"/>
                <w:szCs w:val="24"/>
                <w:lang w:val="en-US" w:eastAsia="zh-CN"/>
              </w:rPr>
            </w:rPrChange>
          </w:rPr>
          <w:t>储能</w:t>
        </w:r>
      </w:ins>
      <w:ins w:id="689" w:author="P52s" w:date="2025-12-11T15:20:20Z">
        <w:r>
          <w:rPr>
            <w:rFonts w:hint="default" w:ascii="Times New Roman" w:hAnsi="Times New Roman" w:eastAsia="宋体" w:cs="Times New Roman"/>
            <w:color w:val="000000"/>
            <w:sz w:val="21"/>
            <w:szCs w:val="24"/>
            <w:lang w:val="en-US" w:eastAsia="zh-CN"/>
            <w:rPrChange w:id="690" w:author="P52s" w:date="2025-12-15T11:37:15Z">
              <w:rPr>
                <w:rFonts w:hint="eastAsia" w:ascii="方正仿宋_GBK" w:hAnsi="方正仿宋_GBK" w:eastAsia="方正仿宋_GBK" w:cs="方正仿宋_GBK"/>
                <w:sz w:val="24"/>
                <w:szCs w:val="24"/>
                <w:lang w:val="en-US" w:eastAsia="zh-CN"/>
              </w:rPr>
            </w:rPrChange>
          </w:rPr>
          <w:t>系统</w:t>
        </w:r>
      </w:ins>
      <w:ins w:id="692" w:author="P52s" w:date="2025-12-11T15:26:52Z">
        <w:r>
          <w:rPr>
            <w:rFonts w:hint="default" w:ascii="Times New Roman" w:hAnsi="Times New Roman" w:eastAsia="宋体" w:cs="Times New Roman"/>
            <w:color w:val="000000"/>
            <w:sz w:val="21"/>
            <w:szCs w:val="24"/>
            <w:lang w:val="en-US" w:eastAsia="zh-CN"/>
            <w:rPrChange w:id="693" w:author="P52s" w:date="2025-12-15T11:37:15Z">
              <w:rPr>
                <w:rFonts w:hint="eastAsia" w:ascii="方正仿宋_GBK" w:hAnsi="方正仿宋_GBK" w:eastAsia="方正仿宋_GBK" w:cs="方正仿宋_GBK"/>
                <w:sz w:val="24"/>
                <w:szCs w:val="24"/>
                <w:lang w:val="en-US" w:eastAsia="zh-CN"/>
              </w:rPr>
            </w:rPrChange>
          </w:rPr>
          <w:t>分别</w:t>
        </w:r>
      </w:ins>
      <w:ins w:id="695" w:author="P52s" w:date="2025-12-11T15:20:28Z">
        <w:r>
          <w:rPr>
            <w:rFonts w:hint="default" w:ascii="Times New Roman" w:hAnsi="Times New Roman" w:eastAsia="宋体" w:cs="Times New Roman"/>
            <w:color w:val="000000"/>
            <w:sz w:val="21"/>
            <w:szCs w:val="24"/>
            <w:lang w:val="en-US" w:eastAsia="zh-CN"/>
            <w:rPrChange w:id="696" w:author="P52s" w:date="2025-12-15T11:37:15Z">
              <w:rPr>
                <w:rFonts w:hint="eastAsia" w:ascii="方正仿宋_GBK" w:hAnsi="方正仿宋_GBK" w:eastAsia="方正仿宋_GBK" w:cs="方正仿宋_GBK"/>
                <w:sz w:val="24"/>
                <w:szCs w:val="24"/>
                <w:lang w:val="en-US" w:eastAsia="zh-CN"/>
              </w:rPr>
            </w:rPrChange>
          </w:rPr>
          <w:t>具有</w:t>
        </w:r>
      </w:ins>
      <w:ins w:id="698" w:author="P52s" w:date="2025-12-11T16:56:40Z">
        <w:r>
          <w:rPr>
            <w:rFonts w:hint="default" w:ascii="Times New Roman" w:hAnsi="Times New Roman" w:eastAsia="宋体" w:cs="Times New Roman"/>
            <w:color w:val="000000"/>
            <w:sz w:val="21"/>
            <w:szCs w:val="24"/>
            <w:lang w:val="en-US" w:eastAsia="zh-CN"/>
            <w:rPrChange w:id="699" w:author="P52s" w:date="2025-12-15T11:37:15Z">
              <w:rPr>
                <w:rFonts w:hint="eastAsia" w:ascii="方正仿宋_GBK" w:hAnsi="方正仿宋_GBK" w:eastAsia="方正仿宋_GBK" w:cs="方正仿宋_GBK"/>
                <w:sz w:val="24"/>
                <w:szCs w:val="24"/>
                <w:lang w:val="en-US" w:eastAsia="zh-CN"/>
              </w:rPr>
            </w:rPrChange>
          </w:rPr>
          <w:t>直流-</w:t>
        </w:r>
      </w:ins>
      <w:ins w:id="701" w:author="P52s" w:date="2025-12-11T16:56:42Z">
        <w:r>
          <w:rPr>
            <w:rFonts w:hint="default" w:ascii="Times New Roman" w:hAnsi="Times New Roman" w:eastAsia="宋体" w:cs="Times New Roman"/>
            <w:color w:val="000000"/>
            <w:sz w:val="21"/>
            <w:szCs w:val="24"/>
            <w:lang w:val="en-US" w:eastAsia="zh-CN"/>
            <w:rPrChange w:id="702" w:author="P52s" w:date="2025-12-15T11:37:15Z">
              <w:rPr>
                <w:rFonts w:hint="eastAsia" w:ascii="方正仿宋_GBK" w:hAnsi="方正仿宋_GBK" w:eastAsia="方正仿宋_GBK" w:cs="方正仿宋_GBK"/>
                <w:sz w:val="24"/>
                <w:szCs w:val="24"/>
                <w:lang w:val="en-US" w:eastAsia="zh-CN"/>
              </w:rPr>
            </w:rPrChange>
          </w:rPr>
          <w:t>交流</w:t>
        </w:r>
      </w:ins>
      <w:ins w:id="704" w:author="P52s" w:date="2025-12-11T15:20:31Z">
        <w:r>
          <w:rPr>
            <w:rFonts w:hint="default" w:ascii="Times New Roman" w:hAnsi="Times New Roman" w:eastAsia="宋体" w:cs="Times New Roman"/>
            <w:color w:val="000000"/>
            <w:sz w:val="21"/>
            <w:szCs w:val="24"/>
            <w:lang w:val="en-US" w:eastAsia="zh-CN"/>
            <w:rPrChange w:id="705" w:author="P52s" w:date="2025-12-15T11:37:15Z">
              <w:rPr>
                <w:rFonts w:hint="eastAsia" w:ascii="方正仿宋_GBK" w:hAnsi="方正仿宋_GBK" w:eastAsia="方正仿宋_GBK" w:cs="方正仿宋_GBK"/>
                <w:sz w:val="24"/>
                <w:szCs w:val="24"/>
                <w:lang w:val="en-US" w:eastAsia="zh-CN"/>
              </w:rPr>
            </w:rPrChange>
          </w:rPr>
          <w:t>变流</w:t>
        </w:r>
      </w:ins>
      <w:ins w:id="707" w:author="P52s" w:date="2025-12-11T15:20:32Z">
        <w:r>
          <w:rPr>
            <w:rFonts w:hint="default" w:ascii="Times New Roman" w:hAnsi="Times New Roman" w:eastAsia="宋体" w:cs="Times New Roman"/>
            <w:color w:val="000000"/>
            <w:sz w:val="21"/>
            <w:szCs w:val="24"/>
            <w:lang w:val="en-US" w:eastAsia="zh-CN"/>
            <w:rPrChange w:id="708" w:author="P52s" w:date="2025-12-15T11:37:15Z">
              <w:rPr>
                <w:rFonts w:hint="eastAsia" w:ascii="方正仿宋_GBK" w:hAnsi="方正仿宋_GBK" w:eastAsia="方正仿宋_GBK" w:cs="方正仿宋_GBK"/>
                <w:sz w:val="24"/>
                <w:szCs w:val="24"/>
                <w:lang w:val="en-US" w:eastAsia="zh-CN"/>
              </w:rPr>
            </w:rPrChange>
          </w:rPr>
          <w:t>器</w:t>
        </w:r>
      </w:ins>
      <w:ins w:id="710" w:author="P52s" w:date="2025-12-11T16:55:26Z">
        <w:r>
          <w:rPr>
            <w:rFonts w:hint="default" w:ascii="Times New Roman" w:hAnsi="Times New Roman" w:eastAsia="宋体" w:cs="Times New Roman"/>
            <w:color w:val="000000"/>
            <w:sz w:val="21"/>
            <w:szCs w:val="24"/>
            <w:lang w:val="en-US" w:eastAsia="zh-CN"/>
            <w:rPrChange w:id="711" w:author="P52s" w:date="2025-12-15T11:37:15Z">
              <w:rPr>
                <w:rFonts w:hint="eastAsia" w:ascii="方正仿宋_GBK" w:hAnsi="方正仿宋_GBK" w:eastAsia="方正仿宋_GBK" w:cs="方正仿宋_GBK"/>
                <w:sz w:val="24"/>
                <w:szCs w:val="24"/>
                <w:lang w:val="en-US" w:eastAsia="zh-CN"/>
              </w:rPr>
            </w:rPrChange>
          </w:rPr>
          <w:t>（</w:t>
        </w:r>
      </w:ins>
      <w:ins w:id="713" w:author="P52s" w:date="2025-12-11T16:55:29Z">
        <w:r>
          <w:rPr>
            <w:rFonts w:hint="default" w:ascii="Times New Roman" w:hAnsi="Times New Roman" w:eastAsia="宋体" w:cs="Times New Roman"/>
            <w:color w:val="000000"/>
            <w:sz w:val="21"/>
            <w:szCs w:val="24"/>
            <w:lang w:val="en-US" w:eastAsia="zh-CN"/>
            <w:rPrChange w:id="714" w:author="P52s" w:date="2025-12-15T11:37:15Z">
              <w:rPr>
                <w:rFonts w:hint="eastAsia" w:ascii="方正仿宋_GBK" w:hAnsi="方正仿宋_GBK" w:eastAsia="方正仿宋_GBK" w:cs="方正仿宋_GBK"/>
                <w:sz w:val="24"/>
                <w:szCs w:val="24"/>
                <w:lang w:val="en-US" w:eastAsia="zh-CN"/>
              </w:rPr>
            </w:rPrChange>
          </w:rPr>
          <w:t>PCS</w:t>
        </w:r>
      </w:ins>
      <w:ins w:id="716" w:author="P52s" w:date="2025-12-11T16:55:26Z">
        <w:r>
          <w:rPr>
            <w:rFonts w:hint="default" w:ascii="Times New Roman" w:hAnsi="Times New Roman" w:eastAsia="宋体" w:cs="Times New Roman"/>
            <w:color w:val="000000"/>
            <w:sz w:val="21"/>
            <w:szCs w:val="24"/>
            <w:lang w:val="en-US" w:eastAsia="zh-CN"/>
            <w:rPrChange w:id="717" w:author="P52s" w:date="2025-12-15T11:37:15Z">
              <w:rPr>
                <w:rFonts w:hint="eastAsia" w:ascii="方正仿宋_GBK" w:hAnsi="方正仿宋_GBK" w:eastAsia="方正仿宋_GBK" w:cs="方正仿宋_GBK"/>
                <w:sz w:val="24"/>
                <w:szCs w:val="24"/>
                <w:lang w:val="en-US" w:eastAsia="zh-CN"/>
              </w:rPr>
            </w:rPrChange>
          </w:rPr>
          <w:t>）</w:t>
        </w:r>
      </w:ins>
      <w:ins w:id="719" w:author="P52s" w:date="2025-12-11T15:20:34Z">
        <w:r>
          <w:rPr>
            <w:rFonts w:hint="default" w:ascii="Times New Roman" w:hAnsi="Times New Roman" w:eastAsia="宋体" w:cs="Times New Roman"/>
            <w:color w:val="000000"/>
            <w:sz w:val="21"/>
            <w:szCs w:val="24"/>
            <w:lang w:val="en-US" w:eastAsia="zh-CN"/>
            <w:rPrChange w:id="720" w:author="P52s" w:date="2025-12-15T11:37:15Z">
              <w:rPr>
                <w:rFonts w:hint="eastAsia" w:ascii="方正仿宋_GBK" w:hAnsi="方正仿宋_GBK" w:eastAsia="方正仿宋_GBK" w:cs="方正仿宋_GBK"/>
                <w:sz w:val="24"/>
                <w:szCs w:val="24"/>
                <w:lang w:val="en-US" w:eastAsia="zh-CN"/>
              </w:rPr>
            </w:rPrChange>
          </w:rPr>
          <w:t>和</w:t>
        </w:r>
      </w:ins>
      <w:ins w:id="722" w:author="P52s" w:date="2025-12-11T16:55:21Z">
        <w:r>
          <w:rPr>
            <w:rFonts w:hint="default" w:ascii="Times New Roman" w:hAnsi="Times New Roman" w:eastAsia="宋体" w:cs="Times New Roman"/>
            <w:color w:val="000000"/>
            <w:sz w:val="21"/>
            <w:szCs w:val="24"/>
            <w:lang w:val="en-US" w:eastAsia="zh-CN"/>
            <w:rPrChange w:id="723" w:author="P52s" w:date="2025-12-15T11:37:15Z">
              <w:rPr>
                <w:rFonts w:hint="eastAsia" w:ascii="方正仿宋_GBK" w:hAnsi="方正仿宋_GBK" w:eastAsia="方正仿宋_GBK" w:cs="方正仿宋_GBK"/>
                <w:sz w:val="24"/>
                <w:szCs w:val="24"/>
                <w:lang w:val="en-US" w:eastAsia="zh-CN"/>
              </w:rPr>
            </w:rPrChange>
          </w:rPr>
          <w:t>EMS</w:t>
        </w:r>
      </w:ins>
      <w:ins w:id="725" w:author="P52s" w:date="2025-12-11T16:56:23Z">
        <w:r>
          <w:rPr>
            <w:rFonts w:hint="default" w:ascii="Times New Roman" w:hAnsi="Times New Roman" w:eastAsia="宋体" w:cs="Times New Roman"/>
            <w:color w:val="000000"/>
            <w:sz w:val="21"/>
            <w:szCs w:val="24"/>
            <w:lang w:val="en-US" w:eastAsia="zh-CN"/>
            <w:rPrChange w:id="726" w:author="P52s" w:date="2025-12-15T11:37:15Z">
              <w:rPr>
                <w:rFonts w:hint="eastAsia" w:ascii="方正仿宋_GBK" w:hAnsi="方正仿宋_GBK" w:eastAsia="方正仿宋_GBK" w:cs="方正仿宋_GBK"/>
                <w:sz w:val="24"/>
                <w:szCs w:val="24"/>
                <w:lang w:val="en-US" w:eastAsia="zh-CN"/>
              </w:rPr>
            </w:rPrChange>
          </w:rPr>
          <w:t>，</w:t>
        </w:r>
      </w:ins>
      <w:ins w:id="728" w:author="P52s" w:date="2025-12-11T16:56:24Z">
        <w:r>
          <w:rPr>
            <w:rFonts w:hint="default" w:ascii="Times New Roman" w:hAnsi="Times New Roman" w:eastAsia="宋体" w:cs="Times New Roman"/>
            <w:color w:val="000000"/>
            <w:sz w:val="21"/>
            <w:szCs w:val="24"/>
            <w:lang w:val="en-US" w:eastAsia="zh-CN"/>
            <w:rPrChange w:id="729" w:author="P52s" w:date="2025-12-15T11:37:15Z">
              <w:rPr>
                <w:rFonts w:hint="eastAsia" w:ascii="方正仿宋_GBK" w:hAnsi="方正仿宋_GBK" w:eastAsia="方正仿宋_GBK" w:cs="方正仿宋_GBK"/>
                <w:sz w:val="24"/>
                <w:szCs w:val="24"/>
                <w:lang w:val="en-US" w:eastAsia="zh-CN"/>
              </w:rPr>
            </w:rPrChange>
          </w:rPr>
          <w:t>通过</w:t>
        </w:r>
      </w:ins>
      <w:ins w:id="731" w:author="P52s" w:date="2025-12-11T16:56:28Z">
        <w:r>
          <w:rPr>
            <w:rFonts w:hint="default" w:ascii="Times New Roman" w:hAnsi="Times New Roman" w:eastAsia="宋体" w:cs="Times New Roman"/>
            <w:color w:val="000000"/>
            <w:sz w:val="21"/>
            <w:szCs w:val="24"/>
            <w:lang w:val="en-US" w:eastAsia="zh-CN"/>
            <w:rPrChange w:id="732" w:author="P52s" w:date="2025-12-15T11:37:15Z">
              <w:rPr>
                <w:rFonts w:hint="eastAsia" w:ascii="方正仿宋_GBK" w:hAnsi="方正仿宋_GBK" w:eastAsia="方正仿宋_GBK" w:cs="方正仿宋_GBK"/>
                <w:sz w:val="24"/>
                <w:szCs w:val="24"/>
                <w:lang w:val="en-US" w:eastAsia="zh-CN"/>
              </w:rPr>
            </w:rPrChange>
          </w:rPr>
          <w:t>PCS</w:t>
        </w:r>
      </w:ins>
      <w:del w:id="734" w:author="P52s" w:date="2025-12-11T15:27:59Z">
        <w:r>
          <w:rPr>
            <w:rFonts w:hint="default" w:ascii="Times New Roman" w:hAnsi="Times New Roman" w:eastAsia="宋体" w:cs="Times New Roman"/>
            <w:color w:val="000000"/>
            <w:sz w:val="21"/>
            <w:szCs w:val="24"/>
            <w:lang w:val="en-US" w:eastAsia="zh-CN"/>
            <w:rPrChange w:id="735" w:author="P52s" w:date="2025-12-15T11:37:15Z">
              <w:rPr>
                <w:rFonts w:hint="eastAsia" w:ascii="方正仿宋_GBK" w:hAnsi="方正仿宋_GBK" w:eastAsia="方正仿宋_GBK" w:cs="方正仿宋_GBK"/>
                <w:sz w:val="24"/>
                <w:szCs w:val="24"/>
                <w:lang w:val="en-US" w:eastAsia="zh-CN"/>
              </w:rPr>
            </w:rPrChange>
          </w:rPr>
          <w:delText>通过</w:delText>
        </w:r>
      </w:del>
      <w:del w:id="737" w:author="P52s" w:date="2025-12-11T15:25:24Z">
        <w:r>
          <w:rPr>
            <w:rFonts w:hint="default" w:ascii="Times New Roman" w:hAnsi="Times New Roman" w:eastAsia="宋体" w:cs="Times New Roman"/>
            <w:color w:val="000000"/>
            <w:sz w:val="21"/>
            <w:szCs w:val="24"/>
            <w:lang w:val="en-US" w:eastAsia="zh-CN"/>
            <w:rPrChange w:id="738" w:author="P52s" w:date="2025-12-15T11:37:15Z">
              <w:rPr>
                <w:rFonts w:hint="default" w:ascii="方正仿宋_GBK" w:hAnsi="方正仿宋_GBK" w:eastAsia="方正仿宋_GBK" w:cs="方正仿宋_GBK"/>
                <w:sz w:val="24"/>
                <w:szCs w:val="24"/>
                <w:lang w:val="en-US" w:eastAsia="zh-CN"/>
              </w:rPr>
            </w:rPrChange>
          </w:rPr>
          <w:delText>PCS</w:delText>
        </w:r>
      </w:del>
      <w:r>
        <w:rPr>
          <w:rFonts w:hint="default" w:ascii="Times New Roman" w:hAnsi="Times New Roman" w:eastAsia="宋体" w:cs="Times New Roman"/>
          <w:color w:val="000000"/>
          <w:sz w:val="21"/>
          <w:szCs w:val="24"/>
          <w:lang w:val="en-US" w:eastAsia="zh-CN"/>
          <w:rPrChange w:id="740" w:author="P52s" w:date="2025-12-15T11:37:15Z">
            <w:rPr>
              <w:rFonts w:hint="eastAsia" w:ascii="方正仿宋_GBK" w:hAnsi="方正仿宋_GBK" w:eastAsia="方正仿宋_GBK" w:cs="方正仿宋_GBK"/>
              <w:sz w:val="24"/>
              <w:szCs w:val="24"/>
              <w:lang w:val="en-US" w:eastAsia="zh-CN"/>
            </w:rPr>
          </w:rPrChange>
        </w:rPr>
        <w:t>接入电网。</w:t>
      </w:r>
      <w:ins w:id="741" w:author="P52s" w:date="2025-12-11T16:57:48Z">
        <w:r>
          <w:rPr>
            <w:rFonts w:hint="default" w:ascii="Times New Roman" w:hAnsi="Times New Roman" w:eastAsia="宋体" w:cs="Times New Roman"/>
            <w:color w:val="000000"/>
            <w:sz w:val="21"/>
            <w:szCs w:val="24"/>
            <w:lang w:val="en-US" w:eastAsia="zh-CN"/>
            <w:rPrChange w:id="742" w:author="P52s" w:date="2025-12-15T11:37:15Z">
              <w:rPr>
                <w:rFonts w:hint="eastAsia" w:ascii="方正仿宋_GBK" w:hAnsi="方正仿宋_GBK" w:eastAsia="方正仿宋_GBK" w:cs="方正仿宋_GBK"/>
                <w:sz w:val="24"/>
                <w:szCs w:val="24"/>
                <w:lang w:val="en-US" w:eastAsia="zh-CN"/>
              </w:rPr>
            </w:rPrChange>
          </w:rPr>
          <w:t>站控层</w:t>
        </w:r>
      </w:ins>
      <w:ins w:id="744" w:author="P52s" w:date="2025-12-11T16:57:49Z">
        <w:r>
          <w:rPr>
            <w:rFonts w:hint="default" w:ascii="Times New Roman" w:hAnsi="Times New Roman" w:eastAsia="宋体" w:cs="Times New Roman"/>
            <w:color w:val="000000"/>
            <w:sz w:val="21"/>
            <w:szCs w:val="24"/>
            <w:lang w:val="en-US" w:eastAsia="zh-CN"/>
            <w:rPrChange w:id="745" w:author="P52s" w:date="2025-12-15T11:37:15Z">
              <w:rPr>
                <w:rFonts w:hint="eastAsia" w:ascii="方正仿宋_GBK" w:hAnsi="方正仿宋_GBK" w:eastAsia="方正仿宋_GBK" w:cs="方正仿宋_GBK"/>
                <w:sz w:val="24"/>
                <w:szCs w:val="24"/>
                <w:lang w:val="en-US" w:eastAsia="zh-CN"/>
              </w:rPr>
            </w:rPrChange>
          </w:rPr>
          <w:t>EMS</w:t>
        </w:r>
      </w:ins>
      <w:ins w:id="747" w:author="P52s" w:date="2025-12-11T16:57:51Z">
        <w:r>
          <w:rPr>
            <w:rFonts w:hint="default" w:ascii="Times New Roman" w:hAnsi="Times New Roman" w:eastAsia="宋体" w:cs="Times New Roman"/>
            <w:color w:val="000000"/>
            <w:sz w:val="21"/>
            <w:szCs w:val="24"/>
            <w:lang w:val="en-US" w:eastAsia="zh-CN"/>
            <w:rPrChange w:id="748" w:author="P52s" w:date="2025-12-15T11:37:15Z">
              <w:rPr>
                <w:rFonts w:hint="eastAsia" w:ascii="方正仿宋_GBK" w:hAnsi="方正仿宋_GBK" w:eastAsia="方正仿宋_GBK" w:cs="方正仿宋_GBK"/>
                <w:sz w:val="24"/>
                <w:szCs w:val="24"/>
                <w:lang w:val="en-US" w:eastAsia="zh-CN"/>
              </w:rPr>
            </w:rPrChange>
          </w:rPr>
          <w:t>接收</w:t>
        </w:r>
      </w:ins>
      <w:ins w:id="750" w:author="P52s" w:date="2025-12-11T16:57:55Z">
        <w:r>
          <w:rPr>
            <w:rFonts w:hint="default" w:ascii="Times New Roman" w:hAnsi="Times New Roman" w:eastAsia="宋体" w:cs="Times New Roman"/>
            <w:color w:val="000000"/>
            <w:sz w:val="21"/>
            <w:szCs w:val="24"/>
            <w:lang w:val="en-US" w:eastAsia="zh-CN"/>
            <w:rPrChange w:id="751" w:author="P52s" w:date="2025-12-15T11:37:15Z">
              <w:rPr>
                <w:rFonts w:hint="eastAsia" w:ascii="方正仿宋_GBK" w:hAnsi="方正仿宋_GBK" w:eastAsia="方正仿宋_GBK" w:cs="方正仿宋_GBK"/>
                <w:sz w:val="24"/>
                <w:szCs w:val="24"/>
                <w:lang w:val="en-US" w:eastAsia="zh-CN"/>
              </w:rPr>
            </w:rPrChange>
          </w:rPr>
          <w:t>地方</w:t>
        </w:r>
      </w:ins>
      <w:ins w:id="753" w:author="P52s" w:date="2025-12-11T16:57:58Z">
        <w:r>
          <w:rPr>
            <w:rFonts w:hint="default" w:ascii="Times New Roman" w:hAnsi="Times New Roman" w:eastAsia="宋体" w:cs="Times New Roman"/>
            <w:color w:val="000000"/>
            <w:sz w:val="21"/>
            <w:szCs w:val="24"/>
            <w:lang w:val="en-US" w:eastAsia="zh-CN"/>
            <w:rPrChange w:id="754" w:author="P52s" w:date="2025-12-15T11:37:15Z">
              <w:rPr>
                <w:rFonts w:hint="eastAsia" w:ascii="方正仿宋_GBK" w:hAnsi="方正仿宋_GBK" w:eastAsia="方正仿宋_GBK" w:cs="方正仿宋_GBK"/>
                <w:sz w:val="24"/>
                <w:szCs w:val="24"/>
                <w:lang w:val="en-US" w:eastAsia="zh-CN"/>
              </w:rPr>
            </w:rPrChange>
          </w:rPr>
          <w:t>电力</w:t>
        </w:r>
      </w:ins>
      <w:ins w:id="756" w:author="P52s" w:date="2025-12-11T16:57:59Z">
        <w:r>
          <w:rPr>
            <w:rFonts w:hint="default" w:ascii="Times New Roman" w:hAnsi="Times New Roman" w:eastAsia="宋体" w:cs="Times New Roman"/>
            <w:color w:val="000000"/>
            <w:sz w:val="21"/>
            <w:szCs w:val="24"/>
            <w:lang w:val="en-US" w:eastAsia="zh-CN"/>
            <w:rPrChange w:id="757" w:author="P52s" w:date="2025-12-15T11:37:15Z">
              <w:rPr>
                <w:rFonts w:hint="eastAsia" w:ascii="方正仿宋_GBK" w:hAnsi="方正仿宋_GBK" w:eastAsia="方正仿宋_GBK" w:cs="方正仿宋_GBK"/>
                <w:sz w:val="24"/>
                <w:szCs w:val="24"/>
                <w:lang w:val="en-US" w:eastAsia="zh-CN"/>
              </w:rPr>
            </w:rPrChange>
          </w:rPr>
          <w:t>调度的</w:t>
        </w:r>
      </w:ins>
      <w:ins w:id="759" w:author="P52s" w:date="2025-12-11T16:58:02Z">
        <w:r>
          <w:rPr>
            <w:rFonts w:hint="default" w:ascii="Times New Roman" w:hAnsi="Times New Roman" w:eastAsia="宋体" w:cs="Times New Roman"/>
            <w:color w:val="000000"/>
            <w:sz w:val="21"/>
            <w:szCs w:val="24"/>
            <w:lang w:val="en-US" w:eastAsia="zh-CN"/>
            <w:rPrChange w:id="760" w:author="P52s" w:date="2025-12-15T11:37:15Z">
              <w:rPr>
                <w:rFonts w:hint="eastAsia" w:ascii="方正仿宋_GBK" w:hAnsi="方正仿宋_GBK" w:eastAsia="方正仿宋_GBK" w:cs="方正仿宋_GBK"/>
                <w:sz w:val="24"/>
                <w:szCs w:val="24"/>
                <w:lang w:val="en-US" w:eastAsia="zh-CN"/>
              </w:rPr>
            </w:rPrChange>
          </w:rPr>
          <w:t>功率</w:t>
        </w:r>
      </w:ins>
      <w:ins w:id="762" w:author="P52s" w:date="2025-12-11T16:58:03Z">
        <w:r>
          <w:rPr>
            <w:rFonts w:hint="default" w:ascii="Times New Roman" w:hAnsi="Times New Roman" w:eastAsia="宋体" w:cs="Times New Roman"/>
            <w:color w:val="000000"/>
            <w:sz w:val="21"/>
            <w:szCs w:val="24"/>
            <w:lang w:val="en-US" w:eastAsia="zh-CN"/>
            <w:rPrChange w:id="763" w:author="P52s" w:date="2025-12-15T11:37:15Z">
              <w:rPr>
                <w:rFonts w:hint="eastAsia" w:ascii="方正仿宋_GBK" w:hAnsi="方正仿宋_GBK" w:eastAsia="方正仿宋_GBK" w:cs="方正仿宋_GBK"/>
                <w:sz w:val="24"/>
                <w:szCs w:val="24"/>
                <w:lang w:val="en-US" w:eastAsia="zh-CN"/>
              </w:rPr>
            </w:rPrChange>
          </w:rPr>
          <w:t>指令</w:t>
        </w:r>
      </w:ins>
      <w:ins w:id="765" w:author="P52s" w:date="2025-12-11T16:58:48Z"/>
      <w:ins w:id="768" w:author="P52s" w:date="2025-12-11T16:58:48Z"/>
      <w:ins w:id="771" w:author="P52s" w:date="2025-12-11T16:58:48Z"/>
      <w:ins w:id="774" w:author="P52s" w:date="2025-12-11T16:58:48Z">
        <w:r>
          <w:rPr>
            <w:rFonts w:hint="default" w:ascii="Times New Roman" w:hAnsi="Times New Roman" w:eastAsia="宋体" w:cs="Times New Roman"/>
            <w:color w:val="000000"/>
            <w:sz w:val="21"/>
            <w:szCs w:val="24"/>
            <w:lang w:val="en-US" w:eastAsia="zh-CN"/>
            <w:rPrChange w:id="778" w:author="P52s" w:date="2025-12-15T11:37:15Z">
              <w:rPr>
                <w:rFonts w:hint="eastAsia" w:ascii="方正仿宋_GBK" w:hAnsi="方正仿宋_GBK" w:eastAsia="方正仿宋_GBK" w:cs="方正仿宋_GBK"/>
                <w:sz w:val="24"/>
                <w:szCs w:val="24"/>
                <w:lang w:val="en-US" w:eastAsia="zh-CN"/>
              </w:rPr>
            </w:rPrChange>
          </w:rPr>
          <w:object>
            <v:shape id="_x0000_i1025" o:spt="75" type="#_x0000_t75" style="height:16pt;width:29pt;" o:ole="t" filled="f" o:preferrelative="t" stroked="f" coordsize="21600,21600">
              <v:path/>
              <v:fill on="f" focussize="0,0"/>
              <v:stroke on="f"/>
              <v:imagedata r:id="rId5" o:title=""/>
              <o:lock v:ext="edit" aspectratio="t"/>
              <w10:wrap type="none"/>
              <w10:anchorlock/>
            </v:shape>
            <o:OLEObject Type="Embed" ProgID="DSEquations" ShapeID="_x0000_i1025" DrawAspect="Content" ObjectID="_1468075725" r:id="rId4">
              <o:LockedField>false</o:LockedField>
            </o:OLEObject>
          </w:object>
        </w:r>
      </w:ins>
      <w:ins w:id="780" w:author="P52s" w:date="2025-12-11T16:58:48Z"/>
      <w:ins w:id="783" w:author="P52s" w:date="2025-12-11T16:58:05Z">
        <w:r>
          <w:rPr>
            <w:rFonts w:hint="default" w:ascii="Times New Roman" w:hAnsi="Times New Roman" w:eastAsia="宋体" w:cs="Times New Roman"/>
            <w:color w:val="000000"/>
            <w:sz w:val="21"/>
            <w:szCs w:val="24"/>
            <w:lang w:val="en-US" w:eastAsia="zh-CN"/>
            <w:rPrChange w:id="784" w:author="P52s" w:date="2025-12-15T11:37:15Z">
              <w:rPr>
                <w:rFonts w:hint="eastAsia" w:ascii="方正仿宋_GBK" w:hAnsi="方正仿宋_GBK" w:eastAsia="方正仿宋_GBK" w:cs="方正仿宋_GBK"/>
                <w:sz w:val="24"/>
                <w:szCs w:val="24"/>
                <w:lang w:val="en-US" w:eastAsia="zh-CN"/>
              </w:rPr>
            </w:rPrChange>
          </w:rPr>
          <w:t>，</w:t>
        </w:r>
      </w:ins>
      <w:ins w:id="786" w:author="P52s" w:date="2025-12-11T16:58:08Z">
        <w:r>
          <w:rPr>
            <w:rFonts w:hint="default" w:ascii="Times New Roman" w:hAnsi="Times New Roman" w:eastAsia="宋体" w:cs="Times New Roman"/>
            <w:color w:val="000000"/>
            <w:sz w:val="21"/>
            <w:szCs w:val="24"/>
            <w:lang w:val="en-US" w:eastAsia="zh-CN"/>
            <w:rPrChange w:id="787" w:author="P52s" w:date="2025-12-15T11:37:15Z">
              <w:rPr>
                <w:rFonts w:hint="eastAsia" w:ascii="方正仿宋_GBK" w:hAnsi="方正仿宋_GBK" w:eastAsia="方正仿宋_GBK" w:cs="方正仿宋_GBK"/>
                <w:sz w:val="24"/>
                <w:szCs w:val="24"/>
                <w:lang w:val="en-US" w:eastAsia="zh-CN"/>
              </w:rPr>
            </w:rPrChange>
          </w:rPr>
          <w:t>结合</w:t>
        </w:r>
      </w:ins>
      <w:r>
        <w:rPr>
          <w:rFonts w:hint="default" w:ascii="Times New Roman" w:hAnsi="Times New Roman" w:eastAsia="宋体" w:cs="Times New Roman"/>
          <w:color w:val="000000"/>
          <w:sz w:val="21"/>
          <w:szCs w:val="24"/>
          <w:lang w:val="en-US" w:eastAsia="zh-CN"/>
          <w:rPrChange w:id="789" w:author="P52s" w:date="2025-12-15T11:37:15Z">
            <w:rPr>
              <w:rFonts w:hint="eastAsia" w:ascii="方正仿宋_GBK" w:hAnsi="方正仿宋_GBK" w:eastAsia="方正仿宋_GBK" w:cs="方正仿宋_GBK"/>
              <w:sz w:val="24"/>
              <w:szCs w:val="24"/>
              <w:lang w:val="en-US" w:eastAsia="zh-CN"/>
            </w:rPr>
          </w:rPrChange>
        </w:rPr>
        <w:t>四种储能系统</w:t>
      </w:r>
      <w:ins w:id="790" w:author="P52s" w:date="2025-12-11T16:58:13Z">
        <w:r>
          <w:rPr>
            <w:rFonts w:hint="default" w:ascii="Times New Roman" w:hAnsi="Times New Roman" w:eastAsia="宋体" w:cs="Times New Roman"/>
            <w:color w:val="000000"/>
            <w:sz w:val="21"/>
            <w:szCs w:val="24"/>
            <w:lang w:val="en-US" w:eastAsia="zh-CN"/>
            <w:rPrChange w:id="791" w:author="P52s" w:date="2025-12-15T11:37:15Z">
              <w:rPr>
                <w:rFonts w:hint="eastAsia" w:ascii="方正仿宋_GBK" w:hAnsi="方正仿宋_GBK" w:eastAsia="方正仿宋_GBK" w:cs="方正仿宋_GBK"/>
                <w:sz w:val="24"/>
                <w:szCs w:val="24"/>
                <w:lang w:val="en-US" w:eastAsia="zh-CN"/>
              </w:rPr>
            </w:rPrChange>
          </w:rPr>
          <w:t>的</w:t>
        </w:r>
      </w:ins>
      <w:ins w:id="793" w:author="P52s" w:date="2025-12-11T16:58:14Z">
        <w:r>
          <w:rPr>
            <w:rFonts w:hint="default" w:ascii="Times New Roman" w:hAnsi="Times New Roman" w:eastAsia="宋体" w:cs="Times New Roman"/>
            <w:color w:val="000000"/>
            <w:sz w:val="21"/>
            <w:szCs w:val="24"/>
            <w:lang w:val="en-US" w:eastAsia="zh-CN"/>
            <w:rPrChange w:id="794" w:author="P52s" w:date="2025-12-15T11:37:15Z">
              <w:rPr>
                <w:rFonts w:hint="eastAsia" w:ascii="方正仿宋_GBK" w:hAnsi="方正仿宋_GBK" w:eastAsia="方正仿宋_GBK" w:cs="方正仿宋_GBK"/>
                <w:sz w:val="24"/>
                <w:szCs w:val="24"/>
                <w:lang w:val="en-US" w:eastAsia="zh-CN"/>
              </w:rPr>
            </w:rPrChange>
          </w:rPr>
          <w:t>状态</w:t>
        </w:r>
      </w:ins>
      <w:ins w:id="796" w:author="P52s" w:date="2025-12-11T16:58:15Z">
        <w:r>
          <w:rPr>
            <w:rFonts w:hint="default" w:ascii="Times New Roman" w:hAnsi="Times New Roman" w:eastAsia="宋体" w:cs="Times New Roman"/>
            <w:color w:val="000000"/>
            <w:sz w:val="21"/>
            <w:szCs w:val="24"/>
            <w:lang w:val="en-US" w:eastAsia="zh-CN"/>
            <w:rPrChange w:id="797" w:author="P52s" w:date="2025-12-15T11:37:15Z">
              <w:rPr>
                <w:rFonts w:hint="eastAsia" w:ascii="方正仿宋_GBK" w:hAnsi="方正仿宋_GBK" w:eastAsia="方正仿宋_GBK" w:cs="方正仿宋_GBK"/>
                <w:sz w:val="24"/>
                <w:szCs w:val="24"/>
                <w:lang w:val="en-US" w:eastAsia="zh-CN"/>
              </w:rPr>
            </w:rPrChange>
          </w:rPr>
          <w:t>信息</w:t>
        </w:r>
      </w:ins>
      <w:ins w:id="799" w:author="P52s" w:date="2025-12-11T17:03:11Z">
        <w:r>
          <w:rPr>
            <w:rFonts w:hint="default" w:ascii="Times New Roman" w:hAnsi="Times New Roman" w:eastAsia="宋体" w:cs="Times New Roman"/>
            <w:color w:val="000000"/>
            <w:sz w:val="21"/>
            <w:szCs w:val="24"/>
            <w:lang w:val="en-US" w:eastAsia="zh-CN"/>
            <w:rPrChange w:id="800" w:author="P52s" w:date="2025-12-15T11:37:15Z">
              <w:rPr>
                <w:rFonts w:hint="eastAsia" w:ascii="方正仿宋_GBK" w:hAnsi="方正仿宋_GBK" w:eastAsia="方正仿宋_GBK" w:cs="方正仿宋_GBK"/>
                <w:sz w:val="24"/>
                <w:szCs w:val="24"/>
                <w:lang w:val="en-US" w:eastAsia="zh-CN"/>
              </w:rPr>
            </w:rPrChange>
          </w:rPr>
          <w:t>和</w:t>
        </w:r>
      </w:ins>
      <w:ins w:id="802" w:author="P52s" w:date="2025-12-11T17:03:13Z">
        <w:r>
          <w:rPr>
            <w:rFonts w:hint="default" w:ascii="Times New Roman" w:hAnsi="Times New Roman" w:eastAsia="宋体" w:cs="Times New Roman"/>
            <w:color w:val="000000"/>
            <w:sz w:val="21"/>
            <w:szCs w:val="24"/>
            <w:lang w:val="en-US" w:eastAsia="zh-CN"/>
            <w:rPrChange w:id="803" w:author="P52s" w:date="2025-12-15T11:37:15Z">
              <w:rPr>
                <w:rFonts w:hint="eastAsia" w:ascii="方正仿宋_GBK" w:hAnsi="方正仿宋_GBK" w:eastAsia="方正仿宋_GBK" w:cs="方正仿宋_GBK"/>
                <w:sz w:val="24"/>
                <w:szCs w:val="24"/>
                <w:lang w:val="en-US" w:eastAsia="zh-CN"/>
              </w:rPr>
            </w:rPrChange>
          </w:rPr>
          <w:t>功率</w:t>
        </w:r>
      </w:ins>
      <w:ins w:id="805" w:author="P52s" w:date="2025-12-11T17:03:15Z">
        <w:r>
          <w:rPr>
            <w:rFonts w:hint="default" w:ascii="Times New Roman" w:hAnsi="Times New Roman" w:eastAsia="宋体" w:cs="Times New Roman"/>
            <w:color w:val="000000"/>
            <w:sz w:val="21"/>
            <w:szCs w:val="24"/>
            <w:lang w:val="en-US" w:eastAsia="zh-CN"/>
            <w:rPrChange w:id="806" w:author="P52s" w:date="2025-12-15T11:37:15Z">
              <w:rPr>
                <w:rFonts w:hint="eastAsia" w:ascii="方正仿宋_GBK" w:hAnsi="方正仿宋_GBK" w:eastAsia="方正仿宋_GBK" w:cs="方正仿宋_GBK"/>
                <w:sz w:val="24"/>
                <w:szCs w:val="24"/>
                <w:lang w:val="en-US" w:eastAsia="zh-CN"/>
              </w:rPr>
            </w:rPrChange>
          </w:rPr>
          <w:t>特性，</w:t>
        </w:r>
      </w:ins>
      <w:ins w:id="808" w:author="P52s" w:date="2025-12-11T17:04:07Z">
        <w:r>
          <w:rPr>
            <w:rFonts w:hint="default" w:ascii="Times New Roman" w:hAnsi="Times New Roman" w:eastAsia="宋体" w:cs="Times New Roman"/>
            <w:color w:val="000000"/>
            <w:sz w:val="21"/>
            <w:szCs w:val="24"/>
            <w:lang w:val="en-US" w:eastAsia="zh-CN"/>
            <w:rPrChange w:id="809" w:author="P52s" w:date="2025-12-15T11:37:15Z">
              <w:rPr>
                <w:rFonts w:hint="eastAsia" w:ascii="方正仿宋_GBK" w:hAnsi="方正仿宋_GBK" w:eastAsia="方正仿宋_GBK" w:cs="方正仿宋_GBK"/>
                <w:sz w:val="24"/>
                <w:szCs w:val="24"/>
                <w:lang w:val="en-US" w:eastAsia="zh-CN"/>
              </w:rPr>
            </w:rPrChange>
          </w:rPr>
          <w:t>计算下发的功率指令</w:t>
        </w:r>
      </w:ins>
      <w:ins w:id="811" w:author="P52s" w:date="2025-12-11T17:04:07Z"/>
      <w:ins w:id="814" w:author="P52s" w:date="2025-12-11T17:04:07Z"/>
      <w:ins w:id="817" w:author="P52s" w:date="2025-12-11T17:04:07Z"/>
      <w:ins w:id="820" w:author="P52s" w:date="2025-12-11T17:04:07Z">
        <w:r>
          <w:rPr>
            <w:rFonts w:hint="default" w:ascii="Times New Roman" w:hAnsi="Times New Roman" w:eastAsia="宋体" w:cs="Times New Roman"/>
            <w:color w:val="000000"/>
            <w:sz w:val="21"/>
            <w:szCs w:val="24"/>
            <w:lang w:val="en-US" w:eastAsia="zh-CN"/>
            <w:rPrChange w:id="824" w:author="P52s" w:date="2025-12-15T11:37:15Z">
              <w:rPr>
                <w:rFonts w:hint="eastAsia" w:ascii="方正仿宋_GBK" w:hAnsi="方正仿宋_GBK" w:eastAsia="方正仿宋_GBK" w:cs="方正仿宋_GBK"/>
                <w:sz w:val="24"/>
                <w:szCs w:val="24"/>
                <w:lang w:val="en-US" w:eastAsia="zh-CN"/>
              </w:rPr>
            </w:rPrChange>
          </w:rPr>
          <w:object>
            <v:shape id="_x0000_i1026" o:spt="75" type="#_x0000_t75" style="height:16pt;width:13.95pt;" o:ole="t" filled="f" o:preferrelative="t" stroked="f" coordsize="21600,21600">
              <v:path/>
              <v:fill on="f" focussize="0,0"/>
              <v:stroke on="f"/>
              <v:imagedata r:id="rId7" o:title=""/>
              <o:lock v:ext="edit" aspectratio="t"/>
              <w10:wrap type="none"/>
              <w10:anchorlock/>
            </v:shape>
            <o:OLEObject Type="Embed" ProgID="DSEquations" ShapeID="_x0000_i1026" DrawAspect="Content" ObjectID="_1468075726" r:id="rId6">
              <o:LockedField>false</o:LockedField>
            </o:OLEObject>
          </w:object>
        </w:r>
      </w:ins>
      <w:ins w:id="826" w:author="P52s" w:date="2025-12-11T17:04:07Z"/>
      <w:ins w:id="829" w:author="P52s" w:date="2025-12-11T17:04:07Z">
        <w:r>
          <w:rPr>
            <w:rFonts w:hint="default" w:ascii="Times New Roman" w:hAnsi="Times New Roman" w:eastAsia="宋体" w:cs="Times New Roman"/>
            <w:color w:val="000000"/>
            <w:sz w:val="21"/>
            <w:szCs w:val="24"/>
            <w:lang w:val="en-US" w:eastAsia="zh-CN"/>
            <w:rPrChange w:id="830" w:author="P52s" w:date="2025-12-15T11:37:15Z">
              <w:rPr>
                <w:rFonts w:hint="eastAsia" w:ascii="方正仿宋_GBK" w:hAnsi="方正仿宋_GBK" w:eastAsia="方正仿宋_GBK" w:cs="方正仿宋_GBK"/>
                <w:sz w:val="24"/>
                <w:szCs w:val="24"/>
                <w:lang w:val="en-US" w:eastAsia="zh-CN"/>
              </w:rPr>
            </w:rPrChange>
          </w:rPr>
          <w:t>、</w:t>
        </w:r>
      </w:ins>
      <w:ins w:id="832" w:author="P52s" w:date="2025-12-11T17:04:07Z"/>
      <w:ins w:id="835" w:author="P52s" w:date="2025-12-11T17:04:07Z"/>
      <w:ins w:id="838" w:author="P52s" w:date="2025-12-11T17:04:07Z"/>
      <w:ins w:id="841" w:author="P52s" w:date="2025-12-11T17:04:07Z">
        <w:r>
          <w:rPr>
            <w:rFonts w:hint="default" w:ascii="Times New Roman" w:hAnsi="Times New Roman" w:eastAsia="宋体" w:cs="Times New Roman"/>
            <w:color w:val="000000"/>
            <w:sz w:val="21"/>
            <w:szCs w:val="24"/>
            <w:lang w:val="en-US" w:eastAsia="zh-CN"/>
            <w:rPrChange w:id="845" w:author="P52s" w:date="2025-12-15T11:37:15Z">
              <w:rPr>
                <w:rFonts w:hint="eastAsia" w:ascii="方正仿宋_GBK" w:hAnsi="方正仿宋_GBK" w:eastAsia="方正仿宋_GBK" w:cs="方正仿宋_GBK"/>
                <w:sz w:val="24"/>
                <w:szCs w:val="24"/>
                <w:lang w:val="en-US" w:eastAsia="zh-CN"/>
              </w:rPr>
            </w:rPrChange>
          </w:rPr>
          <w:object>
            <v:shape id="_x0000_i1027" o:spt="75" type="#_x0000_t75" style="height:16pt;width:17pt;" o:ole="t" filled="f" o:preferrelative="t" stroked="f" coordsize="21600,21600">
              <v:path/>
              <v:fill on="f" focussize="0,0"/>
              <v:stroke on="f"/>
              <v:imagedata r:id="rId9" o:title=""/>
              <o:lock v:ext="edit" aspectratio="t"/>
              <w10:wrap type="none"/>
              <w10:anchorlock/>
            </v:shape>
            <o:OLEObject Type="Embed" ProgID="DSEquations" ShapeID="_x0000_i1027" DrawAspect="Content" ObjectID="_1468075727" r:id="rId8">
              <o:LockedField>false</o:LockedField>
            </o:OLEObject>
          </w:object>
        </w:r>
      </w:ins>
      <w:ins w:id="847" w:author="P52s" w:date="2025-12-11T17:04:07Z"/>
      <w:ins w:id="850" w:author="P52s" w:date="2025-12-11T17:04:07Z">
        <w:r>
          <w:rPr>
            <w:rFonts w:hint="default" w:ascii="Times New Roman" w:hAnsi="Times New Roman" w:eastAsia="宋体" w:cs="Times New Roman"/>
            <w:color w:val="000000"/>
            <w:sz w:val="21"/>
            <w:szCs w:val="24"/>
            <w:lang w:val="en-US" w:eastAsia="zh-CN"/>
            <w:rPrChange w:id="851" w:author="P52s" w:date="2025-12-15T11:37:15Z">
              <w:rPr>
                <w:rFonts w:hint="eastAsia" w:ascii="方正仿宋_GBK" w:hAnsi="方正仿宋_GBK" w:eastAsia="方正仿宋_GBK" w:cs="方正仿宋_GBK"/>
                <w:sz w:val="24"/>
                <w:szCs w:val="24"/>
                <w:lang w:val="en-US" w:eastAsia="zh-CN"/>
              </w:rPr>
            </w:rPrChange>
          </w:rPr>
          <w:t>、</w:t>
        </w:r>
      </w:ins>
      <w:ins w:id="853" w:author="P52s" w:date="2025-12-11T17:04:07Z"/>
      <w:ins w:id="856" w:author="P52s" w:date="2025-12-11T17:04:07Z"/>
      <w:ins w:id="859" w:author="P52s" w:date="2025-12-11T17:04:07Z"/>
      <w:ins w:id="862" w:author="P52s" w:date="2025-12-11T17:04:07Z">
        <w:r>
          <w:rPr>
            <w:rFonts w:hint="default" w:ascii="Times New Roman" w:hAnsi="Times New Roman" w:eastAsia="宋体" w:cs="Times New Roman"/>
            <w:color w:val="000000"/>
            <w:sz w:val="21"/>
            <w:szCs w:val="24"/>
            <w:lang w:val="en-US" w:eastAsia="zh-CN"/>
            <w:rPrChange w:id="866" w:author="P52s" w:date="2025-12-15T11:37:15Z">
              <w:rPr>
                <w:rFonts w:hint="eastAsia" w:ascii="方正仿宋_GBK" w:hAnsi="方正仿宋_GBK" w:eastAsia="方正仿宋_GBK" w:cs="方正仿宋_GBK"/>
                <w:sz w:val="24"/>
                <w:szCs w:val="24"/>
                <w:lang w:val="en-US" w:eastAsia="zh-CN"/>
              </w:rPr>
            </w:rPrChange>
          </w:rPr>
          <w:object>
            <v:shape id="_x0000_i1028" o:spt="75" type="#_x0000_t75" style="height:16pt;width:18pt;" o:ole="t" filled="f" o:preferrelative="t" stroked="f" coordsize="21600,21600">
              <v:path/>
              <v:fill on="f" focussize="0,0"/>
              <v:stroke on="f"/>
              <v:imagedata r:id="rId11" o:title=""/>
              <o:lock v:ext="edit" aspectratio="t"/>
              <w10:wrap type="none"/>
              <w10:anchorlock/>
            </v:shape>
            <o:OLEObject Type="Embed" ProgID="DSEquations" ShapeID="_x0000_i1028" DrawAspect="Content" ObjectID="_1468075728" r:id="rId10">
              <o:LockedField>false</o:LockedField>
            </o:OLEObject>
          </w:object>
        </w:r>
      </w:ins>
      <w:ins w:id="868" w:author="P52s" w:date="2025-12-11T17:04:07Z"/>
      <w:ins w:id="871" w:author="P52s" w:date="2025-12-11T17:04:07Z">
        <w:r>
          <w:rPr>
            <w:rFonts w:hint="default" w:ascii="Times New Roman" w:hAnsi="Times New Roman" w:eastAsia="宋体" w:cs="Times New Roman"/>
            <w:color w:val="000000"/>
            <w:sz w:val="21"/>
            <w:szCs w:val="24"/>
            <w:lang w:val="en-US" w:eastAsia="zh-CN"/>
            <w:rPrChange w:id="872" w:author="P52s" w:date="2025-12-15T11:37:15Z">
              <w:rPr>
                <w:rFonts w:hint="eastAsia" w:ascii="方正仿宋_GBK" w:hAnsi="方正仿宋_GBK" w:eastAsia="方正仿宋_GBK" w:cs="方正仿宋_GBK"/>
                <w:sz w:val="24"/>
                <w:szCs w:val="24"/>
                <w:lang w:val="en-US" w:eastAsia="zh-CN"/>
              </w:rPr>
            </w:rPrChange>
          </w:rPr>
          <w:t>、</w:t>
        </w:r>
      </w:ins>
      <w:ins w:id="874" w:author="P52s" w:date="2025-12-11T17:04:07Z"/>
      <w:ins w:id="877" w:author="P52s" w:date="2025-12-11T17:04:07Z"/>
      <w:ins w:id="880" w:author="P52s" w:date="2025-12-11T17:04:07Z"/>
      <w:ins w:id="883" w:author="P52s" w:date="2025-12-11T17:04:07Z">
        <w:r>
          <w:rPr>
            <w:rFonts w:hint="default" w:ascii="Times New Roman" w:hAnsi="Times New Roman" w:eastAsia="宋体" w:cs="Times New Roman"/>
            <w:color w:val="000000"/>
            <w:sz w:val="21"/>
            <w:szCs w:val="24"/>
            <w:lang w:val="en-US" w:eastAsia="zh-CN"/>
            <w:rPrChange w:id="887" w:author="P52s" w:date="2025-12-15T11:37:15Z">
              <w:rPr>
                <w:rFonts w:hint="eastAsia" w:ascii="方正仿宋_GBK" w:hAnsi="方正仿宋_GBK" w:eastAsia="方正仿宋_GBK" w:cs="方正仿宋_GBK"/>
                <w:sz w:val="24"/>
                <w:szCs w:val="24"/>
                <w:lang w:val="en-US" w:eastAsia="zh-CN"/>
              </w:rPr>
            </w:rPrChange>
          </w:rPr>
          <w:object>
            <v:shape id="_x0000_i1029" o:spt="75" type="#_x0000_t75" style="height:16pt;width:19pt;" o:ole="t" filled="f" o:preferrelative="t" stroked="f" coordsize="21600,21600">
              <v:path/>
              <v:fill on="f" focussize="0,0"/>
              <v:stroke on="f"/>
              <v:imagedata r:id="rId13" o:title=""/>
              <o:lock v:ext="edit" aspectratio="t"/>
              <w10:wrap type="none"/>
              <w10:anchorlock/>
            </v:shape>
            <o:OLEObject Type="Embed" ProgID="DSEquations" ShapeID="_x0000_i1029" DrawAspect="Content" ObjectID="_1468075729" r:id="rId12">
              <o:LockedField>false</o:LockedField>
            </o:OLEObject>
          </w:object>
        </w:r>
      </w:ins>
      <w:ins w:id="889" w:author="P52s" w:date="2025-12-11T17:04:07Z"/>
      <w:ins w:id="892" w:author="P52s" w:date="2025-12-11T17:08:03Z">
        <w:r>
          <w:rPr>
            <w:rFonts w:hint="default" w:ascii="Times New Roman" w:hAnsi="Times New Roman" w:eastAsia="宋体" w:cs="Times New Roman"/>
            <w:color w:val="000000"/>
            <w:sz w:val="21"/>
            <w:szCs w:val="24"/>
            <w:lang w:val="en-US" w:eastAsia="zh-CN"/>
            <w:rPrChange w:id="893" w:author="P52s" w:date="2025-12-15T11:37:15Z">
              <w:rPr>
                <w:rFonts w:hint="eastAsia" w:ascii="方正仿宋_GBK" w:hAnsi="方正仿宋_GBK" w:eastAsia="方正仿宋_GBK" w:cs="方正仿宋_GBK"/>
                <w:sz w:val="24"/>
                <w:szCs w:val="24"/>
                <w:lang w:val="en-US" w:eastAsia="zh-CN"/>
              </w:rPr>
            </w:rPrChange>
          </w:rPr>
          <w:t>，</w:t>
        </w:r>
      </w:ins>
      <w:ins w:id="895" w:author="P52s" w:date="2025-12-11T17:08:05Z">
        <w:r>
          <w:rPr>
            <w:rFonts w:hint="default" w:ascii="Times New Roman" w:hAnsi="Times New Roman" w:eastAsia="宋体" w:cs="Times New Roman"/>
            <w:color w:val="000000"/>
            <w:sz w:val="21"/>
            <w:szCs w:val="24"/>
            <w:lang w:val="en-US" w:eastAsia="zh-CN"/>
            <w:rPrChange w:id="896" w:author="P52s" w:date="2025-12-15T11:37:15Z">
              <w:rPr>
                <w:rFonts w:hint="eastAsia" w:ascii="方正仿宋_GBK" w:hAnsi="方正仿宋_GBK" w:eastAsia="方正仿宋_GBK" w:cs="方正仿宋_GBK"/>
                <w:sz w:val="24"/>
                <w:szCs w:val="24"/>
                <w:lang w:val="en-US" w:eastAsia="zh-CN"/>
              </w:rPr>
            </w:rPrChange>
          </w:rPr>
          <w:t>各</w:t>
        </w:r>
      </w:ins>
      <w:ins w:id="898" w:author="P52s" w:date="2025-12-11T17:08:06Z">
        <w:r>
          <w:rPr>
            <w:rFonts w:hint="default" w:ascii="Times New Roman" w:hAnsi="Times New Roman" w:eastAsia="宋体" w:cs="Times New Roman"/>
            <w:color w:val="000000"/>
            <w:sz w:val="21"/>
            <w:szCs w:val="24"/>
            <w:lang w:val="en-US" w:eastAsia="zh-CN"/>
            <w:rPrChange w:id="899" w:author="P52s" w:date="2025-12-15T11:37:15Z">
              <w:rPr>
                <w:rFonts w:hint="eastAsia" w:ascii="方正仿宋_GBK" w:hAnsi="方正仿宋_GBK" w:eastAsia="方正仿宋_GBK" w:cs="方正仿宋_GBK"/>
                <w:sz w:val="24"/>
                <w:szCs w:val="24"/>
                <w:lang w:val="en-US" w:eastAsia="zh-CN"/>
              </w:rPr>
            </w:rPrChange>
          </w:rPr>
          <w:t>储能</w:t>
        </w:r>
      </w:ins>
      <w:ins w:id="901" w:author="P52s" w:date="2025-12-11T17:08:07Z">
        <w:r>
          <w:rPr>
            <w:rFonts w:hint="default" w:ascii="Times New Roman" w:hAnsi="Times New Roman" w:eastAsia="宋体" w:cs="Times New Roman"/>
            <w:color w:val="000000"/>
            <w:sz w:val="21"/>
            <w:szCs w:val="24"/>
            <w:lang w:val="en-US" w:eastAsia="zh-CN"/>
            <w:rPrChange w:id="902" w:author="P52s" w:date="2025-12-15T11:37:15Z">
              <w:rPr>
                <w:rFonts w:hint="eastAsia" w:ascii="方正仿宋_GBK" w:hAnsi="方正仿宋_GBK" w:eastAsia="方正仿宋_GBK" w:cs="方正仿宋_GBK"/>
                <w:sz w:val="24"/>
                <w:szCs w:val="24"/>
                <w:lang w:val="en-US" w:eastAsia="zh-CN"/>
              </w:rPr>
            </w:rPrChange>
          </w:rPr>
          <w:t>系统</w:t>
        </w:r>
      </w:ins>
      <w:ins w:id="904" w:author="P52s" w:date="2025-12-11T17:08:08Z">
        <w:r>
          <w:rPr>
            <w:rFonts w:hint="default" w:ascii="Times New Roman" w:hAnsi="Times New Roman" w:eastAsia="宋体" w:cs="Times New Roman"/>
            <w:color w:val="000000"/>
            <w:sz w:val="21"/>
            <w:szCs w:val="24"/>
            <w:lang w:val="en-US" w:eastAsia="zh-CN"/>
            <w:rPrChange w:id="905" w:author="P52s" w:date="2025-12-15T11:37:15Z">
              <w:rPr>
                <w:rFonts w:hint="eastAsia" w:ascii="方正仿宋_GBK" w:hAnsi="方正仿宋_GBK" w:eastAsia="方正仿宋_GBK" w:cs="方正仿宋_GBK"/>
                <w:sz w:val="24"/>
                <w:szCs w:val="24"/>
                <w:lang w:val="en-US" w:eastAsia="zh-CN"/>
              </w:rPr>
            </w:rPrChange>
          </w:rPr>
          <w:t>即</w:t>
        </w:r>
      </w:ins>
      <w:ins w:id="907" w:author="P52s" w:date="2025-12-11T17:08:14Z">
        <w:r>
          <w:rPr>
            <w:rFonts w:hint="default" w:ascii="Times New Roman" w:hAnsi="Times New Roman" w:eastAsia="宋体" w:cs="Times New Roman"/>
            <w:color w:val="000000"/>
            <w:sz w:val="21"/>
            <w:szCs w:val="24"/>
            <w:lang w:val="en-US" w:eastAsia="zh-CN"/>
            <w:rPrChange w:id="908" w:author="P52s" w:date="2025-12-15T11:37:15Z">
              <w:rPr>
                <w:rFonts w:hint="eastAsia" w:ascii="方正仿宋_GBK" w:hAnsi="方正仿宋_GBK" w:eastAsia="方正仿宋_GBK" w:cs="方正仿宋_GBK"/>
                <w:sz w:val="24"/>
                <w:szCs w:val="24"/>
                <w:lang w:val="en-US" w:eastAsia="zh-CN"/>
              </w:rPr>
            </w:rPrChange>
          </w:rPr>
          <w:t>按照</w:t>
        </w:r>
      </w:ins>
      <w:ins w:id="910" w:author="P52s" w:date="2025-12-11T17:08:15Z">
        <w:r>
          <w:rPr>
            <w:rFonts w:hint="default" w:ascii="Times New Roman" w:hAnsi="Times New Roman" w:eastAsia="宋体" w:cs="Times New Roman"/>
            <w:color w:val="000000"/>
            <w:sz w:val="21"/>
            <w:szCs w:val="24"/>
            <w:lang w:val="en-US" w:eastAsia="zh-CN"/>
            <w:rPrChange w:id="911" w:author="P52s" w:date="2025-12-15T11:37:15Z">
              <w:rPr>
                <w:rFonts w:hint="eastAsia" w:ascii="方正仿宋_GBK" w:hAnsi="方正仿宋_GBK" w:eastAsia="方正仿宋_GBK" w:cs="方正仿宋_GBK"/>
                <w:sz w:val="24"/>
                <w:szCs w:val="24"/>
                <w:lang w:val="en-US" w:eastAsia="zh-CN"/>
              </w:rPr>
            </w:rPrChange>
          </w:rPr>
          <w:t>功率</w:t>
        </w:r>
      </w:ins>
      <w:ins w:id="913" w:author="P52s" w:date="2025-12-11T17:08:16Z">
        <w:r>
          <w:rPr>
            <w:rFonts w:hint="default" w:ascii="Times New Roman" w:hAnsi="Times New Roman" w:eastAsia="宋体" w:cs="Times New Roman"/>
            <w:color w:val="000000"/>
            <w:sz w:val="21"/>
            <w:szCs w:val="24"/>
            <w:lang w:val="en-US" w:eastAsia="zh-CN"/>
            <w:rPrChange w:id="914" w:author="P52s" w:date="2025-12-15T11:37:15Z">
              <w:rPr>
                <w:rFonts w:hint="eastAsia" w:ascii="方正仿宋_GBK" w:hAnsi="方正仿宋_GBK" w:eastAsia="方正仿宋_GBK" w:cs="方正仿宋_GBK"/>
                <w:sz w:val="24"/>
                <w:szCs w:val="24"/>
                <w:lang w:val="en-US" w:eastAsia="zh-CN"/>
              </w:rPr>
            </w:rPrChange>
          </w:rPr>
          <w:t>指令</w:t>
        </w:r>
      </w:ins>
      <w:ins w:id="916" w:author="P52s" w:date="2025-12-11T17:08:17Z">
        <w:r>
          <w:rPr>
            <w:rFonts w:hint="default" w:ascii="Times New Roman" w:hAnsi="Times New Roman" w:eastAsia="宋体" w:cs="Times New Roman"/>
            <w:color w:val="000000"/>
            <w:sz w:val="21"/>
            <w:szCs w:val="24"/>
            <w:lang w:val="en-US" w:eastAsia="zh-CN"/>
            <w:rPrChange w:id="917" w:author="P52s" w:date="2025-12-15T11:37:15Z">
              <w:rPr>
                <w:rFonts w:hint="eastAsia" w:ascii="方正仿宋_GBK" w:hAnsi="方正仿宋_GBK" w:eastAsia="方正仿宋_GBK" w:cs="方正仿宋_GBK"/>
                <w:sz w:val="24"/>
                <w:szCs w:val="24"/>
                <w:lang w:val="en-US" w:eastAsia="zh-CN"/>
              </w:rPr>
            </w:rPrChange>
          </w:rPr>
          <w:t>执行</w:t>
        </w:r>
      </w:ins>
      <w:ins w:id="919" w:author="P52s" w:date="2025-12-11T17:08:18Z">
        <w:r>
          <w:rPr>
            <w:rFonts w:hint="default" w:ascii="Times New Roman" w:hAnsi="Times New Roman" w:eastAsia="宋体" w:cs="Times New Roman"/>
            <w:color w:val="000000"/>
            <w:sz w:val="21"/>
            <w:szCs w:val="24"/>
            <w:lang w:val="en-US" w:eastAsia="zh-CN"/>
            <w:rPrChange w:id="920" w:author="P52s" w:date="2025-12-15T11:37:15Z">
              <w:rPr>
                <w:rFonts w:hint="eastAsia" w:ascii="方正仿宋_GBK" w:hAnsi="方正仿宋_GBK" w:eastAsia="方正仿宋_GBK" w:cs="方正仿宋_GBK"/>
                <w:sz w:val="24"/>
                <w:szCs w:val="24"/>
                <w:lang w:val="en-US" w:eastAsia="zh-CN"/>
              </w:rPr>
            </w:rPrChange>
          </w:rPr>
          <w:t>。</w:t>
        </w:r>
      </w:ins>
      <w:ins w:id="922" w:author="P52s" w:date="2025-12-15T12:33:09Z">
        <w:r>
          <w:rPr>
            <w:rFonts w:hint="default" w:ascii="Times New Roman" w:hAnsi="Times New Roman" w:eastAsia="宋体" w:cs="Times New Roman"/>
            <w:color w:val="000000"/>
            <w:sz w:val="21"/>
            <w:szCs w:val="24"/>
            <w:lang w:val="en-US" w:eastAsia="zh-CN"/>
          </w:rPr>
          <w:t>站控层EMS作为储能电站调度控制的关键环节，如何有效决策，使多类型储能系统优势互补，提高联合后的运行性能，是需要解决的问题。</w:t>
        </w:r>
      </w:ins>
      <w:del w:id="923" w:author="P52s" w:date="2025-12-11T17:06:38Z">
        <w:r>
          <w:rPr>
            <w:rFonts w:hint="default" w:ascii="Times New Roman" w:hAnsi="Times New Roman" w:eastAsia="宋体" w:cs="Times New Roman"/>
            <w:color w:val="000000"/>
            <w:sz w:val="21"/>
            <w:szCs w:val="24"/>
            <w:lang w:val="en-US" w:eastAsia="zh-CN"/>
            <w:rPrChange w:id="924" w:author="P52s" w:date="2025-12-15T11:37:15Z">
              <w:rPr>
                <w:rFonts w:hint="eastAsia" w:ascii="方正仿宋_GBK" w:hAnsi="方正仿宋_GBK" w:eastAsia="方正仿宋_GBK" w:cs="方正仿宋_GBK"/>
                <w:sz w:val="24"/>
                <w:szCs w:val="24"/>
                <w:lang w:val="en-US" w:eastAsia="zh-CN"/>
              </w:rPr>
            </w:rPrChange>
          </w:rPr>
          <w:delText>位于执行层，需要在站控层建立一个监控系统监视四种储能的状态，接受电网调度指令，结合四种储能系统的状态，计算四种储能系统</w:delText>
        </w:r>
      </w:del>
      <w:del w:id="926" w:author="P52s" w:date="2025-12-11T17:06:38Z">
        <w:r>
          <w:rPr>
            <w:rFonts w:hint="default" w:ascii="Times New Roman" w:hAnsi="Times New Roman" w:eastAsia="宋体" w:cs="Times New Roman"/>
            <w:color w:val="000000"/>
            <w:sz w:val="21"/>
            <w:szCs w:val="24"/>
            <w:lang w:val="en-US" w:eastAsia="zh-CN"/>
            <w:rPrChange w:id="927" w:author="P52s" w:date="2025-12-15T11:37:15Z">
              <w:rPr>
                <w:rFonts w:hint="default" w:ascii="方正仿宋_GBK" w:hAnsi="方正仿宋_GBK" w:eastAsia="方正仿宋_GBK" w:cs="方正仿宋_GBK"/>
                <w:sz w:val="24"/>
                <w:szCs w:val="24"/>
                <w:lang w:val="en-US" w:eastAsia="zh-CN"/>
              </w:rPr>
            </w:rPrChange>
          </w:rPr>
          <w:delText>应执行的</w:delText>
        </w:r>
      </w:del>
      <w:del w:id="929" w:author="P52s" w:date="2025-12-11T17:06:38Z">
        <w:r>
          <w:rPr>
            <w:rFonts w:hint="default" w:ascii="Times New Roman" w:hAnsi="Times New Roman" w:eastAsia="宋体" w:cs="Times New Roman"/>
            <w:color w:val="000000"/>
            <w:sz w:val="21"/>
            <w:szCs w:val="24"/>
            <w:lang w:val="en-US" w:eastAsia="zh-CN"/>
            <w:rPrChange w:id="930" w:author="P52s" w:date="2025-12-15T11:37:15Z">
              <w:rPr>
                <w:rFonts w:hint="eastAsia" w:ascii="方正仿宋_GBK" w:hAnsi="方正仿宋_GBK" w:eastAsia="方正仿宋_GBK" w:cs="方正仿宋_GBK"/>
                <w:sz w:val="24"/>
                <w:szCs w:val="24"/>
                <w:lang w:val="en-US" w:eastAsia="zh-CN"/>
              </w:rPr>
            </w:rPrChange>
          </w:rPr>
          <w:delText>功率指令，并下发给四种储能系统。</w:delText>
        </w:r>
      </w:del>
    </w:p>
    <w:p>
      <w:pPr>
        <w:rPr>
          <w:ins w:id="932" w:author="P52s" w:date="2025-12-11T16:25:37Z"/>
          <w:rFonts w:hint="eastAsia" w:ascii="方正仿宋_GBK" w:hAnsi="方正仿宋_GBK" w:eastAsia="方正仿宋_GBK" w:cs="方正仿宋_GBK"/>
          <w:sz w:val="24"/>
          <w:szCs w:val="24"/>
          <w:lang w:val="en-US" w:eastAsia="zh-CN"/>
        </w:rPr>
      </w:pPr>
      <w:ins w:id="933" w:author="P52s" w:date="2025-12-11T16:30:27Z">
        <w:r>
          <w:rPr/>
          <w:drawing>
            <wp:inline distT="0" distB="0" distL="114300" distR="114300">
              <wp:extent cx="5271770" cy="2865755"/>
              <wp:effectExtent l="0" t="0" r="0" b="0"/>
              <wp:docPr id="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4"/>
                      <pic:cNvPicPr>
                        <a:picLocks noChangeAspect="1"/>
                      </pic:cNvPicPr>
                    </pic:nvPicPr>
                    <pic:blipFill>
                      <a:blip r:embed="rId14"/>
                      <a:stretch>
                        <a:fillRect/>
                      </a:stretch>
                    </pic:blipFill>
                    <pic:spPr>
                      <a:xfrm>
                        <a:off x="0" y="0"/>
                        <a:ext cx="5271770" cy="2865755"/>
                      </a:xfrm>
                      <a:prstGeom prst="rect">
                        <a:avLst/>
                      </a:prstGeom>
                      <a:noFill/>
                      <a:ln>
                        <a:noFill/>
                      </a:ln>
                    </pic:spPr>
                  </pic:pic>
                </a:graphicData>
              </a:graphic>
            </wp:inline>
          </w:drawing>
        </w:r>
      </w:ins>
    </w:p>
    <w:p>
      <w:pPr>
        <w:spacing w:line="360" w:lineRule="auto"/>
        <w:ind w:firstLine="420" w:firstLineChars="0"/>
        <w:jc w:val="center"/>
        <w:textAlignment w:val="auto"/>
        <w:rPr>
          <w:ins w:id="936" w:author="P52s" w:date="2025-12-11T17:06:41Z"/>
          <w:rFonts w:hint="eastAsia" w:ascii="Times New Roman" w:hAnsi="Times New Roman" w:eastAsia="黑体" w:cs="Times New Roman"/>
          <w:bCs/>
          <w:color w:val="000000"/>
          <w:sz w:val="18"/>
          <w:szCs w:val="20"/>
          <w:lang w:val="en-US" w:eastAsia="zh-CN"/>
          <w:rPrChange w:id="937" w:author="P52s" w:date="2025-12-15T11:37:48Z">
            <w:rPr>
              <w:ins w:id="938" w:author="P52s" w:date="2025-12-11T17:06:41Z"/>
              <w:rFonts w:hint="default" w:ascii="方正仿宋_GBK" w:hAnsi="方正仿宋_GBK" w:eastAsia="方正仿宋_GBK" w:cs="方正仿宋_GBK"/>
              <w:sz w:val="24"/>
              <w:szCs w:val="24"/>
              <w:lang w:val="en-US" w:eastAsia="zh-CN"/>
            </w:rPr>
          </w:rPrChange>
        </w:rPr>
        <w:pPrChange w:id="935" w:author="P52s" w:date="2025-12-15T11:37:48Z">
          <w:pPr>
            <w:ind w:firstLine="480" w:firstLineChars="200"/>
            <w:textAlignment w:val="center"/>
          </w:pPr>
        </w:pPrChange>
      </w:pPr>
      <w:ins w:id="939" w:author="P52s" w:date="2025-12-11T17:09:09Z">
        <w:r>
          <w:rPr>
            <w:rFonts w:hint="eastAsia" w:ascii="Times New Roman" w:hAnsi="Times New Roman" w:eastAsia="黑体" w:cs="Times New Roman"/>
            <w:bCs/>
            <w:color w:val="000000"/>
            <w:sz w:val="18"/>
            <w:szCs w:val="20"/>
            <w:lang w:val="en-US" w:eastAsia="zh-CN"/>
            <w:rPrChange w:id="940" w:author="P52s" w:date="2025-12-15T11:37:48Z">
              <w:rPr>
                <w:rFonts w:hint="eastAsia" w:ascii="方正仿宋_GBK" w:hAnsi="方正仿宋_GBK" w:eastAsia="方正仿宋_GBK" w:cs="方正仿宋_GBK"/>
                <w:sz w:val="24"/>
                <w:szCs w:val="24"/>
                <w:lang w:val="en-US" w:eastAsia="zh-CN"/>
              </w:rPr>
            </w:rPrChange>
          </w:rPr>
          <w:t>图</w:t>
        </w:r>
      </w:ins>
      <w:ins w:id="942" w:author="P52s" w:date="2025-12-11T17:09:11Z">
        <w:r>
          <w:rPr>
            <w:rFonts w:hint="eastAsia" w:ascii="Times New Roman" w:hAnsi="Times New Roman" w:eastAsia="黑体" w:cs="Times New Roman"/>
            <w:bCs/>
            <w:color w:val="000000"/>
            <w:sz w:val="18"/>
            <w:szCs w:val="20"/>
            <w:lang w:val="en-US" w:eastAsia="zh-CN"/>
            <w:rPrChange w:id="943" w:author="P52s" w:date="2025-12-15T11:37:48Z">
              <w:rPr>
                <w:rFonts w:hint="eastAsia" w:ascii="方正仿宋_GBK" w:hAnsi="方正仿宋_GBK" w:eastAsia="方正仿宋_GBK" w:cs="方正仿宋_GBK"/>
                <w:sz w:val="24"/>
                <w:szCs w:val="24"/>
                <w:lang w:val="en-US" w:eastAsia="zh-CN"/>
              </w:rPr>
            </w:rPrChange>
          </w:rPr>
          <w:t>1</w:t>
        </w:r>
      </w:ins>
      <w:ins w:id="945" w:author="P52s" w:date="2025-12-11T17:09:10Z">
        <w:r>
          <w:rPr>
            <w:rFonts w:hint="eastAsia" w:ascii="Times New Roman" w:hAnsi="Times New Roman" w:eastAsia="黑体" w:cs="Times New Roman"/>
            <w:bCs/>
            <w:color w:val="000000"/>
            <w:sz w:val="18"/>
            <w:szCs w:val="20"/>
            <w:lang w:val="en-US" w:eastAsia="zh-CN"/>
            <w:rPrChange w:id="946" w:author="P52s" w:date="2025-12-15T11:37:48Z">
              <w:rPr>
                <w:rFonts w:hint="eastAsia" w:ascii="方正仿宋_GBK" w:hAnsi="方正仿宋_GBK" w:eastAsia="方正仿宋_GBK" w:cs="方正仿宋_GBK"/>
                <w:sz w:val="24"/>
                <w:szCs w:val="24"/>
                <w:lang w:val="en-US" w:eastAsia="zh-CN"/>
              </w:rPr>
            </w:rPrChange>
          </w:rPr>
          <w:t xml:space="preserve"> </w:t>
        </w:r>
      </w:ins>
      <w:ins w:id="948" w:author="P52s" w:date="2025-12-11T17:08:41Z">
        <w:r>
          <w:rPr>
            <w:rFonts w:hint="eastAsia" w:ascii="Times New Roman" w:hAnsi="Times New Roman" w:eastAsia="黑体" w:cs="Times New Roman"/>
            <w:bCs/>
            <w:color w:val="000000"/>
            <w:sz w:val="18"/>
            <w:szCs w:val="20"/>
            <w:lang w:val="en-US" w:eastAsia="zh-CN"/>
            <w:rPrChange w:id="949" w:author="P52s" w:date="2025-12-15T11:37:48Z">
              <w:rPr>
                <w:rFonts w:hint="eastAsia" w:ascii="方正仿宋_GBK" w:hAnsi="方正仿宋_GBK" w:eastAsia="方正仿宋_GBK" w:cs="方正仿宋_GBK"/>
                <w:sz w:val="24"/>
                <w:szCs w:val="24"/>
                <w:lang w:val="en-US" w:eastAsia="zh-CN"/>
              </w:rPr>
            </w:rPrChange>
          </w:rPr>
          <w:t>多类型</w:t>
        </w:r>
      </w:ins>
      <w:ins w:id="951" w:author="P52s" w:date="2025-12-11T17:08:43Z">
        <w:r>
          <w:rPr>
            <w:rFonts w:hint="eastAsia" w:ascii="Times New Roman" w:hAnsi="Times New Roman" w:eastAsia="黑体" w:cs="Times New Roman"/>
            <w:bCs/>
            <w:color w:val="000000"/>
            <w:sz w:val="18"/>
            <w:szCs w:val="20"/>
            <w:lang w:val="en-US" w:eastAsia="zh-CN"/>
            <w:rPrChange w:id="952" w:author="P52s" w:date="2025-12-15T11:37:48Z">
              <w:rPr>
                <w:rFonts w:hint="eastAsia" w:ascii="方正仿宋_GBK" w:hAnsi="方正仿宋_GBK" w:eastAsia="方正仿宋_GBK" w:cs="方正仿宋_GBK"/>
                <w:sz w:val="24"/>
                <w:szCs w:val="24"/>
                <w:lang w:val="en-US" w:eastAsia="zh-CN"/>
              </w:rPr>
            </w:rPrChange>
          </w:rPr>
          <w:t>储能</w:t>
        </w:r>
      </w:ins>
      <w:ins w:id="954" w:author="P52s" w:date="2025-12-11T17:08:45Z">
        <w:r>
          <w:rPr>
            <w:rFonts w:hint="eastAsia" w:ascii="Times New Roman" w:hAnsi="Times New Roman" w:eastAsia="黑体" w:cs="Times New Roman"/>
            <w:bCs/>
            <w:color w:val="000000"/>
            <w:sz w:val="18"/>
            <w:szCs w:val="20"/>
            <w:lang w:val="en-US" w:eastAsia="zh-CN"/>
            <w:rPrChange w:id="955" w:author="P52s" w:date="2025-12-15T11:37:48Z">
              <w:rPr>
                <w:rFonts w:hint="eastAsia" w:ascii="方正仿宋_GBK" w:hAnsi="方正仿宋_GBK" w:eastAsia="方正仿宋_GBK" w:cs="方正仿宋_GBK"/>
                <w:sz w:val="24"/>
                <w:szCs w:val="24"/>
                <w:lang w:val="en-US" w:eastAsia="zh-CN"/>
              </w:rPr>
            </w:rPrChange>
          </w:rPr>
          <w:t>电站</w:t>
        </w:r>
      </w:ins>
      <w:ins w:id="957" w:author="P52s" w:date="2025-12-11T17:08:47Z">
        <w:r>
          <w:rPr>
            <w:rFonts w:hint="eastAsia" w:ascii="Times New Roman" w:hAnsi="Times New Roman" w:eastAsia="黑体" w:cs="Times New Roman"/>
            <w:bCs/>
            <w:color w:val="000000"/>
            <w:sz w:val="18"/>
            <w:szCs w:val="20"/>
            <w:lang w:val="en-US" w:eastAsia="zh-CN"/>
            <w:rPrChange w:id="958" w:author="P52s" w:date="2025-12-15T11:37:48Z">
              <w:rPr>
                <w:rFonts w:hint="eastAsia" w:ascii="方正仿宋_GBK" w:hAnsi="方正仿宋_GBK" w:eastAsia="方正仿宋_GBK" w:cs="方正仿宋_GBK"/>
                <w:sz w:val="24"/>
                <w:szCs w:val="24"/>
                <w:lang w:val="en-US" w:eastAsia="zh-CN"/>
              </w:rPr>
            </w:rPrChange>
          </w:rPr>
          <w:t>控制</w:t>
        </w:r>
      </w:ins>
      <w:ins w:id="960" w:author="P52s" w:date="2025-12-11T17:08:48Z">
        <w:r>
          <w:rPr>
            <w:rFonts w:hint="eastAsia" w:ascii="Times New Roman" w:hAnsi="Times New Roman" w:eastAsia="黑体" w:cs="Times New Roman"/>
            <w:bCs/>
            <w:color w:val="000000"/>
            <w:sz w:val="18"/>
            <w:szCs w:val="20"/>
            <w:lang w:val="en-US" w:eastAsia="zh-CN"/>
            <w:rPrChange w:id="961" w:author="P52s" w:date="2025-12-15T11:37:48Z">
              <w:rPr>
                <w:rFonts w:hint="eastAsia" w:ascii="方正仿宋_GBK" w:hAnsi="方正仿宋_GBK" w:eastAsia="方正仿宋_GBK" w:cs="方正仿宋_GBK"/>
                <w:sz w:val="24"/>
                <w:szCs w:val="24"/>
                <w:lang w:val="en-US" w:eastAsia="zh-CN"/>
              </w:rPr>
            </w:rPrChange>
          </w:rPr>
          <w:t>结构</w:t>
        </w:r>
      </w:ins>
      <w:ins w:id="963" w:author="P52s" w:date="2025-12-11T17:08:58Z">
        <w:r>
          <w:rPr>
            <w:rFonts w:hint="eastAsia" w:ascii="Times New Roman" w:hAnsi="Times New Roman" w:eastAsia="黑体" w:cs="Times New Roman"/>
            <w:bCs/>
            <w:color w:val="000000"/>
            <w:sz w:val="18"/>
            <w:szCs w:val="20"/>
            <w:lang w:val="en-US" w:eastAsia="zh-CN"/>
            <w:rPrChange w:id="964" w:author="P52s" w:date="2025-12-15T11:37:48Z">
              <w:rPr>
                <w:rFonts w:hint="eastAsia" w:ascii="方正仿宋_GBK" w:hAnsi="方正仿宋_GBK" w:eastAsia="方正仿宋_GBK" w:cs="方正仿宋_GBK"/>
                <w:sz w:val="24"/>
                <w:szCs w:val="24"/>
                <w:lang w:val="en-US" w:eastAsia="zh-CN"/>
              </w:rPr>
            </w:rPrChange>
          </w:rPr>
          <w:t>原理</w:t>
        </w:r>
      </w:ins>
    </w:p>
    <w:p>
      <w:pPr>
        <w:spacing w:line="480" w:lineRule="auto"/>
        <w:rPr>
          <w:ins w:id="966" w:author="P52s" w:date="2025-12-15T11:38:47Z"/>
          <w:rFonts w:hint="eastAsia" w:ascii="黑体" w:eastAsia="黑体"/>
          <w:color w:val="000000"/>
          <w:sz w:val="24"/>
        </w:rPr>
      </w:pPr>
      <w:ins w:id="967" w:author="P52s" w:date="2025-12-15T11:38:47Z">
        <w:r>
          <w:rPr>
            <w:rFonts w:hint="eastAsia" w:ascii="黑体" w:eastAsia="黑体"/>
            <w:color w:val="000000"/>
            <w:sz w:val="24"/>
          </w:rPr>
          <w:t xml:space="preserve">1 </w:t>
        </w:r>
      </w:ins>
      <w:ins w:id="968" w:author="P52s" w:date="2025-12-15T11:41:33Z">
        <w:r>
          <w:rPr>
            <w:rFonts w:hint="eastAsia" w:ascii="黑体" w:hAnsi="Times New Roman" w:eastAsia="黑体" w:cs="Times New Roman"/>
            <w:color w:val="000000"/>
            <w:sz w:val="24"/>
            <w:lang w:val="en-US" w:eastAsia="zh-CN"/>
          </w:rPr>
          <w:t>储能</w:t>
        </w:r>
      </w:ins>
      <w:ins w:id="969" w:author="P52s" w:date="2025-12-15T11:41:34Z">
        <w:r>
          <w:rPr>
            <w:rFonts w:hint="eastAsia" w:ascii="黑体" w:hAnsi="Times New Roman" w:eastAsia="黑体" w:cs="Times New Roman"/>
            <w:color w:val="000000"/>
            <w:sz w:val="24"/>
            <w:lang w:val="en-US" w:eastAsia="zh-CN"/>
          </w:rPr>
          <w:t>系统</w:t>
        </w:r>
      </w:ins>
      <w:ins w:id="970" w:author="P52s" w:date="2025-12-15T11:41:35Z">
        <w:r>
          <w:rPr>
            <w:rFonts w:hint="eastAsia" w:ascii="黑体" w:hAnsi="Times New Roman" w:eastAsia="黑体" w:cs="Times New Roman"/>
            <w:color w:val="000000"/>
            <w:sz w:val="24"/>
            <w:lang w:val="en-US" w:eastAsia="zh-CN"/>
          </w:rPr>
          <w:t>分析</w:t>
        </w:r>
      </w:ins>
    </w:p>
    <w:p>
      <w:pPr>
        <w:numPr>
          <w:ilvl w:val="0"/>
          <w:numId w:val="0"/>
        </w:numPr>
        <w:rPr>
          <w:ins w:id="971" w:author="P52s" w:date="2025-12-11T18:56:08Z"/>
          <w:rFonts w:hint="default" w:ascii="Times New Roman" w:hAnsi="Times New Roman" w:eastAsia="黑体" w:cs="Times New Roman"/>
          <w:bCs/>
          <w:color w:val="000000"/>
          <w:kern w:val="0"/>
          <w:sz w:val="21"/>
          <w:szCs w:val="15"/>
          <w:lang w:val="en-US" w:eastAsia="zh-CN"/>
          <w:rPrChange w:id="972" w:author="P52s" w:date="2025-12-15T11:41:40Z">
            <w:rPr>
              <w:ins w:id="973" w:author="P52s" w:date="2025-12-11T18:56:08Z"/>
              <w:rFonts w:hint="eastAsia" w:ascii="方正仿宋_GBK" w:hAnsi="方正仿宋_GBK" w:eastAsia="方正仿宋_GBK" w:cs="方正仿宋_GBK"/>
              <w:sz w:val="24"/>
              <w:szCs w:val="24"/>
              <w:lang w:val="en-US" w:eastAsia="zh-CN"/>
            </w:rPr>
          </w:rPrChange>
        </w:rPr>
      </w:pPr>
      <w:ins w:id="974" w:author="P52s" w:date="2025-12-15T11:38:47Z">
        <w:r>
          <w:rPr>
            <w:rFonts w:hint="default" w:ascii="Times New Roman" w:hAnsi="Times New Roman" w:eastAsia="黑体" w:cs="Times New Roman"/>
            <w:bCs/>
            <w:color w:val="000000"/>
            <w:kern w:val="0"/>
            <w:szCs w:val="15"/>
            <w:rPrChange w:id="975" w:author="P52s" w:date="2025-12-15T11:41:40Z">
              <w:rPr>
                <w:rFonts w:hint="eastAsia" w:ascii="黑体" w:hAnsi="宋体" w:eastAsia="黑体"/>
                <w:bCs/>
                <w:color w:val="000000"/>
                <w:kern w:val="0"/>
                <w:szCs w:val="15"/>
              </w:rPr>
            </w:rPrChange>
          </w:rPr>
          <w:t xml:space="preserve">1.1 </w:t>
        </w:r>
      </w:ins>
      <w:ins w:id="977" w:author="P52s" w:date="2025-12-11T18:56:08Z">
        <w:r>
          <w:rPr>
            <w:rFonts w:hint="default" w:ascii="Times New Roman" w:hAnsi="Times New Roman" w:eastAsia="黑体" w:cs="Times New Roman"/>
            <w:bCs/>
            <w:color w:val="000000"/>
            <w:kern w:val="0"/>
            <w:sz w:val="21"/>
            <w:szCs w:val="15"/>
            <w:lang w:val="en-US" w:eastAsia="zh-CN"/>
            <w:rPrChange w:id="978" w:author="P52s" w:date="2025-12-15T11:41:40Z">
              <w:rPr>
                <w:rFonts w:hint="eastAsia" w:ascii="方正仿宋_GBK" w:hAnsi="方正仿宋_GBK" w:eastAsia="方正仿宋_GBK" w:cs="方正仿宋_GBK"/>
                <w:sz w:val="24"/>
                <w:szCs w:val="24"/>
                <w:lang w:val="en-US" w:eastAsia="zh-CN"/>
              </w:rPr>
            </w:rPrChange>
          </w:rPr>
          <w:t>储能系统参数</w:t>
        </w:r>
      </w:ins>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ins w:id="981" w:author="P52s" w:date="2025-12-11T18:56:08Z"/>
          <w:rFonts w:hint="default" w:ascii="Times New Roman" w:hAnsi="Times New Roman" w:eastAsia="宋体" w:cs="Times New Roman"/>
          <w:color w:val="000000"/>
          <w:sz w:val="21"/>
          <w:szCs w:val="24"/>
          <w:lang w:val="en-US" w:eastAsia="zh-CN"/>
          <w:rPrChange w:id="982" w:author="P52s" w:date="2025-12-15T11:41:58Z">
            <w:rPr>
              <w:ins w:id="983" w:author="P52s" w:date="2025-12-11T18:56:08Z"/>
              <w:rFonts w:hint="default" w:ascii="方正仿宋_GBK" w:hAnsi="方正仿宋_GBK" w:eastAsia="方正仿宋_GBK" w:cs="方正仿宋_GBK"/>
              <w:sz w:val="24"/>
              <w:szCs w:val="24"/>
              <w:lang w:val="en-US" w:eastAsia="zh-CN"/>
            </w:rPr>
          </w:rPrChange>
        </w:rPr>
        <w:pPrChange w:id="980" w:author="P52s" w:date="2025-12-15T11:41:58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ins w:id="984" w:author="P52s" w:date="2025-12-11T19:11:56Z">
        <w:r>
          <w:rPr>
            <w:rFonts w:hint="default" w:ascii="Times New Roman" w:hAnsi="Times New Roman" w:eastAsia="宋体" w:cs="Times New Roman"/>
            <w:color w:val="000000"/>
            <w:sz w:val="21"/>
            <w:szCs w:val="24"/>
            <w:lang w:val="en-US" w:eastAsia="zh-CN"/>
            <w:rPrChange w:id="985" w:author="P52s" w:date="2025-12-15T11:41:58Z">
              <w:rPr>
                <w:rFonts w:hint="eastAsia" w:ascii="方正仿宋_GBK" w:hAnsi="方正仿宋_GBK" w:eastAsia="方正仿宋_GBK" w:cs="方正仿宋_GBK"/>
                <w:sz w:val="24"/>
                <w:szCs w:val="24"/>
                <w:lang w:val="en-US" w:eastAsia="zh-CN"/>
              </w:rPr>
            </w:rPrChange>
          </w:rPr>
          <w:t>设</w:t>
        </w:r>
      </w:ins>
      <w:ins w:id="987" w:author="P52s" w:date="2025-12-11T18:58:16Z">
        <w:r>
          <w:rPr>
            <w:rFonts w:hint="default" w:ascii="Times New Roman" w:hAnsi="Times New Roman" w:eastAsia="宋体" w:cs="Times New Roman"/>
            <w:color w:val="000000"/>
            <w:sz w:val="21"/>
            <w:szCs w:val="24"/>
            <w:lang w:val="en-US" w:eastAsia="zh-CN"/>
            <w:rPrChange w:id="988" w:author="P52s" w:date="2025-12-15T11:41:58Z">
              <w:rPr>
                <w:rFonts w:hint="eastAsia" w:ascii="方正仿宋_GBK" w:hAnsi="方正仿宋_GBK" w:eastAsia="方正仿宋_GBK" w:cs="方正仿宋_GBK"/>
                <w:sz w:val="24"/>
                <w:szCs w:val="24"/>
                <w:lang w:val="en-US" w:eastAsia="zh-CN"/>
              </w:rPr>
            </w:rPrChange>
          </w:rPr>
          <w:t>多类型</w:t>
        </w:r>
      </w:ins>
      <w:ins w:id="990" w:author="P52s" w:date="2025-12-11T18:56:08Z">
        <w:r>
          <w:rPr>
            <w:rFonts w:hint="default" w:ascii="Times New Roman" w:hAnsi="Times New Roman" w:eastAsia="宋体" w:cs="Times New Roman"/>
            <w:color w:val="000000"/>
            <w:sz w:val="21"/>
            <w:szCs w:val="24"/>
            <w:lang w:val="en-US" w:eastAsia="zh-CN"/>
            <w:rPrChange w:id="991" w:author="P52s" w:date="2025-12-15T11:41:58Z">
              <w:rPr>
                <w:rFonts w:hint="eastAsia" w:ascii="方正仿宋_GBK" w:hAnsi="方正仿宋_GBK" w:eastAsia="方正仿宋_GBK" w:cs="方正仿宋_GBK"/>
                <w:sz w:val="24"/>
                <w:szCs w:val="24"/>
                <w:lang w:val="en-US" w:eastAsia="zh-CN"/>
              </w:rPr>
            </w:rPrChange>
          </w:rPr>
          <w:t>储能系统</w:t>
        </w:r>
      </w:ins>
      <w:ins w:id="993" w:author="P52s" w:date="2025-12-11T19:12:01Z">
        <w:r>
          <w:rPr>
            <w:rFonts w:hint="default" w:ascii="Times New Roman" w:hAnsi="Times New Roman" w:eastAsia="宋体" w:cs="Times New Roman"/>
            <w:color w:val="000000"/>
            <w:sz w:val="21"/>
            <w:szCs w:val="24"/>
            <w:lang w:val="en-US" w:eastAsia="zh-CN"/>
            <w:rPrChange w:id="994" w:author="P52s" w:date="2025-12-15T11:41:58Z">
              <w:rPr>
                <w:rFonts w:hint="eastAsia" w:ascii="方正仿宋_GBK" w:hAnsi="方正仿宋_GBK" w:eastAsia="方正仿宋_GBK" w:cs="方正仿宋_GBK"/>
                <w:sz w:val="24"/>
                <w:szCs w:val="24"/>
                <w:lang w:val="en-US" w:eastAsia="zh-CN"/>
              </w:rPr>
            </w:rPrChange>
          </w:rPr>
          <w:t>有N</w:t>
        </w:r>
      </w:ins>
      <w:ins w:id="996" w:author="P52s" w:date="2025-12-11T19:16:43Z">
        <w:r>
          <w:rPr>
            <w:rFonts w:hint="default" w:ascii="Times New Roman" w:hAnsi="Times New Roman" w:eastAsia="宋体" w:cs="Times New Roman"/>
            <w:color w:val="000000"/>
            <w:sz w:val="21"/>
            <w:szCs w:val="24"/>
            <w:lang w:val="en-US" w:eastAsia="zh-CN"/>
            <w:rPrChange w:id="997" w:author="P52s" w:date="2025-12-15T11:41:58Z">
              <w:rPr>
                <w:rFonts w:hint="eastAsia" w:ascii="方正仿宋_GBK" w:hAnsi="方正仿宋_GBK" w:eastAsia="方正仿宋_GBK" w:cs="方正仿宋_GBK"/>
                <w:sz w:val="24"/>
                <w:szCs w:val="24"/>
                <w:lang w:val="en-US" w:eastAsia="zh-CN"/>
              </w:rPr>
            </w:rPrChange>
          </w:rPr>
          <w:t>类</w:t>
        </w:r>
      </w:ins>
      <w:ins w:id="999" w:author="P52s" w:date="2025-12-11T19:16:44Z">
        <w:r>
          <w:rPr>
            <w:rFonts w:hint="default" w:ascii="Times New Roman" w:hAnsi="Times New Roman" w:eastAsia="宋体" w:cs="Times New Roman"/>
            <w:color w:val="000000"/>
            <w:sz w:val="21"/>
            <w:szCs w:val="24"/>
            <w:lang w:val="en-US" w:eastAsia="zh-CN"/>
            <w:rPrChange w:id="1000" w:author="P52s" w:date="2025-12-15T11:41:58Z">
              <w:rPr>
                <w:rFonts w:hint="eastAsia" w:ascii="方正仿宋_GBK" w:hAnsi="方正仿宋_GBK" w:eastAsia="方正仿宋_GBK" w:cs="方正仿宋_GBK"/>
                <w:sz w:val="24"/>
                <w:szCs w:val="24"/>
                <w:lang w:val="en-US" w:eastAsia="zh-CN"/>
              </w:rPr>
            </w:rPrChange>
          </w:rPr>
          <w:t>，</w:t>
        </w:r>
      </w:ins>
      <w:ins w:id="1002" w:author="P52s" w:date="2025-12-11T19:16:54Z">
        <w:r>
          <w:rPr>
            <w:rFonts w:hint="default" w:ascii="Times New Roman" w:hAnsi="Times New Roman" w:eastAsia="宋体" w:cs="Times New Roman"/>
            <w:color w:val="000000"/>
            <w:sz w:val="21"/>
            <w:szCs w:val="24"/>
            <w:lang w:val="en-US" w:eastAsia="zh-CN"/>
            <w:rPrChange w:id="1003" w:author="P52s" w:date="2025-12-15T11:41:58Z">
              <w:rPr>
                <w:rFonts w:hint="eastAsia" w:ascii="方正仿宋_GBK" w:hAnsi="方正仿宋_GBK" w:eastAsia="方正仿宋_GBK" w:cs="方正仿宋_GBK"/>
                <w:sz w:val="24"/>
                <w:szCs w:val="24"/>
                <w:lang w:val="en-US" w:eastAsia="zh-CN"/>
              </w:rPr>
            </w:rPrChange>
          </w:rPr>
          <w:t>每种</w:t>
        </w:r>
      </w:ins>
      <w:ins w:id="1005" w:author="P52s" w:date="2025-12-11T19:16:55Z">
        <w:r>
          <w:rPr>
            <w:rFonts w:hint="default" w:ascii="Times New Roman" w:hAnsi="Times New Roman" w:eastAsia="宋体" w:cs="Times New Roman"/>
            <w:color w:val="000000"/>
            <w:sz w:val="21"/>
            <w:szCs w:val="24"/>
            <w:lang w:val="en-US" w:eastAsia="zh-CN"/>
            <w:rPrChange w:id="1006" w:author="P52s" w:date="2025-12-15T11:41:58Z">
              <w:rPr>
                <w:rFonts w:hint="eastAsia" w:ascii="方正仿宋_GBK" w:hAnsi="方正仿宋_GBK" w:eastAsia="方正仿宋_GBK" w:cs="方正仿宋_GBK"/>
                <w:sz w:val="24"/>
                <w:szCs w:val="24"/>
                <w:lang w:val="en-US" w:eastAsia="zh-CN"/>
              </w:rPr>
            </w:rPrChange>
          </w:rPr>
          <w:t>类型</w:t>
        </w:r>
      </w:ins>
      <w:ins w:id="1008" w:author="P52s" w:date="2025-12-11T19:17:04Z">
        <w:r>
          <w:rPr>
            <w:rFonts w:hint="default" w:ascii="Times New Roman" w:hAnsi="Times New Roman" w:eastAsia="宋体" w:cs="Times New Roman"/>
            <w:color w:val="000000"/>
            <w:sz w:val="21"/>
            <w:szCs w:val="24"/>
            <w:lang w:val="en-US" w:eastAsia="zh-CN"/>
            <w:rPrChange w:id="1009" w:author="P52s" w:date="2025-12-15T11:41:58Z">
              <w:rPr>
                <w:rFonts w:hint="eastAsia" w:ascii="方正仿宋_GBK" w:hAnsi="方正仿宋_GBK" w:eastAsia="方正仿宋_GBK" w:cs="方正仿宋_GBK"/>
                <w:sz w:val="24"/>
                <w:szCs w:val="24"/>
                <w:lang w:val="en-US" w:eastAsia="zh-CN"/>
              </w:rPr>
            </w:rPrChange>
          </w:rPr>
          <w:t>有</w:t>
        </w:r>
      </w:ins>
      <w:ins w:id="1011" w:author="P52s" w:date="2025-12-11T19:17:06Z">
        <w:r>
          <w:rPr>
            <w:rFonts w:hint="default" w:ascii="Times New Roman" w:hAnsi="Times New Roman" w:eastAsia="宋体" w:cs="Times New Roman"/>
            <w:color w:val="000000"/>
            <w:sz w:val="21"/>
            <w:szCs w:val="24"/>
            <w:lang w:val="en-US" w:eastAsia="zh-CN"/>
            <w:rPrChange w:id="1012" w:author="P52s" w:date="2025-12-15T11:41:58Z">
              <w:rPr>
                <w:rFonts w:hint="eastAsia" w:ascii="方正仿宋_GBK" w:hAnsi="方正仿宋_GBK" w:eastAsia="方正仿宋_GBK" w:cs="方正仿宋_GBK"/>
                <w:sz w:val="24"/>
                <w:szCs w:val="24"/>
                <w:lang w:val="en-US" w:eastAsia="zh-CN"/>
              </w:rPr>
            </w:rPrChange>
          </w:rPr>
          <w:t>1</w:t>
        </w:r>
      </w:ins>
      <w:ins w:id="1014" w:author="P52s" w:date="2025-12-11T19:12:30Z">
        <w:r>
          <w:rPr>
            <w:rFonts w:hint="default" w:ascii="Times New Roman" w:hAnsi="Times New Roman" w:eastAsia="宋体" w:cs="Times New Roman"/>
            <w:color w:val="000000"/>
            <w:sz w:val="21"/>
            <w:szCs w:val="24"/>
            <w:lang w:val="en-US" w:eastAsia="zh-CN"/>
            <w:rPrChange w:id="1015" w:author="P52s" w:date="2025-12-15T11:41:58Z">
              <w:rPr>
                <w:rFonts w:hint="eastAsia" w:ascii="方正仿宋_GBK" w:hAnsi="方正仿宋_GBK" w:eastAsia="方正仿宋_GBK" w:cs="方正仿宋_GBK"/>
                <w:sz w:val="24"/>
                <w:szCs w:val="24"/>
                <w:lang w:val="en-US" w:eastAsia="zh-CN"/>
              </w:rPr>
            </w:rPrChange>
          </w:rPr>
          <w:t>个</w:t>
        </w:r>
      </w:ins>
      <w:ins w:id="1017" w:author="P52s" w:date="2025-12-11T19:12:03Z">
        <w:r>
          <w:rPr>
            <w:rFonts w:hint="default" w:ascii="Times New Roman" w:hAnsi="Times New Roman" w:eastAsia="宋体" w:cs="Times New Roman"/>
            <w:color w:val="000000"/>
            <w:sz w:val="21"/>
            <w:szCs w:val="24"/>
            <w:lang w:val="en-US" w:eastAsia="zh-CN"/>
            <w:rPrChange w:id="1018" w:author="P52s" w:date="2025-12-15T11:41:58Z">
              <w:rPr>
                <w:rFonts w:hint="eastAsia" w:ascii="方正仿宋_GBK" w:hAnsi="方正仿宋_GBK" w:eastAsia="方正仿宋_GBK" w:cs="方正仿宋_GBK"/>
                <w:sz w:val="24"/>
                <w:szCs w:val="24"/>
                <w:lang w:val="en-US" w:eastAsia="zh-CN"/>
              </w:rPr>
            </w:rPrChange>
          </w:rPr>
          <w:t>，</w:t>
        </w:r>
      </w:ins>
      <w:ins w:id="1020" w:author="P52s" w:date="2025-12-11T19:12:06Z">
        <w:r>
          <w:rPr>
            <w:rFonts w:hint="default" w:ascii="Times New Roman" w:hAnsi="Times New Roman" w:eastAsia="宋体" w:cs="Times New Roman"/>
            <w:color w:val="000000"/>
            <w:sz w:val="21"/>
            <w:szCs w:val="24"/>
            <w:lang w:val="en-US" w:eastAsia="zh-CN"/>
            <w:rPrChange w:id="1021" w:author="P52s" w:date="2025-12-15T11:41:58Z">
              <w:rPr>
                <w:rFonts w:hint="eastAsia" w:ascii="方正仿宋_GBK" w:hAnsi="方正仿宋_GBK" w:eastAsia="方正仿宋_GBK" w:cs="方正仿宋_GBK"/>
                <w:sz w:val="24"/>
                <w:szCs w:val="24"/>
                <w:lang w:val="en-US" w:eastAsia="zh-CN"/>
              </w:rPr>
            </w:rPrChange>
          </w:rPr>
          <w:t>第</w:t>
        </w:r>
      </w:ins>
      <w:ins w:id="1023" w:author="P52s" w:date="2025-12-11T19:16:06Z"/>
      <w:ins w:id="1026" w:author="P52s" w:date="2025-12-11T19:16:06Z"/>
      <w:ins w:id="1029" w:author="P52s" w:date="2025-12-11T19:16:06Z"/>
      <w:ins w:id="1032" w:author="P52s" w:date="2025-12-11T19:16:06Z">
        <w:r>
          <w:rPr>
            <w:rFonts w:hint="default" w:ascii="Times New Roman" w:hAnsi="Times New Roman" w:eastAsia="宋体" w:cs="Times New Roman"/>
            <w:color w:val="000000"/>
            <w:sz w:val="21"/>
            <w:szCs w:val="24"/>
            <w:lang w:val="en-US" w:eastAsia="zh-CN"/>
            <w:rPrChange w:id="1036" w:author="P52s" w:date="2025-12-15T11:41:58Z">
              <w:rPr>
                <w:rFonts w:hint="eastAsia" w:ascii="方正仿宋_GBK" w:hAnsi="方正仿宋_GBK" w:eastAsia="方正仿宋_GBK" w:cs="方正仿宋_GBK"/>
                <w:sz w:val="24"/>
                <w:szCs w:val="24"/>
                <w:lang w:val="en-US" w:eastAsia="zh-CN"/>
              </w:rPr>
            </w:rPrChange>
          </w:rPr>
          <w:object>
            <v:shape id="_x0000_i1030" o:spt="75" type="#_x0000_t75" style="height:12pt;width:6.95pt;" o:ole="t" filled="f" o:preferrelative="t" stroked="f" coordsize="21600,21600">
              <v:path/>
              <v:fill on="f" focussize="0,0"/>
              <v:stroke on="f"/>
              <v:imagedata r:id="rId16" o:title=""/>
              <o:lock v:ext="edit" aspectratio="t"/>
              <w10:wrap type="none"/>
              <w10:anchorlock/>
            </v:shape>
            <o:OLEObject Type="Embed" ProgID="DSEquations" ShapeID="_x0000_i1030" DrawAspect="Content" ObjectID="_1468075730" r:id="rId15">
              <o:LockedField>false</o:LockedField>
            </o:OLEObject>
          </w:object>
        </w:r>
      </w:ins>
      <w:ins w:id="1038" w:author="P52s" w:date="2025-12-11T19:16:06Z"/>
      <w:ins w:id="1041" w:author="P52s" w:date="2025-12-11T19:12:14Z">
        <w:r>
          <w:rPr>
            <w:rFonts w:hint="default" w:ascii="Times New Roman" w:hAnsi="Times New Roman" w:eastAsia="宋体" w:cs="Times New Roman"/>
            <w:color w:val="000000"/>
            <w:sz w:val="21"/>
            <w:szCs w:val="24"/>
            <w:lang w:val="en-US" w:eastAsia="zh-CN"/>
            <w:rPrChange w:id="1042" w:author="P52s" w:date="2025-12-15T11:41:58Z">
              <w:rPr>
                <w:rFonts w:hint="eastAsia" w:ascii="方正仿宋_GBK" w:hAnsi="方正仿宋_GBK" w:eastAsia="方正仿宋_GBK" w:cs="方正仿宋_GBK"/>
                <w:sz w:val="24"/>
                <w:szCs w:val="24"/>
                <w:lang w:val="en-US" w:eastAsia="zh-CN"/>
              </w:rPr>
            </w:rPrChange>
          </w:rPr>
          <w:t>个</w:t>
        </w:r>
      </w:ins>
      <w:ins w:id="1044" w:author="P52s" w:date="2025-12-11T19:12:42Z">
        <w:r>
          <w:rPr>
            <w:rFonts w:hint="default" w:ascii="Times New Roman" w:hAnsi="Times New Roman" w:eastAsia="宋体" w:cs="Times New Roman"/>
            <w:color w:val="000000"/>
            <w:sz w:val="21"/>
            <w:szCs w:val="24"/>
            <w:lang w:val="en-US" w:eastAsia="zh-CN"/>
            <w:rPrChange w:id="1045" w:author="P52s" w:date="2025-12-15T11:41:58Z">
              <w:rPr>
                <w:rFonts w:hint="eastAsia" w:ascii="方正仿宋_GBK" w:hAnsi="方正仿宋_GBK" w:eastAsia="方正仿宋_GBK" w:cs="方正仿宋_GBK"/>
                <w:sz w:val="24"/>
                <w:szCs w:val="24"/>
                <w:lang w:val="en-US" w:eastAsia="zh-CN"/>
              </w:rPr>
            </w:rPrChange>
          </w:rPr>
          <w:t>的</w:t>
        </w:r>
      </w:ins>
      <w:ins w:id="1047" w:author="P52s" w:date="2025-12-11T19:19:21Z">
        <w:r>
          <w:rPr>
            <w:rFonts w:hint="default" w:ascii="Times New Roman" w:hAnsi="Times New Roman" w:eastAsia="宋体" w:cs="Times New Roman"/>
            <w:color w:val="000000"/>
            <w:sz w:val="21"/>
            <w:szCs w:val="24"/>
            <w:lang w:val="en-US" w:eastAsia="zh-CN"/>
            <w:rPrChange w:id="1048" w:author="P52s" w:date="2025-12-15T11:41:58Z">
              <w:rPr>
                <w:rFonts w:hint="eastAsia" w:ascii="方正仿宋_GBK" w:hAnsi="方正仿宋_GBK" w:eastAsia="方正仿宋_GBK" w:cs="方正仿宋_GBK"/>
                <w:sz w:val="24"/>
                <w:szCs w:val="24"/>
                <w:lang w:val="en-US" w:eastAsia="zh-CN"/>
              </w:rPr>
            </w:rPrChange>
          </w:rPr>
          <w:t>主要</w:t>
        </w:r>
      </w:ins>
      <w:ins w:id="1050" w:author="P52s" w:date="2025-12-11T19:02:14Z">
        <w:r>
          <w:rPr>
            <w:rFonts w:hint="default" w:ascii="Times New Roman" w:hAnsi="Times New Roman" w:eastAsia="宋体" w:cs="Times New Roman"/>
            <w:color w:val="000000"/>
            <w:sz w:val="21"/>
            <w:szCs w:val="24"/>
            <w:lang w:val="en-US" w:eastAsia="zh-CN"/>
            <w:rPrChange w:id="1051" w:author="P52s" w:date="2025-12-15T11:41:58Z">
              <w:rPr>
                <w:rFonts w:hint="eastAsia" w:ascii="方正仿宋_GBK" w:hAnsi="方正仿宋_GBK" w:eastAsia="方正仿宋_GBK" w:cs="方正仿宋_GBK"/>
                <w:sz w:val="24"/>
                <w:szCs w:val="24"/>
                <w:lang w:val="en-US" w:eastAsia="zh-CN"/>
              </w:rPr>
            </w:rPrChange>
          </w:rPr>
          <w:t>控制</w:t>
        </w:r>
      </w:ins>
      <w:ins w:id="1053" w:author="P52s" w:date="2025-12-11T18:57:14Z">
        <w:r>
          <w:rPr>
            <w:rFonts w:hint="default" w:ascii="Times New Roman" w:hAnsi="Times New Roman" w:eastAsia="宋体" w:cs="Times New Roman"/>
            <w:color w:val="000000"/>
            <w:sz w:val="21"/>
            <w:szCs w:val="24"/>
            <w:lang w:val="en-US" w:eastAsia="zh-CN"/>
            <w:rPrChange w:id="1054" w:author="P52s" w:date="2025-12-15T11:41:58Z">
              <w:rPr>
                <w:rFonts w:hint="eastAsia" w:ascii="方正仿宋_GBK" w:hAnsi="方正仿宋_GBK" w:eastAsia="方正仿宋_GBK" w:cs="方正仿宋_GBK"/>
                <w:sz w:val="24"/>
                <w:szCs w:val="24"/>
                <w:lang w:val="en-US" w:eastAsia="zh-CN"/>
              </w:rPr>
            </w:rPrChange>
          </w:rPr>
          <w:t>参数</w:t>
        </w:r>
      </w:ins>
      <w:ins w:id="1056" w:author="P52s" w:date="2025-12-11T18:57:15Z">
        <w:r>
          <w:rPr>
            <w:rFonts w:hint="default" w:ascii="Times New Roman" w:hAnsi="Times New Roman" w:eastAsia="宋体" w:cs="Times New Roman"/>
            <w:color w:val="000000"/>
            <w:sz w:val="21"/>
            <w:szCs w:val="24"/>
            <w:lang w:val="en-US" w:eastAsia="zh-CN"/>
            <w:rPrChange w:id="1057" w:author="P52s" w:date="2025-12-15T11:41:58Z">
              <w:rPr>
                <w:rFonts w:hint="eastAsia" w:ascii="方正仿宋_GBK" w:hAnsi="方正仿宋_GBK" w:eastAsia="方正仿宋_GBK" w:cs="方正仿宋_GBK"/>
                <w:sz w:val="24"/>
                <w:szCs w:val="24"/>
                <w:lang w:val="en-US" w:eastAsia="zh-CN"/>
              </w:rPr>
            </w:rPrChange>
          </w:rPr>
          <w:t>：</w:t>
        </w:r>
      </w:ins>
      <w:ins w:id="1059" w:author="P52s" w:date="2025-12-11T18:56:08Z">
        <w:r>
          <w:rPr>
            <w:rFonts w:hint="default" w:ascii="Times New Roman" w:hAnsi="Times New Roman" w:eastAsia="宋体" w:cs="Times New Roman"/>
            <w:color w:val="000000"/>
            <w:sz w:val="21"/>
            <w:szCs w:val="24"/>
            <w:lang w:val="en-US" w:eastAsia="zh-CN"/>
            <w:rPrChange w:id="1060" w:author="P52s" w:date="2025-12-15T11:41:58Z">
              <w:rPr>
                <w:rFonts w:hint="eastAsia" w:ascii="方正仿宋_GBK" w:hAnsi="方正仿宋_GBK" w:eastAsia="方正仿宋_GBK" w:cs="方正仿宋_GBK"/>
                <w:sz w:val="24"/>
                <w:szCs w:val="24"/>
                <w:lang w:val="en-US" w:eastAsia="zh-CN"/>
              </w:rPr>
            </w:rPrChange>
          </w:rPr>
          <w:t>额定容量</w:t>
        </w:r>
      </w:ins>
      <w:ins w:id="1062" w:author="P52s" w:date="2025-12-11T18:56:08Z"/>
      <w:ins w:id="1065" w:author="P52s" w:date="2025-12-11T18:56:08Z"/>
      <w:ins w:id="1068" w:author="P52s" w:date="2025-12-11T18:56:08Z"/>
      <w:ins w:id="1071" w:author="P52s" w:date="2025-12-11T18:56:08Z">
        <w:r>
          <w:rPr>
            <w:rFonts w:hint="default" w:ascii="Times New Roman" w:hAnsi="Times New Roman" w:eastAsia="宋体" w:cs="Times New Roman"/>
            <w:color w:val="000000"/>
            <w:sz w:val="21"/>
            <w:szCs w:val="24"/>
            <w:lang w:val="en-US" w:eastAsia="zh-CN"/>
            <w:rPrChange w:id="1075" w:author="P52s" w:date="2025-12-15T11:41:58Z">
              <w:rPr>
                <w:rFonts w:hint="eastAsia" w:ascii="方正仿宋_GBK" w:hAnsi="方正仿宋_GBK" w:eastAsia="方正仿宋_GBK" w:cs="方正仿宋_GBK"/>
                <w:sz w:val="24"/>
                <w:szCs w:val="24"/>
                <w:lang w:val="en-US" w:eastAsia="zh-CN"/>
              </w:rPr>
            </w:rPrChange>
          </w:rPr>
          <w:object>
            <v:shape id="_x0000_i1031" o:spt="75" type="#_x0000_t75" style="height:17pt;width:28pt;" o:ole="t" filled="f" o:preferrelative="t" stroked="f" coordsize="21600,21600">
              <v:path/>
              <v:fill on="f" focussize="0,0"/>
              <v:stroke on="f"/>
              <v:imagedata r:id="rId18" o:title=""/>
              <o:lock v:ext="edit" aspectratio="t"/>
              <w10:wrap type="none"/>
              <w10:anchorlock/>
            </v:shape>
            <o:OLEObject Type="Embed" ProgID="DSEquations" ShapeID="_x0000_i1031" DrawAspect="Content" ObjectID="_1468075731" r:id="rId17">
              <o:LockedField>false</o:LockedField>
            </o:OLEObject>
          </w:object>
        </w:r>
      </w:ins>
      <w:ins w:id="1077" w:author="P52s" w:date="2025-12-11T18:56:08Z"/>
      <w:ins w:id="1080" w:author="P52s" w:date="2025-12-11T18:56:08Z">
        <w:r>
          <w:rPr>
            <w:rFonts w:hint="default" w:ascii="Times New Roman" w:hAnsi="Times New Roman" w:eastAsia="宋体" w:cs="Times New Roman"/>
            <w:color w:val="000000"/>
            <w:sz w:val="21"/>
            <w:szCs w:val="24"/>
            <w:lang w:val="en-US" w:eastAsia="zh-CN"/>
            <w:rPrChange w:id="1081" w:author="P52s" w:date="2025-12-15T11:41:58Z">
              <w:rPr>
                <w:rFonts w:hint="eastAsia" w:ascii="方正仿宋_GBK" w:hAnsi="方正仿宋_GBK" w:eastAsia="方正仿宋_GBK" w:cs="方正仿宋_GBK"/>
                <w:sz w:val="24"/>
                <w:szCs w:val="24"/>
                <w:lang w:val="en-US" w:eastAsia="zh-CN"/>
              </w:rPr>
            </w:rPrChange>
          </w:rPr>
          <w:t>（kWh）</w:t>
        </w:r>
      </w:ins>
      <w:ins w:id="1083" w:author="P52s" w:date="2025-12-11T18:57:28Z">
        <w:r>
          <w:rPr>
            <w:rFonts w:hint="default" w:ascii="Times New Roman" w:hAnsi="Times New Roman" w:eastAsia="宋体" w:cs="Times New Roman"/>
            <w:color w:val="000000"/>
            <w:sz w:val="21"/>
            <w:szCs w:val="24"/>
            <w:lang w:val="en-US" w:eastAsia="zh-CN"/>
            <w:rPrChange w:id="1084" w:author="P52s" w:date="2025-12-15T11:41:58Z">
              <w:rPr>
                <w:rFonts w:hint="eastAsia" w:ascii="方正仿宋_GBK" w:hAnsi="方正仿宋_GBK" w:eastAsia="方正仿宋_GBK" w:cs="方正仿宋_GBK"/>
                <w:sz w:val="24"/>
                <w:szCs w:val="24"/>
                <w:lang w:val="en-US" w:eastAsia="zh-CN"/>
              </w:rPr>
            </w:rPrChange>
          </w:rPr>
          <w:t>、</w:t>
        </w:r>
      </w:ins>
      <w:ins w:id="1086" w:author="P52s" w:date="2025-12-11T18:56:08Z">
        <w:r>
          <w:rPr>
            <w:rFonts w:hint="default" w:ascii="Times New Roman" w:hAnsi="Times New Roman" w:eastAsia="宋体" w:cs="Times New Roman"/>
            <w:color w:val="000000"/>
            <w:sz w:val="21"/>
            <w:szCs w:val="24"/>
            <w:lang w:val="en-US" w:eastAsia="zh-CN"/>
            <w:rPrChange w:id="1087" w:author="P52s" w:date="2025-12-15T11:41:58Z">
              <w:rPr>
                <w:rFonts w:hint="eastAsia" w:ascii="方正仿宋_GBK" w:hAnsi="方正仿宋_GBK" w:eastAsia="方正仿宋_GBK" w:cs="方正仿宋_GBK"/>
                <w:sz w:val="24"/>
                <w:szCs w:val="24"/>
                <w:lang w:val="en-US" w:eastAsia="zh-CN"/>
              </w:rPr>
            </w:rPrChange>
          </w:rPr>
          <w:t>当前功率</w:t>
        </w:r>
      </w:ins>
      <w:ins w:id="1089" w:author="P52s" w:date="2025-12-11T18:56:08Z"/>
      <w:ins w:id="1092" w:author="P52s" w:date="2025-12-11T18:56:08Z"/>
      <w:ins w:id="1095" w:author="P52s" w:date="2025-12-11T18:56:08Z"/>
      <w:ins w:id="1098" w:author="P52s" w:date="2025-12-11T18:56:08Z">
        <w:r>
          <w:rPr>
            <w:rFonts w:hint="default" w:ascii="Times New Roman" w:hAnsi="Times New Roman" w:eastAsia="宋体" w:cs="Times New Roman"/>
            <w:color w:val="000000"/>
            <w:sz w:val="21"/>
            <w:szCs w:val="24"/>
            <w:lang w:val="en-US" w:eastAsia="zh-CN"/>
            <w:rPrChange w:id="1102" w:author="P52s" w:date="2025-12-15T11:41:58Z">
              <w:rPr>
                <w:rFonts w:hint="eastAsia" w:ascii="方正仿宋_GBK" w:hAnsi="方正仿宋_GBK" w:eastAsia="方正仿宋_GBK" w:cs="方正仿宋_GBK"/>
                <w:sz w:val="24"/>
                <w:szCs w:val="24"/>
                <w:lang w:val="en-US" w:eastAsia="zh-CN"/>
              </w:rPr>
            </w:rPrChange>
          </w:rPr>
          <w:object>
            <v:shape id="_x0000_i1032" o:spt="75" type="#_x0000_t75" style="height:16pt;width:11pt;" o:ole="t" filled="f" o:preferrelative="t" stroked="f" coordsize="21600,21600">
              <v:path/>
              <v:fill on="f" focussize="0,0"/>
              <v:stroke on="f"/>
              <v:imagedata r:id="rId20" o:title=""/>
              <o:lock v:ext="edit" aspectratio="t"/>
              <w10:wrap type="none"/>
              <w10:anchorlock/>
            </v:shape>
            <o:OLEObject Type="Embed" ProgID="DSEquations" ShapeID="_x0000_i1032" DrawAspect="Content" ObjectID="_1468075732" r:id="rId19">
              <o:LockedField>false</o:LockedField>
            </o:OLEObject>
          </w:object>
        </w:r>
      </w:ins>
      <w:ins w:id="1104" w:author="P52s" w:date="2025-12-11T18:56:08Z"/>
      <w:ins w:id="1107" w:author="P52s" w:date="2025-12-11T18:56:08Z">
        <w:r>
          <w:rPr>
            <w:rFonts w:hint="default" w:ascii="Times New Roman" w:hAnsi="Times New Roman" w:eastAsia="宋体" w:cs="Times New Roman"/>
            <w:color w:val="000000"/>
            <w:sz w:val="21"/>
            <w:szCs w:val="24"/>
            <w:lang w:val="en-US" w:eastAsia="zh-CN"/>
            <w:rPrChange w:id="1108" w:author="P52s" w:date="2025-12-15T11:41:58Z">
              <w:rPr>
                <w:rFonts w:hint="eastAsia" w:ascii="方正仿宋_GBK" w:hAnsi="方正仿宋_GBK" w:eastAsia="方正仿宋_GBK" w:cs="方正仿宋_GBK"/>
                <w:sz w:val="24"/>
                <w:szCs w:val="24"/>
                <w:lang w:val="en-US" w:eastAsia="zh-CN"/>
              </w:rPr>
            </w:rPrChange>
          </w:rPr>
          <w:t>（kWh）</w:t>
        </w:r>
      </w:ins>
      <w:ins w:id="1110" w:author="P52s" w:date="2025-12-11T18:57:34Z">
        <w:r>
          <w:rPr>
            <w:rFonts w:hint="default" w:ascii="Times New Roman" w:hAnsi="Times New Roman" w:eastAsia="宋体" w:cs="Times New Roman"/>
            <w:color w:val="000000"/>
            <w:sz w:val="21"/>
            <w:szCs w:val="24"/>
            <w:lang w:val="en-US" w:eastAsia="zh-CN"/>
            <w:rPrChange w:id="1111" w:author="P52s" w:date="2025-12-15T11:41:58Z">
              <w:rPr>
                <w:rFonts w:hint="eastAsia" w:ascii="方正仿宋_GBK" w:hAnsi="方正仿宋_GBK" w:eastAsia="方正仿宋_GBK" w:cs="方正仿宋_GBK"/>
                <w:sz w:val="24"/>
                <w:szCs w:val="24"/>
                <w:lang w:val="en-US" w:eastAsia="zh-CN"/>
              </w:rPr>
            </w:rPrChange>
          </w:rPr>
          <w:t>、</w:t>
        </w:r>
      </w:ins>
      <w:ins w:id="1113" w:author="P52s" w:date="2025-12-11T19:15:05Z">
        <w:r>
          <w:rPr>
            <w:rFonts w:hint="default" w:ascii="Times New Roman" w:hAnsi="Times New Roman" w:eastAsia="宋体" w:cs="Times New Roman"/>
            <w:color w:val="000000"/>
            <w:sz w:val="21"/>
            <w:szCs w:val="24"/>
            <w:lang w:val="en-US" w:eastAsia="zh-CN"/>
            <w:rPrChange w:id="1114" w:author="P52s" w:date="2025-12-15T11:41:58Z">
              <w:rPr>
                <w:rFonts w:hint="eastAsia" w:ascii="方正仿宋_GBK" w:hAnsi="方正仿宋_GBK" w:eastAsia="方正仿宋_GBK" w:cs="方正仿宋_GBK"/>
                <w:sz w:val="24"/>
                <w:szCs w:val="24"/>
                <w:lang w:val="en-US" w:eastAsia="zh-CN"/>
              </w:rPr>
            </w:rPrChange>
          </w:rPr>
          <w:t>可用</w:t>
        </w:r>
      </w:ins>
      <w:ins w:id="1116" w:author="P52s" w:date="2025-12-11T19:15:06Z">
        <w:r>
          <w:rPr>
            <w:rFonts w:hint="default" w:ascii="Times New Roman" w:hAnsi="Times New Roman" w:eastAsia="宋体" w:cs="Times New Roman"/>
            <w:color w:val="000000"/>
            <w:sz w:val="21"/>
            <w:szCs w:val="24"/>
            <w:lang w:val="en-US" w:eastAsia="zh-CN"/>
            <w:rPrChange w:id="1117" w:author="P52s" w:date="2025-12-15T11:41:58Z">
              <w:rPr>
                <w:rFonts w:hint="eastAsia" w:ascii="方正仿宋_GBK" w:hAnsi="方正仿宋_GBK" w:eastAsia="方正仿宋_GBK" w:cs="方正仿宋_GBK"/>
                <w:sz w:val="24"/>
                <w:szCs w:val="24"/>
                <w:lang w:val="en-US" w:eastAsia="zh-CN"/>
              </w:rPr>
            </w:rPrChange>
          </w:rPr>
          <w:t>功率</w:t>
        </w:r>
      </w:ins>
      <w:ins w:id="1119" w:author="P52s" w:date="2025-12-11T19:14:59Z">
        <w:r>
          <w:rPr>
            <w:rFonts w:hint="default" w:ascii="Times New Roman" w:hAnsi="Times New Roman" w:eastAsia="宋体" w:cs="Times New Roman"/>
            <w:color w:val="000000"/>
            <w:sz w:val="21"/>
            <w:szCs w:val="24"/>
            <w:lang w:val="en-US" w:eastAsia="zh-CN"/>
            <w:rPrChange w:id="1120" w:author="P52s" w:date="2025-12-15T11:41:58Z">
              <w:rPr>
                <w:rFonts w:hint="eastAsia" w:ascii="方正仿宋_GBK" w:hAnsi="方正仿宋_GBK" w:eastAsia="方正仿宋_GBK" w:cs="方正仿宋_GBK"/>
                <w:sz w:val="24"/>
                <w:szCs w:val="24"/>
                <w:lang w:val="en-US" w:eastAsia="zh-CN"/>
              </w:rPr>
            </w:rPrChange>
          </w:rPr>
          <w:t>最小值</w:t>
        </w:r>
      </w:ins>
      <w:ins w:id="1122" w:author="P52s" w:date="2025-12-11T19:14:59Z"/>
      <w:ins w:id="1125" w:author="P52s" w:date="2025-12-11T19:14:59Z"/>
      <w:ins w:id="1128" w:author="P52s" w:date="2025-12-11T19:14:59Z"/>
      <w:ins w:id="1131" w:author="P52s" w:date="2025-12-11T19:14:59Z">
        <w:r>
          <w:rPr>
            <w:rFonts w:hint="default" w:ascii="Times New Roman" w:hAnsi="Times New Roman" w:eastAsia="宋体" w:cs="Times New Roman"/>
            <w:color w:val="000000"/>
            <w:position w:val="0"/>
            <w:sz w:val="21"/>
            <w:szCs w:val="24"/>
            <w:lang w:val="en-US" w:eastAsia="zh-CN"/>
            <w:rPrChange w:id="1135" w:author="P52s" w:date="2025-12-15T11:41:58Z">
              <w:rPr>
                <w:rFonts w:hint="eastAsia" w:ascii="方正仿宋_GBK" w:hAnsi="方正仿宋_GBK" w:eastAsia="方正仿宋_GBK" w:cs="方正仿宋_GBK"/>
                <w:position w:val="-12"/>
                <w:sz w:val="24"/>
                <w:szCs w:val="24"/>
                <w:lang w:val="en-US" w:eastAsia="zh-CN"/>
              </w:rPr>
            </w:rPrChange>
          </w:rPr>
          <w:object>
            <v:shape id="_x0000_i1033" o:spt="75" type="#_x0000_t75" style="height:17pt;width:22pt;" o:ole="t" filled="f" o:preferrelative="t" stroked="f" coordsize="21600,21600">
              <v:path/>
              <v:fill on="f" focussize="0,0"/>
              <v:stroke on="f"/>
              <v:imagedata r:id="rId22" o:title=""/>
              <o:lock v:ext="edit" aspectratio="f"/>
              <w10:wrap type="none"/>
              <w10:anchorlock/>
            </v:shape>
            <o:OLEObject Type="Embed" ProgID="Equation.DSMT4" ShapeID="_x0000_i1033" DrawAspect="Content" ObjectID="_1468075733" r:id="rId21">
              <o:LockedField>false</o:LockedField>
            </o:OLEObject>
          </w:object>
        </w:r>
      </w:ins>
      <w:ins w:id="1137" w:author="P52s" w:date="2025-12-11T19:14:59Z"/>
      <w:ins w:id="1140" w:author="P52s" w:date="2025-12-11T19:14:59Z">
        <w:r>
          <w:rPr>
            <w:rFonts w:hint="default" w:ascii="Times New Roman" w:hAnsi="Times New Roman" w:eastAsia="宋体" w:cs="Times New Roman"/>
            <w:color w:val="000000"/>
            <w:sz w:val="21"/>
            <w:szCs w:val="24"/>
            <w:lang w:val="en-US" w:eastAsia="zh-CN"/>
            <w:rPrChange w:id="1141" w:author="P52s" w:date="2025-12-15T11:41:58Z">
              <w:rPr>
                <w:rFonts w:hint="eastAsia" w:ascii="方正仿宋_GBK" w:hAnsi="方正仿宋_GBK" w:eastAsia="方正仿宋_GBK" w:cs="方正仿宋_GBK"/>
                <w:sz w:val="24"/>
                <w:szCs w:val="24"/>
                <w:lang w:val="en-US" w:eastAsia="zh-CN"/>
              </w:rPr>
            </w:rPrChange>
          </w:rPr>
          <w:t>、</w:t>
        </w:r>
      </w:ins>
      <w:ins w:id="1143" w:author="P52s" w:date="2025-12-11T19:15:12Z">
        <w:r>
          <w:rPr>
            <w:rFonts w:hint="default" w:ascii="Times New Roman" w:hAnsi="Times New Roman" w:eastAsia="宋体" w:cs="Times New Roman"/>
            <w:color w:val="000000"/>
            <w:sz w:val="21"/>
            <w:szCs w:val="24"/>
            <w:lang w:val="en-US" w:eastAsia="zh-CN"/>
            <w:rPrChange w:id="1144" w:author="P52s" w:date="2025-12-15T11:41:58Z">
              <w:rPr>
                <w:rFonts w:hint="eastAsia" w:ascii="方正仿宋_GBK" w:hAnsi="方正仿宋_GBK" w:eastAsia="方正仿宋_GBK" w:cs="方正仿宋_GBK"/>
                <w:sz w:val="24"/>
                <w:szCs w:val="24"/>
                <w:lang w:val="en-US" w:eastAsia="zh-CN"/>
              </w:rPr>
            </w:rPrChange>
          </w:rPr>
          <w:t>可用</w:t>
        </w:r>
      </w:ins>
      <w:ins w:id="1146" w:author="P52s" w:date="2025-12-11T19:15:14Z">
        <w:r>
          <w:rPr>
            <w:rFonts w:hint="default" w:ascii="Times New Roman" w:hAnsi="Times New Roman" w:eastAsia="宋体" w:cs="Times New Roman"/>
            <w:color w:val="000000"/>
            <w:sz w:val="21"/>
            <w:szCs w:val="24"/>
            <w:lang w:val="en-US" w:eastAsia="zh-CN"/>
            <w:rPrChange w:id="1147" w:author="P52s" w:date="2025-12-15T11:41:58Z">
              <w:rPr>
                <w:rFonts w:hint="eastAsia" w:ascii="方正仿宋_GBK" w:hAnsi="方正仿宋_GBK" w:eastAsia="方正仿宋_GBK" w:cs="方正仿宋_GBK"/>
                <w:sz w:val="24"/>
                <w:szCs w:val="24"/>
                <w:lang w:val="en-US" w:eastAsia="zh-CN"/>
              </w:rPr>
            </w:rPrChange>
          </w:rPr>
          <w:t>功率</w:t>
        </w:r>
      </w:ins>
      <w:ins w:id="1149" w:author="P52s" w:date="2025-12-11T19:14:59Z">
        <w:r>
          <w:rPr>
            <w:rFonts w:hint="default" w:ascii="Times New Roman" w:hAnsi="Times New Roman" w:eastAsia="宋体" w:cs="Times New Roman"/>
            <w:color w:val="000000"/>
            <w:sz w:val="21"/>
            <w:szCs w:val="24"/>
            <w:lang w:val="en-US" w:eastAsia="zh-CN"/>
            <w:rPrChange w:id="1150" w:author="P52s" w:date="2025-12-15T11:41:58Z">
              <w:rPr>
                <w:rFonts w:hint="eastAsia" w:ascii="方正仿宋_GBK" w:hAnsi="方正仿宋_GBK" w:eastAsia="方正仿宋_GBK" w:cs="方正仿宋_GBK"/>
                <w:sz w:val="24"/>
                <w:szCs w:val="24"/>
                <w:lang w:val="en-US" w:eastAsia="zh-CN"/>
              </w:rPr>
            </w:rPrChange>
          </w:rPr>
          <w:t>最大值</w:t>
        </w:r>
      </w:ins>
      <w:ins w:id="1152" w:author="P52s" w:date="2025-12-11T19:14:59Z"/>
      <w:ins w:id="1155" w:author="P52s" w:date="2025-12-11T19:14:59Z"/>
      <w:ins w:id="1158" w:author="P52s" w:date="2025-12-11T19:14:59Z"/>
      <w:ins w:id="1161" w:author="P52s" w:date="2025-12-11T19:14:59Z">
        <w:r>
          <w:rPr>
            <w:rFonts w:hint="default" w:ascii="Times New Roman" w:hAnsi="Times New Roman" w:eastAsia="宋体" w:cs="Times New Roman"/>
            <w:color w:val="000000"/>
            <w:position w:val="0"/>
            <w:sz w:val="21"/>
            <w:szCs w:val="24"/>
            <w:lang w:val="en-US" w:eastAsia="zh-CN"/>
            <w:rPrChange w:id="1165" w:author="P52s" w:date="2025-12-15T11:41:58Z">
              <w:rPr>
                <w:rFonts w:hint="eastAsia" w:ascii="方正仿宋_GBK" w:hAnsi="方正仿宋_GBK" w:eastAsia="方正仿宋_GBK" w:cs="方正仿宋_GBK"/>
                <w:position w:val="-12"/>
                <w:sz w:val="24"/>
                <w:szCs w:val="24"/>
                <w:lang w:val="en-US" w:eastAsia="zh-CN"/>
              </w:rPr>
            </w:rPrChange>
          </w:rPr>
          <w:object>
            <v:shape id="_x0000_i1034" o:spt="75" type="#_x0000_t75" style="height:17pt;width:23pt;" o:ole="t" filled="f" o:preferrelative="t" stroked="f" coordsize="21600,21600">
              <v:path/>
              <v:fill on="f" focussize="0,0"/>
              <v:stroke on="f"/>
              <v:imagedata r:id="rId24" o:title=""/>
              <o:lock v:ext="edit" aspectratio="f"/>
              <w10:wrap type="none"/>
              <w10:anchorlock/>
            </v:shape>
            <o:OLEObject Type="Embed" ProgID="Equation.DSMT4" ShapeID="_x0000_i1034" DrawAspect="Content" ObjectID="_1468075734" r:id="rId23">
              <o:LockedField>false</o:LockedField>
            </o:OLEObject>
          </w:object>
        </w:r>
      </w:ins>
      <w:ins w:id="1167" w:author="P52s" w:date="2025-12-11T19:14:59Z"/>
      <w:ins w:id="1170" w:author="P52s" w:date="2025-12-11T19:17:30Z">
        <w:r>
          <w:rPr>
            <w:rFonts w:hint="default" w:ascii="Times New Roman" w:hAnsi="Times New Roman" w:eastAsia="宋体" w:cs="Times New Roman"/>
            <w:color w:val="000000"/>
            <w:position w:val="0"/>
            <w:sz w:val="21"/>
            <w:szCs w:val="24"/>
            <w:lang w:val="en-US" w:eastAsia="zh-CN"/>
            <w:rPrChange w:id="1171" w:author="P52s" w:date="2025-12-15T11:41:58Z">
              <w:rPr>
                <w:rFonts w:hint="eastAsia" w:ascii="方正仿宋_GBK" w:hAnsi="方正仿宋_GBK" w:eastAsia="方正仿宋_GBK" w:cs="方正仿宋_GBK"/>
                <w:position w:val="0"/>
                <w:sz w:val="24"/>
                <w:szCs w:val="24"/>
                <w:lang w:val="en-US" w:eastAsia="zh-CN"/>
              </w:rPr>
            </w:rPrChange>
          </w:rPr>
          <w:t>、</w:t>
        </w:r>
      </w:ins>
      <w:ins w:id="1173" w:author="P52s" w:date="2025-12-11T19:13:26Z">
        <w:r>
          <w:rPr>
            <w:rFonts w:hint="default" w:ascii="Times New Roman" w:hAnsi="Times New Roman" w:eastAsia="宋体" w:cs="Times New Roman"/>
            <w:color w:val="000000"/>
            <w:sz w:val="21"/>
            <w:szCs w:val="24"/>
            <w:lang w:val="en-US" w:eastAsia="zh-CN"/>
            <w:rPrChange w:id="1174" w:author="P52s" w:date="2025-12-15T11:41:58Z">
              <w:rPr>
                <w:rFonts w:hint="eastAsia" w:ascii="方正仿宋_GBK" w:hAnsi="方正仿宋_GBK" w:eastAsia="方正仿宋_GBK" w:cs="方正仿宋_GBK"/>
                <w:sz w:val="24"/>
                <w:szCs w:val="24"/>
                <w:lang w:val="en-US" w:eastAsia="zh-CN"/>
              </w:rPr>
            </w:rPrChange>
          </w:rPr>
          <w:t>SOC</w:t>
        </w:r>
      </w:ins>
      <w:ins w:id="1176" w:author="P52s" w:date="2025-12-11T18:56:08Z">
        <w:r>
          <w:rPr>
            <w:rFonts w:hint="default" w:ascii="Times New Roman" w:hAnsi="Times New Roman" w:eastAsia="宋体" w:cs="Times New Roman"/>
            <w:color w:val="000000"/>
            <w:sz w:val="21"/>
            <w:szCs w:val="24"/>
            <w:lang w:val="en-US" w:eastAsia="zh-CN"/>
            <w:rPrChange w:id="1177" w:author="P52s" w:date="2025-12-15T11:41:58Z">
              <w:rPr>
                <w:rFonts w:hint="eastAsia" w:ascii="方正仿宋_GBK" w:hAnsi="方正仿宋_GBK" w:eastAsia="方正仿宋_GBK" w:cs="方正仿宋_GBK"/>
                <w:sz w:val="24"/>
                <w:szCs w:val="24"/>
                <w:lang w:val="en-US" w:eastAsia="zh-CN"/>
              </w:rPr>
            </w:rPrChange>
          </w:rPr>
          <w:t>当前</w:t>
        </w:r>
      </w:ins>
      <w:ins w:id="1179" w:author="P52s" w:date="2025-12-11T19:13:31Z">
        <w:r>
          <w:rPr>
            <w:rFonts w:hint="default" w:ascii="Times New Roman" w:hAnsi="Times New Roman" w:eastAsia="宋体" w:cs="Times New Roman"/>
            <w:color w:val="000000"/>
            <w:sz w:val="21"/>
            <w:szCs w:val="24"/>
            <w:lang w:val="en-US" w:eastAsia="zh-CN"/>
            <w:rPrChange w:id="1180" w:author="P52s" w:date="2025-12-15T11:41:58Z">
              <w:rPr>
                <w:rFonts w:hint="eastAsia" w:ascii="方正仿宋_GBK" w:hAnsi="方正仿宋_GBK" w:eastAsia="方正仿宋_GBK" w:cs="方正仿宋_GBK"/>
                <w:sz w:val="24"/>
                <w:szCs w:val="24"/>
                <w:lang w:val="en-US" w:eastAsia="zh-CN"/>
              </w:rPr>
            </w:rPrChange>
          </w:rPr>
          <w:t>值</w:t>
        </w:r>
      </w:ins>
      <w:ins w:id="1182" w:author="P52s" w:date="2025-12-11T18:56:08Z"/>
      <w:ins w:id="1185" w:author="P52s" w:date="2025-12-11T18:56:08Z"/>
      <w:ins w:id="1188" w:author="P52s" w:date="2025-12-11T18:56:08Z"/>
      <w:ins w:id="1191" w:author="P52s" w:date="2025-12-11T18:56:08Z">
        <w:r>
          <w:rPr>
            <w:rFonts w:hint="default" w:ascii="Times New Roman" w:hAnsi="Times New Roman" w:eastAsia="宋体" w:cs="Times New Roman"/>
            <w:color w:val="000000"/>
            <w:sz w:val="21"/>
            <w:szCs w:val="24"/>
            <w:lang w:val="en-US" w:eastAsia="zh-CN"/>
            <w:rPrChange w:id="1195" w:author="P52s" w:date="2025-12-15T11:41:58Z">
              <w:rPr>
                <w:rFonts w:hint="eastAsia" w:ascii="方正仿宋_GBK" w:hAnsi="方正仿宋_GBK" w:eastAsia="方正仿宋_GBK" w:cs="方正仿宋_GBK"/>
                <w:sz w:val="24"/>
                <w:szCs w:val="24"/>
                <w:lang w:val="en-US" w:eastAsia="zh-CN"/>
              </w:rPr>
            </w:rPrChange>
          </w:rPr>
          <w:object>
            <v:shape id="_x0000_i1035" o:spt="75" type="#_x0000_t75" style="height:16pt;width:37pt;" o:ole="t" filled="f" o:preferrelative="t" stroked="f" coordsize="21600,21600">
              <v:path/>
              <v:fill on="f" focussize="0,0"/>
              <v:stroke on="f"/>
              <v:imagedata r:id="rId26" o:title=""/>
              <o:lock v:ext="edit" aspectratio="t"/>
              <w10:wrap type="none"/>
              <w10:anchorlock/>
            </v:shape>
            <o:OLEObject Type="Embed" ProgID="DSEquations" ShapeID="_x0000_i1035" DrawAspect="Content" ObjectID="_1468075735" r:id="rId25">
              <o:LockedField>false</o:LockedField>
            </o:OLEObject>
          </w:object>
        </w:r>
      </w:ins>
      <w:ins w:id="1197" w:author="P52s" w:date="2025-12-11T18:56:08Z"/>
      <w:ins w:id="1200" w:author="P52s" w:date="2025-12-11T19:03:11Z">
        <w:r>
          <w:rPr>
            <w:rFonts w:hint="default" w:ascii="Times New Roman" w:hAnsi="Times New Roman" w:eastAsia="宋体" w:cs="Times New Roman"/>
            <w:color w:val="000000"/>
            <w:sz w:val="21"/>
            <w:szCs w:val="24"/>
            <w:lang w:val="en-US" w:eastAsia="zh-CN"/>
            <w:rPrChange w:id="1201" w:author="P52s" w:date="2025-12-15T11:41:58Z">
              <w:rPr>
                <w:rFonts w:hint="eastAsia" w:ascii="方正仿宋_GBK" w:hAnsi="方正仿宋_GBK" w:eastAsia="方正仿宋_GBK" w:cs="方正仿宋_GBK"/>
                <w:sz w:val="24"/>
                <w:szCs w:val="24"/>
                <w:lang w:val="en-US" w:eastAsia="zh-CN"/>
              </w:rPr>
            </w:rPrChange>
          </w:rPr>
          <w:t>、</w:t>
        </w:r>
      </w:ins>
      <w:ins w:id="1203" w:author="P52s" w:date="2025-12-11T19:13:14Z">
        <w:r>
          <w:rPr>
            <w:rFonts w:hint="default" w:ascii="Times New Roman" w:hAnsi="Times New Roman" w:eastAsia="宋体" w:cs="Times New Roman"/>
            <w:color w:val="000000"/>
            <w:sz w:val="21"/>
            <w:szCs w:val="24"/>
            <w:lang w:val="en-US" w:eastAsia="zh-CN"/>
            <w:rPrChange w:id="1204" w:author="P52s" w:date="2025-12-15T11:41:58Z">
              <w:rPr>
                <w:rFonts w:hint="eastAsia" w:ascii="方正仿宋_GBK" w:hAnsi="方正仿宋_GBK" w:eastAsia="方正仿宋_GBK" w:cs="方正仿宋_GBK"/>
                <w:sz w:val="24"/>
                <w:szCs w:val="24"/>
                <w:lang w:val="en-US" w:eastAsia="zh-CN"/>
              </w:rPr>
            </w:rPrChange>
          </w:rPr>
          <w:t>SOC</w:t>
        </w:r>
      </w:ins>
      <w:ins w:id="1206" w:author="P52s" w:date="2025-12-11T19:13:06Z">
        <w:r>
          <w:rPr>
            <w:rFonts w:hint="default" w:ascii="Times New Roman" w:hAnsi="Times New Roman" w:eastAsia="宋体" w:cs="Times New Roman"/>
            <w:color w:val="000000"/>
            <w:sz w:val="21"/>
            <w:szCs w:val="24"/>
            <w:lang w:val="en-US" w:eastAsia="zh-CN"/>
            <w:rPrChange w:id="1207" w:author="P52s" w:date="2025-12-15T11:41:58Z">
              <w:rPr>
                <w:rFonts w:hint="eastAsia" w:ascii="方正仿宋_GBK" w:hAnsi="方正仿宋_GBK" w:eastAsia="方正仿宋_GBK" w:cs="方正仿宋_GBK"/>
                <w:sz w:val="24"/>
                <w:szCs w:val="24"/>
                <w:lang w:val="en-US" w:eastAsia="zh-CN"/>
              </w:rPr>
            </w:rPrChange>
          </w:rPr>
          <w:t>最小</w:t>
        </w:r>
      </w:ins>
      <w:ins w:id="1209" w:author="P52s" w:date="2025-12-11T19:13:18Z">
        <w:r>
          <w:rPr>
            <w:rFonts w:hint="default" w:ascii="Times New Roman" w:hAnsi="Times New Roman" w:eastAsia="宋体" w:cs="Times New Roman"/>
            <w:color w:val="000000"/>
            <w:sz w:val="21"/>
            <w:szCs w:val="24"/>
            <w:lang w:val="en-US" w:eastAsia="zh-CN"/>
            <w:rPrChange w:id="1210" w:author="P52s" w:date="2025-12-15T11:41:58Z">
              <w:rPr>
                <w:rFonts w:hint="eastAsia" w:ascii="方正仿宋_GBK" w:hAnsi="方正仿宋_GBK" w:eastAsia="方正仿宋_GBK" w:cs="方正仿宋_GBK"/>
                <w:sz w:val="24"/>
                <w:szCs w:val="24"/>
                <w:lang w:val="en-US" w:eastAsia="zh-CN"/>
              </w:rPr>
            </w:rPrChange>
          </w:rPr>
          <w:t>值</w:t>
        </w:r>
      </w:ins>
      <w:ins w:id="1212" w:author="P52s" w:date="2025-12-11T19:03:12Z"/>
      <w:ins w:id="1215" w:author="P52s" w:date="2025-12-11T19:03:12Z"/>
      <w:ins w:id="1218" w:author="P52s" w:date="2025-12-11T19:03:12Z"/>
      <w:ins w:id="1221" w:author="P52s" w:date="2025-12-11T19:03:12Z">
        <w:r>
          <w:rPr>
            <w:rFonts w:hint="default" w:ascii="Times New Roman" w:hAnsi="Times New Roman" w:eastAsia="宋体" w:cs="Times New Roman"/>
            <w:color w:val="000000"/>
            <w:position w:val="0"/>
            <w:sz w:val="21"/>
            <w:szCs w:val="24"/>
            <w:lang w:val="en-US" w:eastAsia="zh-CN"/>
            <w:rPrChange w:id="1225" w:author="P52s" w:date="2025-12-15T11:41:58Z">
              <w:rPr>
                <w:rFonts w:hint="eastAsia" w:ascii="方正仿宋_GBK" w:hAnsi="方正仿宋_GBK" w:eastAsia="方正仿宋_GBK" w:cs="方正仿宋_GBK"/>
                <w:position w:val="-12"/>
                <w:sz w:val="24"/>
                <w:szCs w:val="24"/>
                <w:lang w:val="en-US" w:eastAsia="zh-CN"/>
              </w:rPr>
            </w:rPrChange>
          </w:rPr>
          <w:object>
            <v:shape id="_x0000_i1036" o:spt="75" type="#_x0000_t75" style="height:17pt;width:37pt;" o:ole="t" filled="f" o:preferrelative="t" stroked="f" coordsize="21600,21600">
              <v:path/>
              <v:fill on="f" focussize="0,0"/>
              <v:stroke on="f"/>
              <v:imagedata r:id="rId28" o:title=""/>
              <o:lock v:ext="edit" aspectratio="f"/>
              <w10:wrap type="none"/>
              <w10:anchorlock/>
            </v:shape>
            <o:OLEObject Type="Embed" ProgID="Equation.DSMT4" ShapeID="_x0000_i1036" DrawAspect="Content" ObjectID="_1468075736" r:id="rId27">
              <o:LockedField>false</o:LockedField>
            </o:OLEObject>
          </w:object>
        </w:r>
      </w:ins>
      <w:ins w:id="1227" w:author="P52s" w:date="2025-12-11T19:03:12Z"/>
      <w:ins w:id="1230" w:author="P52s" w:date="2025-12-11T18:57:48Z">
        <w:r>
          <w:rPr>
            <w:rFonts w:hint="default" w:ascii="Times New Roman" w:hAnsi="Times New Roman" w:eastAsia="宋体" w:cs="Times New Roman"/>
            <w:color w:val="000000"/>
            <w:sz w:val="21"/>
            <w:szCs w:val="24"/>
            <w:lang w:val="en-US" w:eastAsia="zh-CN"/>
            <w:rPrChange w:id="1231" w:author="P52s" w:date="2025-12-15T11:41:58Z">
              <w:rPr>
                <w:rFonts w:hint="eastAsia" w:ascii="方正仿宋_GBK" w:hAnsi="方正仿宋_GBK" w:eastAsia="方正仿宋_GBK" w:cs="方正仿宋_GBK"/>
                <w:sz w:val="24"/>
                <w:szCs w:val="24"/>
                <w:lang w:val="en-US" w:eastAsia="zh-CN"/>
              </w:rPr>
            </w:rPrChange>
          </w:rPr>
          <w:t>、</w:t>
        </w:r>
      </w:ins>
      <w:ins w:id="1233" w:author="P52s" w:date="2025-12-11T19:13:43Z">
        <w:r>
          <w:rPr>
            <w:rFonts w:hint="default" w:ascii="Times New Roman" w:hAnsi="Times New Roman" w:eastAsia="宋体" w:cs="Times New Roman"/>
            <w:color w:val="000000"/>
            <w:sz w:val="21"/>
            <w:szCs w:val="24"/>
            <w:lang w:val="en-US" w:eastAsia="zh-CN"/>
            <w:rPrChange w:id="1234" w:author="P52s" w:date="2025-12-15T11:41:58Z">
              <w:rPr>
                <w:rFonts w:hint="eastAsia" w:ascii="方正仿宋_GBK" w:hAnsi="方正仿宋_GBK" w:eastAsia="方正仿宋_GBK" w:cs="方正仿宋_GBK"/>
                <w:sz w:val="24"/>
                <w:szCs w:val="24"/>
                <w:lang w:val="en-US" w:eastAsia="zh-CN"/>
              </w:rPr>
            </w:rPrChange>
          </w:rPr>
          <w:t>SOC最</w:t>
        </w:r>
      </w:ins>
      <w:ins w:id="1236" w:author="P52s" w:date="2025-12-11T19:13:47Z">
        <w:r>
          <w:rPr>
            <w:rFonts w:hint="default" w:ascii="Times New Roman" w:hAnsi="Times New Roman" w:eastAsia="宋体" w:cs="Times New Roman"/>
            <w:color w:val="000000"/>
            <w:sz w:val="21"/>
            <w:szCs w:val="24"/>
            <w:lang w:val="en-US" w:eastAsia="zh-CN"/>
            <w:rPrChange w:id="1237" w:author="P52s" w:date="2025-12-15T11:41:58Z">
              <w:rPr>
                <w:rFonts w:hint="eastAsia" w:ascii="方正仿宋_GBK" w:hAnsi="方正仿宋_GBK" w:eastAsia="方正仿宋_GBK" w:cs="方正仿宋_GBK"/>
                <w:sz w:val="24"/>
                <w:szCs w:val="24"/>
                <w:lang w:val="en-US" w:eastAsia="zh-CN"/>
              </w:rPr>
            </w:rPrChange>
          </w:rPr>
          <w:t>大</w:t>
        </w:r>
      </w:ins>
      <w:ins w:id="1239" w:author="P52s" w:date="2025-12-11T19:13:43Z">
        <w:r>
          <w:rPr>
            <w:rFonts w:hint="default" w:ascii="Times New Roman" w:hAnsi="Times New Roman" w:eastAsia="宋体" w:cs="Times New Roman"/>
            <w:color w:val="000000"/>
            <w:sz w:val="21"/>
            <w:szCs w:val="24"/>
            <w:lang w:val="en-US" w:eastAsia="zh-CN"/>
            <w:rPrChange w:id="1240" w:author="P52s" w:date="2025-12-15T11:41:58Z">
              <w:rPr>
                <w:rFonts w:hint="eastAsia" w:ascii="方正仿宋_GBK" w:hAnsi="方正仿宋_GBK" w:eastAsia="方正仿宋_GBK" w:cs="方正仿宋_GBK"/>
                <w:sz w:val="24"/>
                <w:szCs w:val="24"/>
                <w:lang w:val="en-US" w:eastAsia="zh-CN"/>
              </w:rPr>
            </w:rPrChange>
          </w:rPr>
          <w:t>值</w:t>
        </w:r>
      </w:ins>
      <w:ins w:id="1242" w:author="P52s" w:date="2025-12-11T19:13:43Z"/>
      <w:ins w:id="1245" w:author="P52s" w:date="2025-12-11T19:13:43Z"/>
      <w:ins w:id="1248" w:author="P52s" w:date="2025-12-11T19:13:43Z"/>
      <w:ins w:id="1251" w:author="P52s" w:date="2025-12-11T19:13:43Z">
        <w:r>
          <w:rPr>
            <w:rFonts w:hint="default" w:ascii="Times New Roman" w:hAnsi="Times New Roman" w:eastAsia="宋体" w:cs="Times New Roman"/>
            <w:color w:val="000000"/>
            <w:position w:val="0"/>
            <w:sz w:val="21"/>
            <w:szCs w:val="24"/>
            <w:lang w:val="en-US" w:eastAsia="zh-CN"/>
            <w:rPrChange w:id="1255" w:author="P52s" w:date="2025-12-15T11:41:58Z">
              <w:rPr>
                <w:rFonts w:hint="eastAsia" w:ascii="方正仿宋_GBK" w:hAnsi="方正仿宋_GBK" w:eastAsia="方正仿宋_GBK" w:cs="方正仿宋_GBK"/>
                <w:position w:val="-12"/>
                <w:sz w:val="24"/>
                <w:szCs w:val="24"/>
                <w:lang w:val="en-US" w:eastAsia="zh-CN"/>
              </w:rPr>
            </w:rPrChange>
          </w:rPr>
          <w:object>
            <v:shape id="_x0000_i1037" o:spt="75" type="#_x0000_t75" style="height:17pt;width:38pt;" o:ole="t" filled="f" o:preferrelative="t" stroked="f" coordsize="21600,21600">
              <v:path/>
              <v:fill on="f" focussize="0,0"/>
              <v:stroke on="f"/>
              <v:imagedata r:id="rId30" o:title=""/>
              <o:lock v:ext="edit" aspectratio="f"/>
              <w10:wrap type="none"/>
              <w10:anchorlock/>
            </v:shape>
            <o:OLEObject Type="Embed" ProgID="Equation.DSMT4" ShapeID="_x0000_i1037" DrawAspect="Content" ObjectID="_1468075737" r:id="rId29">
              <o:LockedField>false</o:LockedField>
            </o:OLEObject>
          </w:object>
        </w:r>
      </w:ins>
      <w:ins w:id="1257" w:author="P52s" w:date="2025-12-11T19:13:43Z"/>
      <w:ins w:id="1260" w:author="P52s" w:date="2025-12-11T19:17:39Z">
        <w:r>
          <w:rPr>
            <w:rFonts w:hint="default" w:ascii="Times New Roman" w:hAnsi="Times New Roman" w:eastAsia="宋体" w:cs="Times New Roman"/>
            <w:color w:val="000000"/>
            <w:position w:val="0"/>
            <w:sz w:val="21"/>
            <w:szCs w:val="24"/>
            <w:lang w:val="en-US" w:eastAsia="zh-CN"/>
            <w:rPrChange w:id="1261" w:author="P52s" w:date="2025-12-15T11:41:58Z">
              <w:rPr>
                <w:rFonts w:hint="eastAsia" w:ascii="方正仿宋_GBK" w:hAnsi="方正仿宋_GBK" w:eastAsia="方正仿宋_GBK" w:cs="方正仿宋_GBK"/>
                <w:position w:val="0"/>
                <w:sz w:val="24"/>
                <w:szCs w:val="24"/>
                <w:lang w:val="en-US" w:eastAsia="zh-CN"/>
              </w:rPr>
            </w:rPrChange>
          </w:rPr>
          <w:t>、</w:t>
        </w:r>
      </w:ins>
      <w:ins w:id="1263" w:author="P52s" w:date="2025-12-11T18:56:08Z">
        <w:r>
          <w:rPr>
            <w:rFonts w:hint="default" w:ascii="Times New Roman" w:hAnsi="Times New Roman" w:eastAsia="宋体" w:cs="Times New Roman"/>
            <w:color w:val="000000"/>
            <w:sz w:val="21"/>
            <w:szCs w:val="24"/>
            <w:lang w:val="en-US" w:eastAsia="zh-CN"/>
            <w:rPrChange w:id="1264" w:author="P52s" w:date="2025-12-15T11:41:58Z">
              <w:rPr>
                <w:rFonts w:hint="eastAsia" w:ascii="方正仿宋_GBK" w:hAnsi="方正仿宋_GBK" w:eastAsia="方正仿宋_GBK" w:cs="方正仿宋_GBK"/>
                <w:sz w:val="24"/>
                <w:szCs w:val="24"/>
                <w:lang w:val="en-US" w:eastAsia="zh-CN"/>
              </w:rPr>
            </w:rPrChange>
          </w:rPr>
          <w:t>功率变化率</w:t>
        </w:r>
      </w:ins>
      <w:ins w:id="1266" w:author="P52s" w:date="2025-12-11T18:59:25Z">
        <w:r>
          <w:rPr>
            <w:rFonts w:hint="default" w:ascii="Times New Roman" w:hAnsi="Times New Roman" w:eastAsia="宋体" w:cs="Times New Roman"/>
            <w:color w:val="000000"/>
            <w:sz w:val="21"/>
            <w:szCs w:val="24"/>
            <w:lang w:val="en-US" w:eastAsia="zh-CN"/>
            <w:rPrChange w:id="1267" w:author="P52s" w:date="2025-12-15T11:41:58Z">
              <w:rPr>
                <w:rFonts w:hint="eastAsia" w:ascii="方正仿宋_GBK" w:hAnsi="方正仿宋_GBK" w:eastAsia="方正仿宋_GBK" w:cs="方正仿宋_GBK"/>
                <w:sz w:val="24"/>
                <w:szCs w:val="24"/>
                <w:lang w:val="en-US" w:eastAsia="zh-CN"/>
              </w:rPr>
            </w:rPrChange>
          </w:rPr>
          <w:t>最大值</w:t>
        </w:r>
      </w:ins>
      <w:ins w:id="1269" w:author="P52s" w:date="2025-12-11T18:56:08Z"/>
      <w:ins w:id="1272" w:author="P52s" w:date="2025-12-11T18:56:08Z"/>
      <w:ins w:id="1275" w:author="P52s" w:date="2025-12-11T18:56:08Z"/>
      <w:ins w:id="1278" w:author="P52s" w:date="2025-12-11T18:56:08Z">
        <w:r>
          <w:rPr>
            <w:rFonts w:hint="default" w:ascii="Times New Roman" w:hAnsi="Times New Roman" w:eastAsia="宋体" w:cs="Times New Roman"/>
            <w:color w:val="000000"/>
            <w:sz w:val="21"/>
            <w:szCs w:val="24"/>
            <w:lang w:val="en-US" w:eastAsia="zh-CN"/>
            <w:rPrChange w:id="1282" w:author="P52s" w:date="2025-12-15T11:41:58Z">
              <w:rPr>
                <w:rFonts w:hint="eastAsia" w:ascii="方正仿宋_GBK" w:hAnsi="方正仿宋_GBK" w:eastAsia="方正仿宋_GBK" w:cs="方正仿宋_GBK"/>
                <w:sz w:val="24"/>
                <w:szCs w:val="24"/>
                <w:lang w:val="en-US" w:eastAsia="zh-CN"/>
              </w:rPr>
            </w:rPrChange>
          </w:rPr>
          <w:object>
            <v:shape id="_x0000_i1038" o:spt="75" type="#_x0000_t75" style="height:17pt;width:42.95pt;" o:ole="t" filled="f" o:preferrelative="t" stroked="f" coordsize="21600,21600">
              <v:path/>
              <v:fill on="f" focussize="0,0"/>
              <v:stroke on="f"/>
              <v:imagedata r:id="rId32" o:title=""/>
              <o:lock v:ext="edit" aspectratio="t"/>
              <w10:wrap type="none"/>
              <w10:anchorlock/>
            </v:shape>
            <o:OLEObject Type="Embed" ProgID="DSEquations" ShapeID="_x0000_i1038" DrawAspect="Content" ObjectID="_1468075738" r:id="rId31">
              <o:LockedField>false</o:LockedField>
            </o:OLEObject>
          </w:object>
        </w:r>
      </w:ins>
      <w:ins w:id="1284" w:author="P52s" w:date="2025-12-11T18:56:08Z"/>
      <w:ins w:id="1287" w:author="P52s" w:date="2025-12-11T18:56:08Z">
        <w:r>
          <w:rPr>
            <w:rFonts w:hint="default" w:ascii="Times New Roman" w:hAnsi="Times New Roman" w:eastAsia="宋体" w:cs="Times New Roman"/>
            <w:color w:val="000000"/>
            <w:sz w:val="21"/>
            <w:szCs w:val="24"/>
            <w:lang w:val="en-US" w:eastAsia="zh-CN"/>
            <w:rPrChange w:id="1288" w:author="P52s" w:date="2025-12-15T11:41:58Z">
              <w:rPr>
                <w:rFonts w:hint="eastAsia" w:ascii="方正仿宋_GBK" w:hAnsi="方正仿宋_GBK" w:eastAsia="方正仿宋_GBK" w:cs="方正仿宋_GBK"/>
                <w:sz w:val="24"/>
                <w:szCs w:val="24"/>
                <w:lang w:val="en-US" w:eastAsia="zh-CN"/>
              </w:rPr>
            </w:rPrChange>
          </w:rPr>
          <w:t>(kW/s)</w:t>
        </w:r>
      </w:ins>
      <w:ins w:id="1290" w:author="P52s" w:date="2025-12-11T19:00:39Z">
        <w:r>
          <w:rPr>
            <w:rFonts w:hint="default" w:ascii="Times New Roman" w:hAnsi="Times New Roman" w:eastAsia="宋体" w:cs="Times New Roman"/>
            <w:color w:val="000000"/>
            <w:sz w:val="21"/>
            <w:szCs w:val="24"/>
            <w:lang w:val="en-US" w:eastAsia="zh-CN"/>
            <w:rPrChange w:id="1291" w:author="P52s" w:date="2025-12-15T11:41:58Z">
              <w:rPr>
                <w:rFonts w:hint="eastAsia" w:ascii="方正仿宋_GBK" w:hAnsi="方正仿宋_GBK" w:eastAsia="方正仿宋_GBK" w:cs="方正仿宋_GBK"/>
                <w:sz w:val="24"/>
                <w:szCs w:val="24"/>
                <w:lang w:val="en-US" w:eastAsia="zh-CN"/>
              </w:rPr>
            </w:rPrChange>
          </w:rPr>
          <w:t>、</w:t>
        </w:r>
      </w:ins>
      <w:ins w:id="1293" w:author="P52s" w:date="2025-12-11T18:56:08Z">
        <w:r>
          <w:rPr>
            <w:rFonts w:hint="default" w:ascii="Times New Roman" w:hAnsi="Times New Roman" w:eastAsia="宋体" w:cs="Times New Roman"/>
            <w:color w:val="000000"/>
            <w:sz w:val="21"/>
            <w:szCs w:val="24"/>
            <w:lang w:val="en-US" w:eastAsia="zh-CN"/>
            <w:rPrChange w:id="1294" w:author="P52s" w:date="2025-12-15T11:41:58Z">
              <w:rPr>
                <w:rFonts w:hint="eastAsia" w:ascii="方正仿宋_GBK" w:hAnsi="方正仿宋_GBK" w:eastAsia="方正仿宋_GBK" w:cs="方正仿宋_GBK"/>
                <w:sz w:val="24"/>
                <w:szCs w:val="24"/>
                <w:lang w:val="en-US" w:eastAsia="zh-CN"/>
              </w:rPr>
            </w:rPrChange>
          </w:rPr>
          <w:t>充电效率</w:t>
        </w:r>
      </w:ins>
      <w:ins w:id="1296" w:author="P52s" w:date="2025-12-11T18:56:08Z"/>
      <w:ins w:id="1299" w:author="P52s" w:date="2025-12-11T18:56:08Z"/>
      <w:ins w:id="1302" w:author="P52s" w:date="2025-12-11T18:56:08Z"/>
      <w:ins w:id="1305" w:author="P52s" w:date="2025-12-11T18:56:08Z">
        <w:r>
          <w:rPr>
            <w:rFonts w:hint="default" w:ascii="Times New Roman" w:hAnsi="Times New Roman" w:eastAsia="宋体" w:cs="Times New Roman"/>
            <w:color w:val="000000"/>
            <w:sz w:val="21"/>
            <w:szCs w:val="24"/>
            <w:lang w:val="en-US" w:eastAsia="zh-CN"/>
            <w:rPrChange w:id="1309" w:author="P52s" w:date="2025-12-15T11:41:58Z">
              <w:rPr>
                <w:rFonts w:hint="eastAsia" w:ascii="方正仿宋_GBK" w:hAnsi="方正仿宋_GBK" w:eastAsia="方正仿宋_GBK" w:cs="方正仿宋_GBK"/>
                <w:sz w:val="24"/>
                <w:szCs w:val="24"/>
                <w:lang w:val="en-US" w:eastAsia="zh-CN"/>
              </w:rPr>
            </w:rPrChange>
          </w:rPr>
          <w:object>
            <v:shape id="_x0000_i1039" o:spt="75" type="#_x0000_t75" style="height:17pt;width:19pt;" o:ole="t" filled="f" o:preferrelative="t" stroked="f" coordsize="21600,21600">
              <v:path/>
              <v:fill on="f" focussize="0,0"/>
              <v:stroke on="f"/>
              <v:imagedata r:id="rId34" o:title=""/>
              <o:lock v:ext="edit" aspectratio="t"/>
              <w10:wrap type="none"/>
              <w10:anchorlock/>
            </v:shape>
            <o:OLEObject Type="Embed" ProgID="DSEquations" ShapeID="_x0000_i1039" DrawAspect="Content" ObjectID="_1468075739" r:id="rId33">
              <o:LockedField>false</o:LockedField>
            </o:OLEObject>
          </w:object>
        </w:r>
      </w:ins>
      <w:ins w:id="1311" w:author="P52s" w:date="2025-12-11T18:56:08Z"/>
      <w:ins w:id="1314" w:author="P52s" w:date="2025-12-11T18:58:41Z">
        <w:r>
          <w:rPr>
            <w:rFonts w:hint="default" w:ascii="Times New Roman" w:hAnsi="Times New Roman" w:eastAsia="宋体" w:cs="Times New Roman"/>
            <w:color w:val="000000"/>
            <w:sz w:val="21"/>
            <w:szCs w:val="24"/>
            <w:lang w:val="en-US" w:eastAsia="zh-CN"/>
            <w:rPrChange w:id="1315" w:author="P52s" w:date="2025-12-15T11:41:58Z">
              <w:rPr>
                <w:rFonts w:hint="eastAsia" w:ascii="方正仿宋_GBK" w:hAnsi="方正仿宋_GBK" w:eastAsia="方正仿宋_GBK" w:cs="方正仿宋_GBK"/>
                <w:sz w:val="24"/>
                <w:szCs w:val="24"/>
                <w:lang w:val="en-US" w:eastAsia="zh-CN"/>
              </w:rPr>
            </w:rPrChange>
          </w:rPr>
          <w:t>、</w:t>
        </w:r>
      </w:ins>
      <w:ins w:id="1317" w:author="P52s" w:date="2025-12-11T18:58:39Z">
        <w:r>
          <w:rPr>
            <w:rFonts w:hint="default" w:ascii="Times New Roman" w:hAnsi="Times New Roman" w:eastAsia="宋体" w:cs="Times New Roman"/>
            <w:color w:val="000000"/>
            <w:sz w:val="21"/>
            <w:szCs w:val="24"/>
            <w:lang w:val="en-US" w:eastAsia="zh-CN"/>
            <w:rPrChange w:id="1318" w:author="P52s" w:date="2025-12-15T11:41:58Z">
              <w:rPr>
                <w:rFonts w:hint="eastAsia" w:ascii="方正仿宋_GBK" w:hAnsi="方正仿宋_GBK" w:eastAsia="方正仿宋_GBK" w:cs="方正仿宋_GBK"/>
                <w:sz w:val="24"/>
                <w:szCs w:val="24"/>
                <w:lang w:val="en-US" w:eastAsia="zh-CN"/>
              </w:rPr>
            </w:rPrChange>
          </w:rPr>
          <w:t>放电效率</w:t>
        </w:r>
      </w:ins>
      <w:ins w:id="1320" w:author="P52s" w:date="2025-12-11T18:56:08Z"/>
      <w:ins w:id="1323" w:author="P52s" w:date="2025-12-11T18:56:08Z"/>
      <w:ins w:id="1326" w:author="P52s" w:date="2025-12-11T18:56:08Z"/>
      <w:ins w:id="1329" w:author="P52s" w:date="2025-12-11T18:56:08Z">
        <w:r>
          <w:rPr>
            <w:rFonts w:hint="default" w:ascii="Times New Roman" w:hAnsi="Times New Roman" w:eastAsia="宋体" w:cs="Times New Roman"/>
            <w:color w:val="000000"/>
            <w:sz w:val="21"/>
            <w:szCs w:val="24"/>
            <w:lang w:val="en-US" w:eastAsia="zh-CN"/>
            <w:rPrChange w:id="1333" w:author="P52s" w:date="2025-12-15T11:41:58Z">
              <w:rPr>
                <w:rFonts w:hint="eastAsia" w:ascii="方正仿宋_GBK" w:hAnsi="方正仿宋_GBK" w:eastAsia="方正仿宋_GBK" w:cs="方正仿宋_GBK"/>
                <w:sz w:val="24"/>
                <w:szCs w:val="24"/>
                <w:lang w:val="en-US" w:eastAsia="zh-CN"/>
              </w:rPr>
            </w:rPrChange>
          </w:rPr>
          <w:object>
            <v:shape id="_x0000_i1040" o:spt="75" type="#_x0000_t75" style="height:17pt;width:26pt;" o:ole="t" filled="f" o:preferrelative="t" stroked="f" coordsize="21600,21600">
              <v:path/>
              <v:fill on="f" focussize="0,0"/>
              <v:stroke on="f"/>
              <v:imagedata r:id="rId36" o:title=""/>
              <o:lock v:ext="edit" aspectratio="t"/>
              <w10:wrap type="none"/>
              <w10:anchorlock/>
            </v:shape>
            <o:OLEObject Type="Embed" ProgID="DSEquations" ShapeID="_x0000_i1040" DrawAspect="Content" ObjectID="_1468075740" r:id="rId35">
              <o:LockedField>false</o:LockedField>
            </o:OLEObject>
          </w:object>
        </w:r>
      </w:ins>
      <w:ins w:id="1335" w:author="P52s" w:date="2025-12-11T18:56:08Z"/>
      <w:ins w:id="1338" w:author="P52s" w:date="2025-12-11T19:19:13Z">
        <w:r>
          <w:rPr>
            <w:rFonts w:hint="default" w:ascii="Times New Roman" w:hAnsi="Times New Roman" w:eastAsia="宋体" w:cs="Times New Roman"/>
            <w:color w:val="000000"/>
            <w:sz w:val="21"/>
            <w:szCs w:val="24"/>
            <w:lang w:val="en-US" w:eastAsia="zh-CN"/>
            <w:rPrChange w:id="1339" w:author="P52s" w:date="2025-12-15T11:41:58Z">
              <w:rPr>
                <w:rFonts w:hint="eastAsia" w:ascii="方正仿宋_GBK" w:hAnsi="方正仿宋_GBK" w:eastAsia="方正仿宋_GBK" w:cs="方正仿宋_GBK"/>
                <w:sz w:val="24"/>
                <w:szCs w:val="24"/>
                <w:lang w:val="en-US" w:eastAsia="zh-CN"/>
              </w:rPr>
            </w:rPrChange>
          </w:rPr>
          <w:t>。</w:t>
        </w:r>
      </w:ins>
      <w:ins w:id="1341" w:author="P52s" w:date="2025-12-11T19:20:40Z">
        <w:r>
          <w:rPr>
            <w:rFonts w:hint="default" w:ascii="Times New Roman" w:hAnsi="Times New Roman" w:eastAsia="宋体" w:cs="Times New Roman"/>
            <w:color w:val="000000"/>
            <w:sz w:val="21"/>
            <w:szCs w:val="24"/>
            <w:lang w:val="en-US" w:eastAsia="zh-CN"/>
            <w:rPrChange w:id="1342" w:author="P52s" w:date="2025-12-15T11:41:58Z">
              <w:rPr>
                <w:rFonts w:hint="eastAsia" w:ascii="方正仿宋_GBK" w:hAnsi="方正仿宋_GBK" w:eastAsia="方正仿宋_GBK" w:cs="方正仿宋_GBK"/>
                <w:sz w:val="24"/>
                <w:szCs w:val="24"/>
                <w:lang w:val="en-US" w:eastAsia="zh-CN"/>
              </w:rPr>
            </w:rPrChange>
          </w:rPr>
          <w:t>SOC</w:t>
        </w:r>
      </w:ins>
      <w:ins w:id="1344" w:author="P52s" w:date="2025-12-11T19:20:43Z">
        <w:r>
          <w:rPr>
            <w:rFonts w:hint="default" w:ascii="Times New Roman" w:hAnsi="Times New Roman" w:eastAsia="宋体" w:cs="Times New Roman"/>
            <w:color w:val="000000"/>
            <w:sz w:val="21"/>
            <w:szCs w:val="24"/>
            <w:lang w:val="en-US" w:eastAsia="zh-CN"/>
            <w:rPrChange w:id="1345" w:author="P52s" w:date="2025-12-15T11:41:58Z">
              <w:rPr>
                <w:rFonts w:hint="eastAsia" w:ascii="方正仿宋_GBK" w:hAnsi="方正仿宋_GBK" w:eastAsia="方正仿宋_GBK" w:cs="方正仿宋_GBK"/>
                <w:sz w:val="24"/>
                <w:szCs w:val="24"/>
                <w:lang w:val="en-US" w:eastAsia="zh-CN"/>
              </w:rPr>
            </w:rPrChange>
          </w:rPr>
          <w:t>表示</w:t>
        </w:r>
      </w:ins>
      <w:ins w:id="1347" w:author="P52s" w:date="2025-12-11T19:20:46Z">
        <w:r>
          <w:rPr>
            <w:rFonts w:hint="default" w:ascii="Times New Roman" w:hAnsi="Times New Roman" w:eastAsia="宋体" w:cs="Times New Roman"/>
            <w:color w:val="000000"/>
            <w:sz w:val="21"/>
            <w:szCs w:val="24"/>
            <w:lang w:val="en-US" w:eastAsia="zh-CN"/>
            <w:rPrChange w:id="1348" w:author="P52s" w:date="2025-12-15T11:41:58Z">
              <w:rPr>
                <w:rFonts w:hint="eastAsia" w:ascii="方正仿宋_GBK" w:hAnsi="方正仿宋_GBK" w:eastAsia="方正仿宋_GBK" w:cs="方正仿宋_GBK"/>
                <w:sz w:val="24"/>
                <w:szCs w:val="24"/>
                <w:lang w:val="en-US" w:eastAsia="zh-CN"/>
              </w:rPr>
            </w:rPrChange>
          </w:rPr>
          <w:t>储能</w:t>
        </w:r>
      </w:ins>
      <w:ins w:id="1350" w:author="P52s" w:date="2025-12-11T19:20:48Z">
        <w:r>
          <w:rPr>
            <w:rFonts w:hint="default" w:ascii="Times New Roman" w:hAnsi="Times New Roman" w:eastAsia="宋体" w:cs="Times New Roman"/>
            <w:color w:val="000000"/>
            <w:sz w:val="21"/>
            <w:szCs w:val="24"/>
            <w:lang w:val="en-US" w:eastAsia="zh-CN"/>
            <w:rPrChange w:id="1351" w:author="P52s" w:date="2025-12-15T11:41:58Z">
              <w:rPr>
                <w:rFonts w:hint="eastAsia" w:ascii="方正仿宋_GBK" w:hAnsi="方正仿宋_GBK" w:eastAsia="方正仿宋_GBK" w:cs="方正仿宋_GBK"/>
                <w:sz w:val="24"/>
                <w:szCs w:val="24"/>
                <w:lang w:val="en-US" w:eastAsia="zh-CN"/>
              </w:rPr>
            </w:rPrChange>
          </w:rPr>
          <w:t>系统</w:t>
        </w:r>
      </w:ins>
      <w:ins w:id="1353" w:author="P52s" w:date="2025-12-11T19:20:52Z">
        <w:r>
          <w:rPr>
            <w:rFonts w:hint="default" w:ascii="Times New Roman" w:hAnsi="Times New Roman" w:eastAsia="宋体" w:cs="Times New Roman"/>
            <w:color w:val="000000"/>
            <w:sz w:val="21"/>
            <w:szCs w:val="24"/>
            <w:lang w:val="en-US" w:eastAsia="zh-CN"/>
            <w:rPrChange w:id="1354" w:author="P52s" w:date="2025-12-15T11:41:58Z">
              <w:rPr>
                <w:rFonts w:hint="eastAsia" w:ascii="方正仿宋_GBK" w:hAnsi="方正仿宋_GBK" w:eastAsia="方正仿宋_GBK" w:cs="方正仿宋_GBK"/>
                <w:sz w:val="24"/>
                <w:szCs w:val="24"/>
                <w:lang w:val="en-US" w:eastAsia="zh-CN"/>
              </w:rPr>
            </w:rPrChange>
          </w:rPr>
          <w:t>剩余</w:t>
        </w:r>
      </w:ins>
      <w:ins w:id="1356" w:author="P52s" w:date="2025-12-11T19:26:17Z">
        <w:r>
          <w:rPr>
            <w:rFonts w:hint="default" w:ascii="Times New Roman" w:hAnsi="Times New Roman" w:eastAsia="宋体" w:cs="Times New Roman"/>
            <w:color w:val="000000"/>
            <w:sz w:val="21"/>
            <w:szCs w:val="24"/>
            <w:lang w:val="en-US" w:eastAsia="zh-CN"/>
            <w:rPrChange w:id="1357" w:author="P52s" w:date="2025-12-15T11:41:58Z">
              <w:rPr>
                <w:rFonts w:hint="eastAsia" w:ascii="方正仿宋_GBK" w:hAnsi="方正仿宋_GBK" w:eastAsia="方正仿宋_GBK" w:cs="方正仿宋_GBK"/>
                <w:sz w:val="24"/>
                <w:szCs w:val="24"/>
                <w:lang w:val="en-US" w:eastAsia="zh-CN"/>
              </w:rPr>
            </w:rPrChange>
          </w:rPr>
          <w:t>能量</w:t>
        </w:r>
      </w:ins>
      <w:ins w:id="1359" w:author="P52s" w:date="2025-12-11T19:25:58Z">
        <w:r>
          <w:rPr>
            <w:rFonts w:hint="default" w:ascii="Times New Roman" w:hAnsi="Times New Roman" w:eastAsia="宋体" w:cs="Times New Roman"/>
            <w:color w:val="000000"/>
            <w:sz w:val="21"/>
            <w:szCs w:val="24"/>
            <w:lang w:val="en-US" w:eastAsia="zh-CN"/>
            <w:rPrChange w:id="1360" w:author="P52s" w:date="2025-12-15T11:41:58Z">
              <w:rPr>
                <w:rFonts w:hint="eastAsia" w:ascii="方正仿宋_GBK" w:hAnsi="方正仿宋_GBK" w:eastAsia="方正仿宋_GBK" w:cs="方正仿宋_GBK"/>
                <w:sz w:val="24"/>
                <w:szCs w:val="24"/>
                <w:lang w:val="en-US" w:eastAsia="zh-CN"/>
              </w:rPr>
            </w:rPrChange>
          </w:rPr>
          <w:t>占</w:t>
        </w:r>
      </w:ins>
      <w:ins w:id="1362" w:author="P52s" w:date="2025-12-11T19:26:02Z">
        <w:r>
          <w:rPr>
            <w:rFonts w:hint="default" w:ascii="Times New Roman" w:hAnsi="Times New Roman" w:eastAsia="宋体" w:cs="Times New Roman"/>
            <w:color w:val="000000"/>
            <w:sz w:val="21"/>
            <w:szCs w:val="24"/>
            <w:lang w:val="en-US" w:eastAsia="zh-CN"/>
            <w:rPrChange w:id="1363" w:author="P52s" w:date="2025-12-15T11:41:58Z">
              <w:rPr>
                <w:rFonts w:hint="eastAsia" w:ascii="方正仿宋_GBK" w:hAnsi="方正仿宋_GBK" w:eastAsia="方正仿宋_GBK" w:cs="方正仿宋_GBK"/>
                <w:sz w:val="24"/>
                <w:szCs w:val="24"/>
                <w:lang w:val="en-US" w:eastAsia="zh-CN"/>
              </w:rPr>
            </w:rPrChange>
          </w:rPr>
          <w:t>原始</w:t>
        </w:r>
      </w:ins>
      <w:ins w:id="1365" w:author="P52s" w:date="2025-12-11T19:26:09Z">
        <w:r>
          <w:rPr>
            <w:rFonts w:hint="default" w:ascii="Times New Roman" w:hAnsi="Times New Roman" w:eastAsia="宋体" w:cs="Times New Roman"/>
            <w:color w:val="000000"/>
            <w:sz w:val="21"/>
            <w:szCs w:val="24"/>
            <w:lang w:val="en-US" w:eastAsia="zh-CN"/>
            <w:rPrChange w:id="1366" w:author="P52s" w:date="2025-12-15T11:41:58Z">
              <w:rPr>
                <w:rFonts w:hint="eastAsia" w:ascii="方正仿宋_GBK" w:hAnsi="方正仿宋_GBK" w:eastAsia="方正仿宋_GBK" w:cs="方正仿宋_GBK"/>
                <w:sz w:val="24"/>
                <w:szCs w:val="24"/>
                <w:lang w:val="en-US" w:eastAsia="zh-CN"/>
              </w:rPr>
            </w:rPrChange>
          </w:rPr>
          <w:t>能量</w:t>
        </w:r>
      </w:ins>
      <w:ins w:id="1368" w:author="P52s" w:date="2025-12-11T19:26:10Z">
        <w:r>
          <w:rPr>
            <w:rFonts w:hint="default" w:ascii="Times New Roman" w:hAnsi="Times New Roman" w:eastAsia="宋体" w:cs="Times New Roman"/>
            <w:color w:val="000000"/>
            <w:sz w:val="21"/>
            <w:szCs w:val="24"/>
            <w:lang w:val="en-US" w:eastAsia="zh-CN"/>
            <w:rPrChange w:id="1369" w:author="P52s" w:date="2025-12-15T11:41:58Z">
              <w:rPr>
                <w:rFonts w:hint="eastAsia" w:ascii="方正仿宋_GBK" w:hAnsi="方正仿宋_GBK" w:eastAsia="方正仿宋_GBK" w:cs="方正仿宋_GBK"/>
                <w:sz w:val="24"/>
                <w:szCs w:val="24"/>
                <w:lang w:val="en-US" w:eastAsia="zh-CN"/>
              </w:rPr>
            </w:rPrChange>
          </w:rPr>
          <w:t>的</w:t>
        </w:r>
      </w:ins>
      <w:ins w:id="1371" w:author="P52s" w:date="2025-12-11T19:26:13Z">
        <w:r>
          <w:rPr>
            <w:rFonts w:hint="default" w:ascii="Times New Roman" w:hAnsi="Times New Roman" w:eastAsia="宋体" w:cs="Times New Roman"/>
            <w:color w:val="000000"/>
            <w:sz w:val="21"/>
            <w:szCs w:val="24"/>
            <w:lang w:val="en-US" w:eastAsia="zh-CN"/>
            <w:rPrChange w:id="1372" w:author="P52s" w:date="2025-12-15T11:41:58Z">
              <w:rPr>
                <w:rFonts w:hint="eastAsia" w:ascii="方正仿宋_GBK" w:hAnsi="方正仿宋_GBK" w:eastAsia="方正仿宋_GBK" w:cs="方正仿宋_GBK"/>
                <w:sz w:val="24"/>
                <w:szCs w:val="24"/>
                <w:lang w:val="en-US" w:eastAsia="zh-CN"/>
              </w:rPr>
            </w:rPrChange>
          </w:rPr>
          <w:t>百分比</w:t>
        </w:r>
      </w:ins>
      <w:ins w:id="1374" w:author="P52s" w:date="2025-12-11T19:20:55Z">
        <w:r>
          <w:rPr>
            <w:rFonts w:hint="default" w:ascii="Times New Roman" w:hAnsi="Times New Roman" w:eastAsia="宋体" w:cs="Times New Roman"/>
            <w:color w:val="000000"/>
            <w:sz w:val="21"/>
            <w:szCs w:val="24"/>
            <w:lang w:val="en-US" w:eastAsia="zh-CN"/>
            <w:rPrChange w:id="1375" w:author="P52s" w:date="2025-12-15T11:41:58Z">
              <w:rPr>
                <w:rFonts w:hint="eastAsia" w:ascii="方正仿宋_GBK" w:hAnsi="方正仿宋_GBK" w:eastAsia="方正仿宋_GBK" w:cs="方正仿宋_GBK"/>
                <w:sz w:val="24"/>
                <w:szCs w:val="24"/>
                <w:lang w:val="en-US" w:eastAsia="zh-CN"/>
              </w:rPr>
            </w:rPrChange>
          </w:rPr>
          <w:t>，</w:t>
        </w:r>
      </w:ins>
      <w:ins w:id="1377" w:author="P52s" w:date="2025-12-11T19:20:58Z">
        <w:r>
          <w:rPr>
            <w:rFonts w:hint="default" w:ascii="Times New Roman" w:hAnsi="Times New Roman" w:eastAsia="宋体" w:cs="Times New Roman"/>
            <w:color w:val="000000"/>
            <w:sz w:val="21"/>
            <w:szCs w:val="24"/>
            <w:lang w:val="en-US" w:eastAsia="zh-CN"/>
            <w:rPrChange w:id="1378" w:author="P52s" w:date="2025-12-15T11:41:58Z">
              <w:rPr>
                <w:rFonts w:hint="eastAsia" w:ascii="方正仿宋_GBK" w:hAnsi="方正仿宋_GBK" w:eastAsia="方正仿宋_GBK" w:cs="方正仿宋_GBK"/>
                <w:sz w:val="24"/>
                <w:szCs w:val="24"/>
                <w:lang w:val="en-US" w:eastAsia="zh-CN"/>
              </w:rPr>
            </w:rPrChange>
          </w:rPr>
          <w:t>电池</w:t>
        </w:r>
      </w:ins>
      <w:ins w:id="1380" w:author="P52s" w:date="2025-12-11T19:21:01Z">
        <w:r>
          <w:rPr>
            <w:rFonts w:hint="default" w:ascii="Times New Roman" w:hAnsi="Times New Roman" w:eastAsia="宋体" w:cs="Times New Roman"/>
            <w:color w:val="000000"/>
            <w:sz w:val="21"/>
            <w:szCs w:val="24"/>
            <w:lang w:val="en-US" w:eastAsia="zh-CN"/>
            <w:rPrChange w:id="1381" w:author="P52s" w:date="2025-12-15T11:41:58Z">
              <w:rPr>
                <w:rFonts w:hint="eastAsia" w:ascii="方正仿宋_GBK" w:hAnsi="方正仿宋_GBK" w:eastAsia="方正仿宋_GBK" w:cs="方正仿宋_GBK"/>
                <w:sz w:val="24"/>
                <w:szCs w:val="24"/>
                <w:lang w:val="en-US" w:eastAsia="zh-CN"/>
              </w:rPr>
            </w:rPrChange>
          </w:rPr>
          <w:t>充满</w:t>
        </w:r>
      </w:ins>
      <w:ins w:id="1383" w:author="P52s" w:date="2025-12-11T19:21:02Z">
        <w:r>
          <w:rPr>
            <w:rFonts w:hint="default" w:ascii="Times New Roman" w:hAnsi="Times New Roman" w:eastAsia="宋体" w:cs="Times New Roman"/>
            <w:color w:val="000000"/>
            <w:sz w:val="21"/>
            <w:szCs w:val="24"/>
            <w:lang w:val="en-US" w:eastAsia="zh-CN"/>
            <w:rPrChange w:id="1384" w:author="P52s" w:date="2025-12-15T11:41:58Z">
              <w:rPr>
                <w:rFonts w:hint="eastAsia" w:ascii="方正仿宋_GBK" w:hAnsi="方正仿宋_GBK" w:eastAsia="方正仿宋_GBK" w:cs="方正仿宋_GBK"/>
                <w:sz w:val="24"/>
                <w:szCs w:val="24"/>
                <w:lang w:val="en-US" w:eastAsia="zh-CN"/>
              </w:rPr>
            </w:rPrChange>
          </w:rPr>
          <w:t>时</w:t>
        </w:r>
      </w:ins>
      <w:ins w:id="1386" w:author="P52s" w:date="2025-12-11T19:21:03Z">
        <w:r>
          <w:rPr>
            <w:rFonts w:hint="default" w:ascii="Times New Roman" w:hAnsi="Times New Roman" w:eastAsia="宋体" w:cs="Times New Roman"/>
            <w:color w:val="000000"/>
            <w:sz w:val="21"/>
            <w:szCs w:val="24"/>
            <w:lang w:val="en-US" w:eastAsia="zh-CN"/>
            <w:rPrChange w:id="1387" w:author="P52s" w:date="2025-12-15T11:41:58Z">
              <w:rPr>
                <w:rFonts w:hint="eastAsia" w:ascii="方正仿宋_GBK" w:hAnsi="方正仿宋_GBK" w:eastAsia="方正仿宋_GBK" w:cs="方正仿宋_GBK"/>
                <w:sz w:val="24"/>
                <w:szCs w:val="24"/>
                <w:lang w:val="en-US" w:eastAsia="zh-CN"/>
              </w:rPr>
            </w:rPrChange>
          </w:rPr>
          <w:t>为</w:t>
        </w:r>
      </w:ins>
      <w:ins w:id="1389" w:author="P52s" w:date="2025-12-11T19:21:04Z">
        <w:r>
          <w:rPr>
            <w:rFonts w:hint="default" w:ascii="Times New Roman" w:hAnsi="Times New Roman" w:eastAsia="宋体" w:cs="Times New Roman"/>
            <w:color w:val="000000"/>
            <w:sz w:val="21"/>
            <w:szCs w:val="24"/>
            <w:lang w:val="en-US" w:eastAsia="zh-CN"/>
            <w:rPrChange w:id="1390" w:author="P52s" w:date="2025-12-15T11:41:58Z">
              <w:rPr>
                <w:rFonts w:hint="eastAsia" w:ascii="方正仿宋_GBK" w:hAnsi="方正仿宋_GBK" w:eastAsia="方正仿宋_GBK" w:cs="方正仿宋_GBK"/>
                <w:sz w:val="24"/>
                <w:szCs w:val="24"/>
                <w:lang w:val="en-US" w:eastAsia="zh-CN"/>
              </w:rPr>
            </w:rPrChange>
          </w:rPr>
          <w:t>1</w:t>
        </w:r>
      </w:ins>
      <w:ins w:id="1392" w:author="P52s" w:date="2025-12-11T19:21:05Z">
        <w:r>
          <w:rPr>
            <w:rFonts w:hint="default" w:ascii="Times New Roman" w:hAnsi="Times New Roman" w:eastAsia="宋体" w:cs="Times New Roman"/>
            <w:color w:val="000000"/>
            <w:sz w:val="21"/>
            <w:szCs w:val="24"/>
            <w:lang w:val="en-US" w:eastAsia="zh-CN"/>
            <w:rPrChange w:id="1393" w:author="P52s" w:date="2025-12-15T11:41:58Z">
              <w:rPr>
                <w:rFonts w:hint="eastAsia" w:ascii="方正仿宋_GBK" w:hAnsi="方正仿宋_GBK" w:eastAsia="方正仿宋_GBK" w:cs="方正仿宋_GBK"/>
                <w:sz w:val="24"/>
                <w:szCs w:val="24"/>
                <w:lang w:val="en-US" w:eastAsia="zh-CN"/>
              </w:rPr>
            </w:rPrChange>
          </w:rPr>
          <w:t>00%</w:t>
        </w:r>
      </w:ins>
      <w:ins w:id="1395" w:author="P52s" w:date="2025-12-11T19:21:07Z">
        <w:r>
          <w:rPr>
            <w:rFonts w:hint="default" w:ascii="Times New Roman" w:hAnsi="Times New Roman" w:eastAsia="宋体" w:cs="Times New Roman"/>
            <w:color w:val="000000"/>
            <w:sz w:val="21"/>
            <w:szCs w:val="24"/>
            <w:lang w:val="en-US" w:eastAsia="zh-CN"/>
            <w:rPrChange w:id="1396" w:author="P52s" w:date="2025-12-15T11:41:58Z">
              <w:rPr>
                <w:rFonts w:hint="eastAsia" w:ascii="方正仿宋_GBK" w:hAnsi="方正仿宋_GBK" w:eastAsia="方正仿宋_GBK" w:cs="方正仿宋_GBK"/>
                <w:sz w:val="24"/>
                <w:szCs w:val="24"/>
                <w:lang w:val="en-US" w:eastAsia="zh-CN"/>
              </w:rPr>
            </w:rPrChange>
          </w:rPr>
          <w:t>，</w:t>
        </w:r>
      </w:ins>
      <w:ins w:id="1398" w:author="P52s" w:date="2025-12-11T19:21:10Z">
        <w:r>
          <w:rPr>
            <w:rFonts w:hint="default" w:ascii="Times New Roman" w:hAnsi="Times New Roman" w:eastAsia="宋体" w:cs="Times New Roman"/>
            <w:color w:val="000000"/>
            <w:sz w:val="21"/>
            <w:szCs w:val="24"/>
            <w:lang w:val="en-US" w:eastAsia="zh-CN"/>
            <w:rPrChange w:id="1399" w:author="P52s" w:date="2025-12-15T11:41:58Z">
              <w:rPr>
                <w:rFonts w:hint="eastAsia" w:ascii="方正仿宋_GBK" w:hAnsi="方正仿宋_GBK" w:eastAsia="方正仿宋_GBK" w:cs="方正仿宋_GBK"/>
                <w:sz w:val="24"/>
                <w:szCs w:val="24"/>
                <w:lang w:val="en-US" w:eastAsia="zh-CN"/>
              </w:rPr>
            </w:rPrChange>
          </w:rPr>
          <w:t>电池</w:t>
        </w:r>
      </w:ins>
      <w:ins w:id="1401" w:author="P52s" w:date="2025-12-11T19:21:17Z">
        <w:r>
          <w:rPr>
            <w:rFonts w:hint="default" w:ascii="Times New Roman" w:hAnsi="Times New Roman" w:eastAsia="宋体" w:cs="Times New Roman"/>
            <w:color w:val="000000"/>
            <w:sz w:val="21"/>
            <w:szCs w:val="24"/>
            <w:lang w:val="en-US" w:eastAsia="zh-CN"/>
            <w:rPrChange w:id="1402" w:author="P52s" w:date="2025-12-15T11:41:58Z">
              <w:rPr>
                <w:rFonts w:hint="eastAsia" w:ascii="方正仿宋_GBK" w:hAnsi="方正仿宋_GBK" w:eastAsia="方正仿宋_GBK" w:cs="方正仿宋_GBK"/>
                <w:sz w:val="24"/>
                <w:szCs w:val="24"/>
                <w:lang w:val="en-US" w:eastAsia="zh-CN"/>
              </w:rPr>
            </w:rPrChange>
          </w:rPr>
          <w:t>放尽</w:t>
        </w:r>
      </w:ins>
      <w:ins w:id="1404" w:author="P52s" w:date="2025-12-11T19:21:18Z">
        <w:r>
          <w:rPr>
            <w:rFonts w:hint="default" w:ascii="Times New Roman" w:hAnsi="Times New Roman" w:eastAsia="宋体" w:cs="Times New Roman"/>
            <w:color w:val="000000"/>
            <w:sz w:val="21"/>
            <w:szCs w:val="24"/>
            <w:lang w:val="en-US" w:eastAsia="zh-CN"/>
            <w:rPrChange w:id="1405" w:author="P52s" w:date="2025-12-15T11:41:58Z">
              <w:rPr>
                <w:rFonts w:hint="eastAsia" w:ascii="方正仿宋_GBK" w:hAnsi="方正仿宋_GBK" w:eastAsia="方正仿宋_GBK" w:cs="方正仿宋_GBK"/>
                <w:sz w:val="24"/>
                <w:szCs w:val="24"/>
                <w:lang w:val="en-US" w:eastAsia="zh-CN"/>
              </w:rPr>
            </w:rPrChange>
          </w:rPr>
          <w:t>时</w:t>
        </w:r>
      </w:ins>
      <w:ins w:id="1407" w:author="P52s" w:date="2025-12-11T19:21:19Z">
        <w:r>
          <w:rPr>
            <w:rFonts w:hint="default" w:ascii="Times New Roman" w:hAnsi="Times New Roman" w:eastAsia="宋体" w:cs="Times New Roman"/>
            <w:color w:val="000000"/>
            <w:sz w:val="21"/>
            <w:szCs w:val="24"/>
            <w:lang w:val="en-US" w:eastAsia="zh-CN"/>
            <w:rPrChange w:id="1408" w:author="P52s" w:date="2025-12-15T11:41:58Z">
              <w:rPr>
                <w:rFonts w:hint="eastAsia" w:ascii="方正仿宋_GBK" w:hAnsi="方正仿宋_GBK" w:eastAsia="方正仿宋_GBK" w:cs="方正仿宋_GBK"/>
                <w:sz w:val="24"/>
                <w:szCs w:val="24"/>
                <w:lang w:val="en-US" w:eastAsia="zh-CN"/>
              </w:rPr>
            </w:rPrChange>
          </w:rPr>
          <w:t>为</w:t>
        </w:r>
      </w:ins>
      <w:ins w:id="1410" w:author="P52s" w:date="2025-12-11T19:21:20Z">
        <w:r>
          <w:rPr>
            <w:rFonts w:hint="default" w:ascii="Times New Roman" w:hAnsi="Times New Roman" w:eastAsia="宋体" w:cs="Times New Roman"/>
            <w:color w:val="000000"/>
            <w:sz w:val="21"/>
            <w:szCs w:val="24"/>
            <w:lang w:val="en-US" w:eastAsia="zh-CN"/>
            <w:rPrChange w:id="1411" w:author="P52s" w:date="2025-12-15T11:41:58Z">
              <w:rPr>
                <w:rFonts w:hint="eastAsia" w:ascii="方正仿宋_GBK" w:hAnsi="方正仿宋_GBK" w:eastAsia="方正仿宋_GBK" w:cs="方正仿宋_GBK"/>
                <w:sz w:val="24"/>
                <w:szCs w:val="24"/>
                <w:lang w:val="en-US" w:eastAsia="zh-CN"/>
              </w:rPr>
            </w:rPrChange>
          </w:rPr>
          <w:t>0</w:t>
        </w:r>
      </w:ins>
      <w:ins w:id="1413" w:author="P52s" w:date="2025-12-11T19:21:24Z">
        <w:r>
          <w:rPr>
            <w:rFonts w:hint="default" w:ascii="Times New Roman" w:hAnsi="Times New Roman" w:eastAsia="宋体" w:cs="Times New Roman"/>
            <w:color w:val="000000"/>
            <w:sz w:val="21"/>
            <w:szCs w:val="24"/>
            <w:lang w:val="en-US" w:eastAsia="zh-CN"/>
            <w:rPrChange w:id="1414" w:author="P52s" w:date="2025-12-15T11:41:58Z">
              <w:rPr>
                <w:rFonts w:hint="eastAsia" w:ascii="方正仿宋_GBK" w:hAnsi="方正仿宋_GBK" w:eastAsia="方正仿宋_GBK" w:cs="方正仿宋_GBK"/>
                <w:sz w:val="24"/>
                <w:szCs w:val="24"/>
                <w:lang w:val="en-US" w:eastAsia="zh-CN"/>
              </w:rPr>
            </w:rPrChange>
          </w:rPr>
          <w:t>。</w:t>
        </w:r>
      </w:ins>
    </w:p>
    <w:p>
      <w:pPr>
        <w:jc w:val="center"/>
        <w:rPr>
          <w:del w:id="1417" w:author="P52s" w:date="2025-12-11T17:09:28Z"/>
          <w:rFonts w:hint="default" w:eastAsiaTheme="minorEastAsia"/>
          <w:lang w:val="en-US" w:eastAsia="zh-CN"/>
        </w:rPr>
        <w:pPrChange w:id="1416" w:author="P52s" w:date="2025-12-11T16:12:59Z">
          <w:pPr/>
        </w:pPrChange>
      </w:pPr>
      <w:del w:id="1418" w:author="P52s" w:date="2025-12-11T17:09:28Z">
        <w:r>
          <w:rPr>
            <w:rFonts w:hint="eastAsia" w:ascii="方正仿宋_GBK" w:hAnsi="方正仿宋_GBK" w:eastAsia="方正仿宋_GBK" w:cs="方正仿宋_GBK"/>
            <w:sz w:val="24"/>
            <w:szCs w:val="24"/>
            <w:lang w:val="en-US" w:eastAsia="zh-CN"/>
          </w:rPr>
          <w:delText>如何在设定的目标函数之下保证安全稳定运行。</w:delText>
        </w:r>
      </w:del>
    </w:p>
    <w:p>
      <w:pPr>
        <w:rPr>
          <w:del w:id="1419" w:author="P52s" w:date="2025-12-11T15:00:20Z"/>
          <w:rFonts w:hint="default" w:ascii="方正小标宋_GBK" w:hAnsi="方正小标宋_GBK" w:eastAsia="方正小标宋_GBK" w:cs="方正小标宋_GBK"/>
          <w:sz w:val="24"/>
          <w:szCs w:val="24"/>
          <w:lang w:val="en-US" w:eastAsia="zh-CN"/>
        </w:rPr>
      </w:pPr>
      <w:del w:id="1420" w:author="P52s" w:date="2025-12-11T15:00:20Z">
        <w:r>
          <w:rPr>
            <w:rFonts w:hint="eastAsia" w:ascii="方正小标宋_GBK" w:hAnsi="方正小标宋_GBK" w:eastAsia="方正小标宋_GBK" w:cs="方正小标宋_GBK"/>
            <w:sz w:val="24"/>
            <w:szCs w:val="24"/>
            <w:lang w:val="en-US" w:eastAsia="zh-CN"/>
          </w:rPr>
          <w:delText>四种储能系统的简化参数</w:delText>
        </w:r>
      </w:del>
    </w:p>
    <w:p>
      <w:pPr>
        <w:numPr>
          <w:ilvl w:val="0"/>
          <w:numId w:val="2"/>
        </w:numPr>
        <w:ind w:left="425" w:leftChars="0" w:hanging="425" w:firstLineChars="0"/>
        <w:rPr>
          <w:del w:id="1421" w:author="P52s" w:date="2025-12-11T15:00:20Z"/>
          <w:rFonts w:hint="eastAsia" w:ascii="方正仿宋_GBK" w:hAnsi="方正仿宋_GBK" w:eastAsia="方正仿宋_GBK" w:cs="方正仿宋_GBK"/>
          <w:sz w:val="24"/>
          <w:szCs w:val="24"/>
          <w:lang w:val="en-US" w:eastAsia="zh-CN"/>
        </w:rPr>
      </w:pPr>
      <w:del w:id="1422" w:author="P52s" w:date="2025-12-11T15:00:20Z">
        <w:r>
          <w:rPr>
            <w:rFonts w:hint="eastAsia" w:ascii="方正仿宋_GBK" w:hAnsi="方正仿宋_GBK" w:eastAsia="方正仿宋_GBK" w:cs="方正仿宋_GBK"/>
            <w:sz w:val="24"/>
            <w:szCs w:val="24"/>
            <w:lang w:val="en-US" w:eastAsia="zh-CN"/>
          </w:rPr>
          <w:delText>氢能的容量为S_Hydro，充电时的功率能力范围是[P_Ch_Hydro，0]，放电时功率能力范围是[0，P_Disch_Hydro]，功率变化最大速率为P_MaxRatio_Hydro，当前SOC为SOC_Current_Hydro，SOC的范围是[SOC_Min_Hydro，SOC_Max_Hydro]。</w:delText>
        </w:r>
      </w:del>
    </w:p>
    <w:p>
      <w:pPr>
        <w:numPr>
          <w:ilvl w:val="0"/>
          <w:numId w:val="2"/>
        </w:numPr>
        <w:ind w:left="425" w:leftChars="0" w:hanging="425" w:firstLineChars="0"/>
        <w:rPr>
          <w:del w:id="1423" w:author="P52s" w:date="2025-12-11T15:00:20Z"/>
          <w:rFonts w:hint="eastAsia" w:ascii="方正仿宋_GBK" w:hAnsi="方正仿宋_GBK" w:eastAsia="方正仿宋_GBK" w:cs="方正仿宋_GBK"/>
          <w:sz w:val="24"/>
          <w:szCs w:val="24"/>
          <w:lang w:val="en-US" w:eastAsia="zh-CN"/>
        </w:rPr>
      </w:pPr>
      <w:del w:id="1424" w:author="P52s" w:date="2025-12-11T15:00:20Z">
        <w:r>
          <w:rPr>
            <w:rFonts w:hint="eastAsia" w:ascii="方正仿宋_GBK" w:hAnsi="方正仿宋_GBK" w:eastAsia="方正仿宋_GBK" w:cs="方正仿宋_GBK"/>
            <w:sz w:val="24"/>
            <w:szCs w:val="24"/>
            <w:lang w:val="en-US" w:eastAsia="zh-CN"/>
          </w:rPr>
          <w:delText>铁硫电池的容量为S_PeS，充电时的功率能力范围是[P_Ch_PeS，0]，放电时功率能力范围是[0，P_Disch_PeS]，功率变化最大速率为P_MaxRatio_PeS，当前SOC为SOC_PeS，SOC的范围是[SOC_Min_PeS，SOC_Max_PeS]。</w:delText>
        </w:r>
      </w:del>
    </w:p>
    <w:p>
      <w:pPr>
        <w:numPr>
          <w:ilvl w:val="0"/>
          <w:numId w:val="2"/>
        </w:numPr>
        <w:ind w:left="425" w:leftChars="0" w:hanging="425" w:firstLineChars="0"/>
        <w:rPr>
          <w:del w:id="1425" w:author="P52s" w:date="2025-12-11T15:00:20Z"/>
          <w:rFonts w:hint="eastAsia" w:ascii="方正仿宋_GBK" w:hAnsi="方正仿宋_GBK" w:eastAsia="方正仿宋_GBK" w:cs="方正仿宋_GBK"/>
          <w:sz w:val="24"/>
          <w:szCs w:val="24"/>
          <w:lang w:val="en-US" w:eastAsia="zh-CN"/>
        </w:rPr>
      </w:pPr>
      <w:del w:id="1426" w:author="P52s" w:date="2025-12-11T15:00:20Z">
        <w:r>
          <w:rPr>
            <w:rFonts w:hint="eastAsia" w:ascii="方正仿宋_GBK" w:hAnsi="方正仿宋_GBK" w:eastAsia="方正仿宋_GBK" w:cs="方正仿宋_GBK"/>
            <w:sz w:val="24"/>
            <w:szCs w:val="24"/>
            <w:lang w:val="en-US" w:eastAsia="zh-CN"/>
          </w:rPr>
          <w:delText>钠电池的容量为S_Na，充电时的功率能力范围是[P_Ch_Na，0]，放电时功率能力范围是[0，P_Disch_Na]，功率变化最大速率为P_MaxRatio_Na，当前SOC为SOC_Na，SOC的范围是[SOC_Min_PeS，SOC_Max_PeS]。</w:delText>
        </w:r>
      </w:del>
    </w:p>
    <w:p>
      <w:pPr>
        <w:numPr>
          <w:ilvl w:val="0"/>
          <w:numId w:val="2"/>
        </w:numPr>
        <w:ind w:left="425" w:leftChars="0" w:hanging="425" w:firstLineChars="0"/>
        <w:rPr>
          <w:del w:id="1427" w:author="P52s" w:date="2025-12-11T15:00:20Z"/>
          <w:rFonts w:hint="eastAsia" w:ascii="方正仿宋_GBK" w:hAnsi="方正仿宋_GBK" w:eastAsia="方正仿宋_GBK" w:cs="方正仿宋_GBK"/>
          <w:sz w:val="24"/>
          <w:szCs w:val="24"/>
          <w:lang w:val="en-US" w:eastAsia="zh-CN"/>
        </w:rPr>
      </w:pPr>
      <w:del w:id="1428" w:author="P52s" w:date="2025-12-11T15:00:20Z">
        <w:r>
          <w:rPr>
            <w:rFonts w:hint="eastAsia" w:ascii="方正仿宋_GBK" w:hAnsi="方正仿宋_GBK" w:eastAsia="方正仿宋_GBK" w:cs="方正仿宋_GBK"/>
            <w:sz w:val="24"/>
            <w:szCs w:val="24"/>
            <w:lang w:val="en-US" w:eastAsia="zh-CN"/>
          </w:rPr>
          <w:delText>钒液流电池的容量为S_Van，充电时的功率能力范围是[P_Ch_Van，0]，放电时功率能力范围是[0，P_Disch_Van]，功率变化最大速率为P_MaxRatio_Van，当前SOC为SOC_Van，SOC的范围是[SOC_Min_Van，SOC_Max_Van]。</w:delText>
        </w:r>
      </w:del>
    </w:p>
    <w:p>
      <w:pPr>
        <w:rPr>
          <w:del w:id="1429" w:author="P52s" w:date="2025-12-11T15:01:40Z"/>
          <w:rFonts w:hint="default" w:ascii="方正小标宋_GBK" w:hAnsi="方正小标宋_GBK" w:eastAsia="方正小标宋_GBK" w:cs="方正小标宋_GBK"/>
          <w:sz w:val="24"/>
          <w:szCs w:val="24"/>
          <w:lang w:val="en-US" w:eastAsia="zh-CN"/>
        </w:rPr>
      </w:pPr>
      <w:del w:id="1430" w:author="P52s" w:date="2025-12-11T15:01:40Z">
        <w:r>
          <w:rPr>
            <w:rFonts w:hint="eastAsia" w:ascii="方正小标宋_GBK" w:hAnsi="方正小标宋_GBK" w:eastAsia="方正小标宋_GBK" w:cs="方正小标宋_GBK"/>
            <w:sz w:val="24"/>
            <w:szCs w:val="24"/>
            <w:lang w:val="en-US" w:eastAsia="zh-CN"/>
          </w:rPr>
          <w:delText>四种储能系统的运行限制</w:delText>
        </w:r>
      </w:del>
    </w:p>
    <w:p>
      <w:pPr>
        <w:rPr>
          <w:del w:id="1431" w:author="P52s" w:date="2025-12-11T15:01:40Z"/>
          <w:rFonts w:hint="eastAsia" w:ascii="方正仿宋_GBK" w:hAnsi="方正仿宋_GBK" w:eastAsia="方正仿宋_GBK" w:cs="方正仿宋_GBK"/>
          <w:sz w:val="24"/>
          <w:szCs w:val="24"/>
          <w:lang w:val="en-US" w:eastAsia="zh-CN"/>
        </w:rPr>
      </w:pPr>
      <w:del w:id="1432" w:author="P52s" w:date="2025-12-11T15:01:40Z">
        <w:r>
          <w:rPr>
            <w:rFonts w:hint="eastAsia" w:ascii="方正仿宋_GBK" w:hAnsi="方正仿宋_GBK" w:eastAsia="方正仿宋_GBK" w:cs="方正仿宋_GBK"/>
            <w:sz w:val="24"/>
            <w:szCs w:val="24"/>
            <w:lang w:val="en-US" w:eastAsia="zh-CN"/>
          </w:rPr>
          <w:delText>(1)如果处于充电状态，氢能充电功率不可控，按给定功率P_Hydro_const充电，其余储能充电功率可控。</w:delText>
        </w:r>
      </w:del>
    </w:p>
    <w:p>
      <w:pPr>
        <w:rPr>
          <w:del w:id="1433" w:author="P52s" w:date="2025-12-11T15:01:40Z"/>
          <w:rFonts w:hint="eastAsia" w:ascii="方正仿宋_GBK" w:hAnsi="方正仿宋_GBK" w:eastAsia="方正仿宋_GBK" w:cs="方正仿宋_GBK"/>
          <w:sz w:val="24"/>
          <w:szCs w:val="24"/>
          <w:lang w:val="en-US" w:eastAsia="zh-CN"/>
        </w:rPr>
      </w:pPr>
      <w:del w:id="1434" w:author="P52s" w:date="2025-12-11T15:01:40Z">
        <w:r>
          <w:rPr>
            <w:rFonts w:hint="eastAsia" w:ascii="方正仿宋_GBK" w:hAnsi="方正仿宋_GBK" w:eastAsia="方正仿宋_GBK" w:cs="方正仿宋_GBK"/>
            <w:sz w:val="24"/>
            <w:szCs w:val="24"/>
            <w:lang w:val="en-US" w:eastAsia="zh-CN"/>
          </w:rPr>
          <w:delText>(2)如果处于放电状态，所有储能系统的放电功率可控。</w:delText>
        </w:r>
      </w:del>
    </w:p>
    <w:bookmarkEnd w:id="0"/>
    <w:p>
      <w:pPr>
        <w:rPr>
          <w:rFonts w:hint="default" w:ascii="Times New Roman" w:hAnsi="Times New Roman" w:eastAsia="黑体" w:cs="Times New Roman"/>
          <w:bCs/>
          <w:color w:val="000000"/>
          <w:kern w:val="0"/>
          <w:sz w:val="21"/>
          <w:szCs w:val="15"/>
          <w:lang w:val="en-US" w:eastAsia="zh-CN"/>
          <w:rPrChange w:id="1435" w:author="P52s" w:date="2025-12-15T11:41:50Z">
            <w:rPr>
              <w:rFonts w:hint="eastAsia" w:ascii="方正小标宋_GBK" w:hAnsi="方正小标宋_GBK" w:eastAsia="方正小标宋_GBK" w:cs="方正小标宋_GBK"/>
              <w:sz w:val="24"/>
              <w:szCs w:val="24"/>
              <w:lang w:val="en-US" w:eastAsia="zh-CN"/>
            </w:rPr>
          </w:rPrChange>
        </w:rPr>
      </w:pPr>
      <w:ins w:id="1436" w:author="P52s" w:date="2025-12-15T11:41:52Z">
        <w:r>
          <w:rPr>
            <w:rFonts w:hint="eastAsia" w:ascii="Times New Roman" w:hAnsi="Times New Roman" w:eastAsia="黑体" w:cs="Times New Roman"/>
            <w:bCs/>
            <w:color w:val="000000"/>
            <w:kern w:val="0"/>
            <w:sz w:val="21"/>
            <w:szCs w:val="15"/>
            <w:lang w:val="en-US" w:eastAsia="zh-CN"/>
          </w:rPr>
          <w:t>1.2</w:t>
        </w:r>
      </w:ins>
      <w:ins w:id="1437" w:author="P52s" w:date="2025-12-15T11:41:53Z">
        <w:r>
          <w:rPr>
            <w:rFonts w:hint="eastAsia" w:ascii="Times New Roman" w:hAnsi="Times New Roman" w:eastAsia="黑体" w:cs="Times New Roman"/>
            <w:bCs/>
            <w:color w:val="000000"/>
            <w:kern w:val="0"/>
            <w:sz w:val="21"/>
            <w:szCs w:val="15"/>
            <w:lang w:val="en-US" w:eastAsia="zh-CN"/>
          </w:rPr>
          <w:t xml:space="preserve"> </w:t>
        </w:r>
      </w:ins>
      <w:ins w:id="1438" w:author="P52s" w:date="2025-12-11T15:16:31Z">
        <w:r>
          <w:rPr>
            <w:rFonts w:hint="default" w:ascii="Times New Roman" w:hAnsi="Times New Roman" w:eastAsia="黑体" w:cs="Times New Roman"/>
            <w:bCs/>
            <w:color w:val="000000"/>
            <w:kern w:val="0"/>
            <w:sz w:val="21"/>
            <w:szCs w:val="15"/>
            <w:lang w:val="en-US" w:eastAsia="zh-CN"/>
            <w:rPrChange w:id="1439" w:author="P52s" w:date="2025-12-15T11:41:50Z">
              <w:rPr>
                <w:rFonts w:hint="eastAsia" w:ascii="方正小标宋_GBK" w:hAnsi="方正小标宋_GBK" w:eastAsia="方正小标宋_GBK" w:cs="方正小标宋_GBK"/>
                <w:sz w:val="24"/>
                <w:szCs w:val="24"/>
                <w:lang w:val="en-US" w:eastAsia="zh-CN"/>
              </w:rPr>
            </w:rPrChange>
          </w:rPr>
          <w:t>基本</w:t>
        </w:r>
      </w:ins>
      <w:r>
        <w:rPr>
          <w:rFonts w:hint="default" w:ascii="Times New Roman" w:hAnsi="Times New Roman" w:eastAsia="黑体" w:cs="Times New Roman"/>
          <w:bCs/>
          <w:color w:val="000000"/>
          <w:kern w:val="0"/>
          <w:sz w:val="21"/>
          <w:szCs w:val="15"/>
          <w:lang w:val="en-US" w:eastAsia="zh-CN"/>
          <w:rPrChange w:id="1441" w:author="P52s" w:date="2025-12-15T11:41:50Z">
            <w:rPr>
              <w:rFonts w:hint="eastAsia" w:ascii="方正小标宋_GBK" w:hAnsi="方正小标宋_GBK" w:eastAsia="方正小标宋_GBK" w:cs="方正小标宋_GBK"/>
              <w:sz w:val="24"/>
              <w:szCs w:val="24"/>
              <w:lang w:val="en-US" w:eastAsia="zh-CN"/>
            </w:rPr>
          </w:rPrChange>
        </w:rPr>
        <w:t>运行策略</w:t>
      </w:r>
    </w:p>
    <w:p>
      <w:pPr>
        <w:rPr>
          <w:del w:id="1442" w:author="P52s" w:date="2025-12-11T15:17:53Z"/>
          <w:rFonts w:hint="default" w:ascii="方正仿宋_GBK" w:hAnsi="方正仿宋_GBK" w:eastAsia="方正仿宋_GBK" w:cs="方正仿宋_GBK"/>
          <w:sz w:val="24"/>
          <w:szCs w:val="24"/>
          <w:lang w:val="en-US" w:eastAsia="zh-CN"/>
        </w:rPr>
      </w:pPr>
      <w:del w:id="1443" w:author="P52s" w:date="2025-12-11T15:17:53Z">
        <w:r>
          <w:rPr>
            <w:rFonts w:hint="eastAsia" w:ascii="方正仿宋_GBK" w:hAnsi="方正仿宋_GBK" w:eastAsia="方正仿宋_GBK" w:cs="方正仿宋_GBK"/>
            <w:sz w:val="24"/>
            <w:szCs w:val="24"/>
            <w:lang w:val="en-US" w:eastAsia="zh-CN"/>
          </w:rPr>
          <w:delText>(1)如果调度下发的功率指令大于四个储能系统可发功率之和，则按储能系统可发功率最大值下发，此时就不能按目标函数的计算结果。</w:delText>
        </w:r>
      </w:del>
    </w:p>
    <w:p>
      <w:pPr>
        <w:rPr>
          <w:del w:id="1444" w:author="P52s" w:date="2025-12-11T15:00:47Z"/>
          <w:rFonts w:hint="eastAsia" w:ascii="方正仿宋_GBK" w:hAnsi="方正仿宋_GBK" w:eastAsia="方正仿宋_GBK" w:cs="方正仿宋_GBK"/>
          <w:sz w:val="24"/>
          <w:szCs w:val="24"/>
          <w:lang w:val="en-US" w:eastAsia="zh-CN"/>
          <w:rPrChange w:id="1445" w:author="P52s" w:date="2025-12-11T19:19:00Z">
            <w:rPr>
              <w:del w:id="1446" w:author="P52s" w:date="2025-12-11T15:00:47Z"/>
              <w:rFonts w:hint="default" w:ascii="方正小标宋_GBK" w:hAnsi="方正小标宋_GBK" w:eastAsia="方正小标宋_GBK" w:cs="方正小标宋_GBK"/>
              <w:sz w:val="24"/>
              <w:szCs w:val="24"/>
              <w:lang w:val="en-US" w:eastAsia="zh-CN"/>
            </w:rPr>
          </w:rPrChange>
        </w:rPr>
      </w:pPr>
      <w:del w:id="1447" w:author="P52s" w:date="2025-12-11T15:00:47Z">
        <w:r>
          <w:rPr>
            <w:rFonts w:hint="eastAsia" w:ascii="方正仿宋_GBK" w:hAnsi="方正仿宋_GBK" w:eastAsia="方正仿宋_GBK" w:cs="方正仿宋_GBK"/>
            <w:sz w:val="24"/>
            <w:szCs w:val="24"/>
            <w:lang w:val="en-US" w:eastAsia="zh-CN"/>
            <w:rPrChange w:id="1448" w:author="P52s" w:date="2025-12-11T19:19:00Z">
              <w:rPr>
                <w:rFonts w:hint="eastAsia" w:ascii="方正小标宋_GBK" w:hAnsi="方正小标宋_GBK" w:eastAsia="方正小标宋_GBK" w:cs="方正小标宋_GBK"/>
                <w:sz w:val="24"/>
                <w:szCs w:val="24"/>
                <w:lang w:val="en-US" w:eastAsia="zh-CN"/>
              </w:rPr>
            </w:rPrChange>
          </w:rPr>
          <w:delText>目标函数</w:delText>
        </w:r>
      </w:del>
    </w:p>
    <w:p>
      <w:pPr>
        <w:widowControl/>
        <w:numPr>
          <w:ilvl w:val="-1"/>
          <w:numId w:val="0"/>
        </w:numPr>
        <w:spacing w:line="360" w:lineRule="auto"/>
        <w:ind w:firstLine="420" w:firstLineChars="200"/>
        <w:textAlignment w:val="center"/>
        <w:rPr>
          <w:ins w:id="1450" w:author="P52s" w:date="2025-12-11T19:18:50Z"/>
          <w:rFonts w:hint="default" w:ascii="Times New Roman" w:hAnsi="Times New Roman" w:eastAsia="宋体" w:cs="Times New Roman"/>
          <w:color w:val="000000"/>
          <w:sz w:val="21"/>
          <w:szCs w:val="24"/>
          <w:lang w:val="en-US" w:eastAsia="zh-CN"/>
          <w:rPrChange w:id="1451" w:author="P52s" w:date="2025-12-15T11:42:04Z">
            <w:rPr>
              <w:ins w:id="1452" w:author="P52s" w:date="2025-12-11T19:18:50Z"/>
              <w:rFonts w:hint="default" w:ascii="方正仿宋_GBK" w:hAnsi="方正仿宋_GBK" w:eastAsia="方正仿宋_GBK" w:cs="方正仿宋_GBK"/>
              <w:sz w:val="24"/>
              <w:szCs w:val="24"/>
              <w:lang w:val="en-US" w:eastAsia="zh-CN"/>
            </w:rPr>
          </w:rPrChange>
        </w:rPr>
        <w:pPrChange w:id="1449" w:author="P52s" w:date="2025-12-15T11:42:04Z">
          <w:pPr>
            <w:numPr>
              <w:ilvl w:val="0"/>
              <w:numId w:val="0"/>
            </w:numPr>
          </w:pPr>
        </w:pPrChange>
      </w:pPr>
      <w:ins w:id="1453" w:author="P52s" w:date="2025-12-11T19:25:35Z">
        <w:r>
          <w:rPr>
            <w:rFonts w:hint="default" w:ascii="Times New Roman" w:hAnsi="Times New Roman" w:eastAsia="宋体" w:cs="Times New Roman"/>
            <w:color w:val="000000"/>
            <w:sz w:val="21"/>
            <w:szCs w:val="24"/>
            <w:lang w:val="en-US" w:eastAsia="zh-CN"/>
            <w:rPrChange w:id="1454" w:author="P52s" w:date="2025-12-15T11:42:04Z">
              <w:rPr>
                <w:rFonts w:hint="eastAsia" w:ascii="方正仿宋_GBK" w:hAnsi="方正仿宋_GBK" w:eastAsia="方正仿宋_GBK" w:cs="方正仿宋_GBK"/>
                <w:sz w:val="24"/>
                <w:szCs w:val="24"/>
                <w:lang w:val="en-US" w:eastAsia="zh-CN"/>
              </w:rPr>
            </w:rPrChange>
          </w:rPr>
          <w:t>目前</w:t>
        </w:r>
      </w:ins>
      <w:ins w:id="1456" w:author="P52s" w:date="2025-12-11T19:25:38Z">
        <w:r>
          <w:rPr>
            <w:rFonts w:hint="default" w:ascii="Times New Roman" w:hAnsi="Times New Roman" w:eastAsia="宋体" w:cs="Times New Roman"/>
            <w:color w:val="000000"/>
            <w:sz w:val="21"/>
            <w:szCs w:val="24"/>
            <w:lang w:val="en-US" w:eastAsia="zh-CN"/>
            <w:rPrChange w:id="1457" w:author="P52s" w:date="2025-12-15T11:42:04Z">
              <w:rPr>
                <w:rFonts w:hint="eastAsia" w:ascii="方正仿宋_GBK" w:hAnsi="方正仿宋_GBK" w:eastAsia="方正仿宋_GBK" w:cs="方正仿宋_GBK"/>
                <w:sz w:val="24"/>
                <w:szCs w:val="24"/>
                <w:lang w:val="en-US" w:eastAsia="zh-CN"/>
              </w:rPr>
            </w:rPrChange>
          </w:rPr>
          <w:t>仅考虑</w:t>
        </w:r>
      </w:ins>
      <w:ins w:id="1459" w:author="P52s" w:date="2025-12-11T19:20:28Z">
        <w:r>
          <w:rPr>
            <w:rFonts w:hint="default" w:ascii="Times New Roman" w:hAnsi="Times New Roman" w:eastAsia="宋体" w:cs="Times New Roman"/>
            <w:color w:val="000000"/>
            <w:sz w:val="21"/>
            <w:szCs w:val="24"/>
            <w:lang w:val="en-US" w:eastAsia="zh-CN"/>
            <w:rPrChange w:id="1460" w:author="P52s" w:date="2025-12-15T11:42:04Z">
              <w:rPr>
                <w:rFonts w:hint="eastAsia" w:ascii="方正仿宋_GBK" w:hAnsi="方正仿宋_GBK" w:eastAsia="方正仿宋_GBK" w:cs="方正仿宋_GBK"/>
                <w:sz w:val="24"/>
                <w:szCs w:val="24"/>
                <w:lang w:val="en-US" w:eastAsia="zh-CN"/>
              </w:rPr>
            </w:rPrChange>
          </w:rPr>
          <w:t>多类型储能系统</w:t>
        </w:r>
      </w:ins>
      <w:ins w:id="1462" w:author="P52s" w:date="2025-12-11T20:25:20Z">
        <w:r>
          <w:rPr>
            <w:rFonts w:hint="default" w:ascii="Times New Roman" w:hAnsi="Times New Roman" w:eastAsia="宋体" w:cs="Times New Roman"/>
            <w:color w:val="000000"/>
            <w:sz w:val="21"/>
            <w:szCs w:val="24"/>
            <w:lang w:val="en-US" w:eastAsia="zh-CN"/>
            <w:rPrChange w:id="1463" w:author="P52s" w:date="2025-12-15T11:42:04Z">
              <w:rPr>
                <w:rFonts w:hint="eastAsia" w:ascii="方正仿宋_GBK" w:hAnsi="方正仿宋_GBK" w:eastAsia="方正仿宋_GBK" w:cs="方正仿宋_GBK"/>
                <w:sz w:val="24"/>
                <w:szCs w:val="24"/>
                <w:lang w:val="en-US" w:eastAsia="zh-CN"/>
              </w:rPr>
            </w:rPrChange>
          </w:rPr>
          <w:t>稳态</w:t>
        </w:r>
      </w:ins>
      <w:ins w:id="1465" w:author="P52s" w:date="2025-12-11T19:23:21Z">
        <w:r>
          <w:rPr>
            <w:rFonts w:hint="default" w:ascii="Times New Roman" w:hAnsi="Times New Roman" w:eastAsia="宋体" w:cs="Times New Roman"/>
            <w:color w:val="000000"/>
            <w:sz w:val="21"/>
            <w:szCs w:val="24"/>
            <w:lang w:val="en-US" w:eastAsia="zh-CN"/>
            <w:rPrChange w:id="1466" w:author="P52s" w:date="2025-12-15T11:42:04Z">
              <w:rPr>
                <w:rFonts w:hint="eastAsia" w:ascii="方正仿宋_GBK" w:hAnsi="方正仿宋_GBK" w:eastAsia="方正仿宋_GBK" w:cs="方正仿宋_GBK"/>
                <w:sz w:val="24"/>
                <w:szCs w:val="24"/>
                <w:lang w:val="en-US" w:eastAsia="zh-CN"/>
              </w:rPr>
            </w:rPrChange>
          </w:rPr>
          <w:t>正常</w:t>
        </w:r>
      </w:ins>
      <w:ins w:id="1468" w:author="P52s" w:date="2025-12-11T19:23:22Z">
        <w:r>
          <w:rPr>
            <w:rFonts w:hint="default" w:ascii="Times New Roman" w:hAnsi="Times New Roman" w:eastAsia="宋体" w:cs="Times New Roman"/>
            <w:color w:val="000000"/>
            <w:sz w:val="21"/>
            <w:szCs w:val="24"/>
            <w:lang w:val="en-US" w:eastAsia="zh-CN"/>
            <w:rPrChange w:id="1469" w:author="P52s" w:date="2025-12-15T11:42:04Z">
              <w:rPr>
                <w:rFonts w:hint="eastAsia" w:ascii="方正仿宋_GBK" w:hAnsi="方正仿宋_GBK" w:eastAsia="方正仿宋_GBK" w:cs="方正仿宋_GBK"/>
                <w:sz w:val="24"/>
                <w:szCs w:val="24"/>
                <w:lang w:val="en-US" w:eastAsia="zh-CN"/>
              </w:rPr>
            </w:rPrChange>
          </w:rPr>
          <w:t>运行</w:t>
        </w:r>
      </w:ins>
      <w:ins w:id="1471" w:author="P52s" w:date="2025-12-11T19:25:43Z">
        <w:r>
          <w:rPr>
            <w:rFonts w:hint="default" w:ascii="Times New Roman" w:hAnsi="Times New Roman" w:eastAsia="宋体" w:cs="Times New Roman"/>
            <w:color w:val="000000"/>
            <w:sz w:val="21"/>
            <w:szCs w:val="24"/>
            <w:lang w:val="en-US" w:eastAsia="zh-CN"/>
            <w:rPrChange w:id="1472" w:author="P52s" w:date="2025-12-15T11:42:04Z">
              <w:rPr>
                <w:rFonts w:hint="eastAsia" w:ascii="方正仿宋_GBK" w:hAnsi="方正仿宋_GBK" w:eastAsia="方正仿宋_GBK" w:cs="方正仿宋_GBK"/>
                <w:sz w:val="24"/>
                <w:szCs w:val="24"/>
                <w:lang w:val="en-US" w:eastAsia="zh-CN"/>
              </w:rPr>
            </w:rPrChange>
          </w:rPr>
          <w:t>情况，</w:t>
        </w:r>
      </w:ins>
      <w:ins w:id="1474" w:author="P52s" w:date="2025-12-11T19:23:25Z">
        <w:r>
          <w:rPr>
            <w:rFonts w:hint="default" w:ascii="Times New Roman" w:hAnsi="Times New Roman" w:eastAsia="宋体" w:cs="Times New Roman"/>
            <w:color w:val="000000"/>
            <w:sz w:val="21"/>
            <w:szCs w:val="24"/>
            <w:lang w:val="en-US" w:eastAsia="zh-CN"/>
            <w:rPrChange w:id="1475" w:author="P52s" w:date="2025-12-15T11:42:04Z">
              <w:rPr>
                <w:rFonts w:hint="eastAsia" w:ascii="方正仿宋_GBK" w:hAnsi="方正仿宋_GBK" w:eastAsia="方正仿宋_GBK" w:cs="方正仿宋_GBK"/>
                <w:sz w:val="24"/>
                <w:szCs w:val="24"/>
                <w:lang w:val="en-US" w:eastAsia="zh-CN"/>
              </w:rPr>
            </w:rPrChange>
          </w:rPr>
          <w:t>需</w:t>
        </w:r>
      </w:ins>
      <w:ins w:id="1477" w:author="P52s" w:date="2025-12-11T19:23:26Z">
        <w:r>
          <w:rPr>
            <w:rFonts w:hint="default" w:ascii="Times New Roman" w:hAnsi="Times New Roman" w:eastAsia="宋体" w:cs="Times New Roman"/>
            <w:color w:val="000000"/>
            <w:sz w:val="21"/>
            <w:szCs w:val="24"/>
            <w:lang w:val="en-US" w:eastAsia="zh-CN"/>
            <w:rPrChange w:id="1478" w:author="P52s" w:date="2025-12-15T11:42:04Z">
              <w:rPr>
                <w:rFonts w:hint="eastAsia" w:ascii="方正仿宋_GBK" w:hAnsi="方正仿宋_GBK" w:eastAsia="方正仿宋_GBK" w:cs="方正仿宋_GBK"/>
                <w:sz w:val="24"/>
                <w:szCs w:val="24"/>
                <w:lang w:val="en-US" w:eastAsia="zh-CN"/>
              </w:rPr>
            </w:rPrChange>
          </w:rPr>
          <w:t>满足</w:t>
        </w:r>
      </w:ins>
      <w:ins w:id="1480" w:author="P52s" w:date="2025-12-11T19:23:29Z">
        <w:r>
          <w:rPr>
            <w:rFonts w:hint="default" w:ascii="Times New Roman" w:hAnsi="Times New Roman" w:eastAsia="宋体" w:cs="Times New Roman"/>
            <w:color w:val="000000"/>
            <w:sz w:val="21"/>
            <w:szCs w:val="24"/>
            <w:lang w:val="en-US" w:eastAsia="zh-CN"/>
            <w:rPrChange w:id="1481" w:author="P52s" w:date="2025-12-15T11:42:04Z">
              <w:rPr>
                <w:rFonts w:hint="eastAsia" w:ascii="方正仿宋_GBK" w:hAnsi="方正仿宋_GBK" w:eastAsia="方正仿宋_GBK" w:cs="方正仿宋_GBK"/>
                <w:sz w:val="24"/>
                <w:szCs w:val="24"/>
                <w:lang w:val="en-US" w:eastAsia="zh-CN"/>
              </w:rPr>
            </w:rPrChange>
          </w:rPr>
          <w:t>以下</w:t>
        </w:r>
      </w:ins>
      <w:ins w:id="1483" w:author="P52s" w:date="2025-12-11T19:25:05Z">
        <w:r>
          <w:rPr>
            <w:rFonts w:hint="default" w:ascii="Times New Roman" w:hAnsi="Times New Roman" w:eastAsia="宋体" w:cs="Times New Roman"/>
            <w:color w:val="000000"/>
            <w:sz w:val="21"/>
            <w:szCs w:val="24"/>
            <w:lang w:val="en-US" w:eastAsia="zh-CN"/>
            <w:rPrChange w:id="1484" w:author="P52s" w:date="2025-12-15T11:42:04Z">
              <w:rPr>
                <w:rFonts w:hint="eastAsia" w:ascii="方正仿宋_GBK" w:hAnsi="方正仿宋_GBK" w:eastAsia="方正仿宋_GBK" w:cs="方正仿宋_GBK"/>
                <w:sz w:val="24"/>
                <w:szCs w:val="24"/>
                <w:lang w:val="en-US" w:eastAsia="zh-CN"/>
              </w:rPr>
            </w:rPrChange>
          </w:rPr>
          <w:t>基本</w:t>
        </w:r>
      </w:ins>
      <w:ins w:id="1486" w:author="P52s" w:date="2025-12-11T19:25:06Z">
        <w:r>
          <w:rPr>
            <w:rFonts w:hint="default" w:ascii="Times New Roman" w:hAnsi="Times New Roman" w:eastAsia="宋体" w:cs="Times New Roman"/>
            <w:color w:val="000000"/>
            <w:sz w:val="21"/>
            <w:szCs w:val="24"/>
            <w:lang w:val="en-US" w:eastAsia="zh-CN"/>
            <w:rPrChange w:id="1487" w:author="P52s" w:date="2025-12-15T11:42:04Z">
              <w:rPr>
                <w:rFonts w:hint="eastAsia" w:ascii="方正仿宋_GBK" w:hAnsi="方正仿宋_GBK" w:eastAsia="方正仿宋_GBK" w:cs="方正仿宋_GBK"/>
                <w:sz w:val="24"/>
                <w:szCs w:val="24"/>
                <w:lang w:val="en-US" w:eastAsia="zh-CN"/>
              </w:rPr>
            </w:rPrChange>
          </w:rPr>
          <w:t>原则</w:t>
        </w:r>
      </w:ins>
      <w:ins w:id="1489" w:author="P52s" w:date="2025-12-11T19:25:08Z">
        <w:r>
          <w:rPr>
            <w:rFonts w:hint="default" w:ascii="Times New Roman" w:hAnsi="Times New Roman" w:eastAsia="宋体" w:cs="Times New Roman"/>
            <w:color w:val="000000"/>
            <w:sz w:val="21"/>
            <w:szCs w:val="24"/>
            <w:lang w:val="en-US" w:eastAsia="zh-CN"/>
            <w:rPrChange w:id="1490" w:author="P52s" w:date="2025-12-15T11:42:04Z">
              <w:rPr>
                <w:rFonts w:hint="eastAsia" w:ascii="方正仿宋_GBK" w:hAnsi="方正仿宋_GBK" w:eastAsia="方正仿宋_GBK" w:cs="方正仿宋_GBK"/>
                <w:sz w:val="24"/>
                <w:szCs w:val="24"/>
                <w:lang w:val="en-US" w:eastAsia="zh-CN"/>
              </w:rPr>
            </w:rPrChange>
          </w:rPr>
          <w:t>：</w:t>
        </w:r>
      </w:ins>
    </w:p>
    <w:p>
      <w:pPr>
        <w:widowControl/>
        <w:numPr>
          <w:ilvl w:val="-1"/>
          <w:numId w:val="0"/>
        </w:numPr>
        <w:spacing w:line="360" w:lineRule="auto"/>
        <w:ind w:firstLine="420" w:firstLineChars="200"/>
        <w:textAlignment w:val="center"/>
        <w:rPr>
          <w:ins w:id="1493" w:author="P52s" w:date="2025-12-12T08:07:06Z"/>
          <w:rFonts w:hint="default" w:ascii="Times New Roman" w:hAnsi="Times New Roman" w:eastAsia="宋体" w:cs="Times New Roman"/>
          <w:b/>
          <w:bCs/>
          <w:color w:val="000000"/>
          <w:sz w:val="21"/>
          <w:szCs w:val="24"/>
          <w:lang w:val="en-US" w:eastAsia="zh-CN"/>
          <w:rPrChange w:id="1494" w:author="P52s" w:date="2025-12-15T11:42:32Z">
            <w:rPr>
              <w:ins w:id="1495" w:author="P52s" w:date="2025-12-12T08:07:06Z"/>
              <w:rFonts w:hint="eastAsia" w:ascii="方正仿宋_GBK" w:hAnsi="方正仿宋_GBK" w:eastAsia="方正仿宋_GBK" w:cs="方正仿宋_GBK"/>
              <w:sz w:val="24"/>
              <w:szCs w:val="24"/>
              <w:lang w:val="en-US" w:eastAsia="zh-CN"/>
            </w:rPr>
          </w:rPrChange>
        </w:rPr>
        <w:pPrChange w:id="1492" w:author="P52s" w:date="2025-12-15T11:42:31Z">
          <w:pPr>
            <w:widowControl/>
            <w:numPr>
              <w:ilvl w:val="-1"/>
              <w:numId w:val="0"/>
            </w:numPr>
            <w:ind w:firstLine="482" w:firstLineChars="200"/>
            <w:textAlignment w:val="center"/>
          </w:pPr>
        </w:pPrChange>
      </w:pPr>
      <w:ins w:id="1496" w:author="P52s" w:date="2025-12-12T08:11:28Z">
        <w:r>
          <w:rPr>
            <w:rFonts w:hint="default" w:ascii="Times New Roman" w:hAnsi="Times New Roman" w:eastAsia="宋体" w:cs="Times New Roman"/>
            <w:b/>
            <w:bCs/>
            <w:color w:val="000000"/>
            <w:sz w:val="21"/>
            <w:szCs w:val="24"/>
            <w:lang w:val="en-US" w:eastAsia="zh-CN"/>
            <w:rPrChange w:id="1497" w:author="P52s" w:date="2025-12-15T11:42:32Z">
              <w:rPr>
                <w:rFonts w:hint="eastAsia" w:ascii="方正仿宋_GBK" w:hAnsi="方正仿宋_GBK" w:eastAsia="方正仿宋_GBK" w:cs="方正仿宋_GBK"/>
                <w:b/>
                <w:bCs/>
                <w:sz w:val="24"/>
                <w:szCs w:val="24"/>
                <w:lang w:val="en-US" w:eastAsia="zh-CN"/>
              </w:rPr>
            </w:rPrChange>
          </w:rPr>
          <w:t>运行</w:t>
        </w:r>
      </w:ins>
      <w:ins w:id="1499" w:author="P52s" w:date="2025-12-12T08:07:51Z">
        <w:r>
          <w:rPr>
            <w:rFonts w:hint="default" w:ascii="Times New Roman" w:hAnsi="Times New Roman" w:eastAsia="宋体" w:cs="Times New Roman"/>
            <w:b/>
            <w:bCs/>
            <w:color w:val="000000"/>
            <w:sz w:val="21"/>
            <w:szCs w:val="24"/>
            <w:lang w:val="en-US" w:eastAsia="zh-CN"/>
            <w:rPrChange w:id="1500" w:author="P52s" w:date="2025-12-15T11:42:32Z">
              <w:rPr>
                <w:rFonts w:hint="eastAsia" w:ascii="方正仿宋_GBK" w:hAnsi="方正仿宋_GBK" w:eastAsia="方正仿宋_GBK" w:cs="方正仿宋_GBK"/>
                <w:b/>
                <w:bCs/>
                <w:sz w:val="24"/>
                <w:szCs w:val="24"/>
                <w:lang w:val="en-US" w:eastAsia="zh-CN"/>
              </w:rPr>
            </w:rPrChange>
          </w:rPr>
          <w:t>原则</w:t>
        </w:r>
      </w:ins>
      <w:ins w:id="1502" w:author="P52s" w:date="2025-12-12T08:07:52Z">
        <w:r>
          <w:rPr>
            <w:rFonts w:hint="default" w:ascii="Times New Roman" w:hAnsi="Times New Roman" w:eastAsia="宋体" w:cs="Times New Roman"/>
            <w:b/>
            <w:bCs/>
            <w:color w:val="000000"/>
            <w:sz w:val="21"/>
            <w:szCs w:val="24"/>
            <w:lang w:val="en-US" w:eastAsia="zh-CN"/>
            <w:rPrChange w:id="1503" w:author="P52s" w:date="2025-12-15T11:42:32Z">
              <w:rPr>
                <w:rFonts w:hint="eastAsia" w:ascii="方正仿宋_GBK" w:hAnsi="方正仿宋_GBK" w:eastAsia="方正仿宋_GBK" w:cs="方正仿宋_GBK"/>
                <w:b/>
                <w:bCs/>
                <w:sz w:val="24"/>
                <w:szCs w:val="24"/>
                <w:lang w:val="en-US" w:eastAsia="zh-CN"/>
              </w:rPr>
            </w:rPrChange>
          </w:rPr>
          <w:t>1</w:t>
        </w:r>
      </w:ins>
      <w:ins w:id="1505" w:author="P52s" w:date="2025-12-12T08:07:53Z">
        <w:r>
          <w:rPr>
            <w:rFonts w:hint="default" w:ascii="Times New Roman" w:hAnsi="Times New Roman" w:eastAsia="宋体" w:cs="Times New Roman"/>
            <w:b/>
            <w:bCs/>
            <w:color w:val="000000"/>
            <w:sz w:val="21"/>
            <w:szCs w:val="24"/>
            <w:lang w:val="en-US" w:eastAsia="zh-CN"/>
            <w:rPrChange w:id="1506" w:author="P52s" w:date="2025-12-15T11:42:32Z">
              <w:rPr>
                <w:rFonts w:hint="eastAsia" w:ascii="方正仿宋_GBK" w:hAnsi="方正仿宋_GBK" w:eastAsia="方正仿宋_GBK" w:cs="方正仿宋_GBK"/>
                <w:b/>
                <w:bCs/>
                <w:sz w:val="24"/>
                <w:szCs w:val="24"/>
                <w:lang w:val="en-US" w:eastAsia="zh-CN"/>
              </w:rPr>
            </w:rPrChange>
          </w:rPr>
          <w:t>：</w:t>
        </w:r>
      </w:ins>
      <w:ins w:id="1508" w:author="P52s" w:date="2025-12-12T08:07:06Z">
        <w:r>
          <w:rPr>
            <w:rFonts w:hint="default" w:ascii="Times New Roman" w:hAnsi="Times New Roman" w:eastAsia="宋体" w:cs="Times New Roman"/>
            <w:b/>
            <w:bCs/>
            <w:color w:val="000000"/>
            <w:sz w:val="21"/>
            <w:szCs w:val="24"/>
            <w:lang w:val="en-US" w:eastAsia="zh-CN"/>
            <w:rPrChange w:id="1509" w:author="P52s" w:date="2025-12-15T11:42:32Z">
              <w:rPr>
                <w:rFonts w:hint="eastAsia" w:ascii="方正仿宋_GBK" w:hAnsi="方正仿宋_GBK" w:eastAsia="方正仿宋_GBK" w:cs="方正仿宋_GBK"/>
                <w:b/>
                <w:bCs/>
                <w:sz w:val="24"/>
                <w:szCs w:val="24"/>
                <w:lang w:val="en-US" w:eastAsia="zh-CN"/>
              </w:rPr>
            </w:rPrChange>
          </w:rPr>
          <w:t>储能电站按电力调度的功率指令运行的时间能够达到最长</w:t>
        </w:r>
      </w:ins>
    </w:p>
    <w:p>
      <w:pPr>
        <w:widowControl/>
        <w:numPr>
          <w:ilvl w:val="-1"/>
          <w:numId w:val="0"/>
        </w:numPr>
        <w:spacing w:line="360" w:lineRule="auto"/>
        <w:ind w:firstLine="420" w:firstLineChars="200"/>
        <w:textAlignment w:val="center"/>
        <w:rPr>
          <w:ins w:id="1512" w:author="P52s" w:date="2025-12-12T08:07:05Z"/>
          <w:rFonts w:hint="default" w:ascii="Times New Roman" w:hAnsi="Times New Roman" w:eastAsia="宋体" w:cs="Times New Roman"/>
          <w:b w:val="0"/>
          <w:bCs w:val="0"/>
          <w:color w:val="000000"/>
          <w:sz w:val="21"/>
          <w:szCs w:val="24"/>
          <w:lang w:val="en-US" w:eastAsia="zh-CN"/>
          <w:rPrChange w:id="1513" w:author="P52s" w:date="2025-12-15T11:42:20Z">
            <w:rPr>
              <w:ins w:id="1514" w:author="P52s" w:date="2025-12-12T08:07:05Z"/>
              <w:rFonts w:hint="eastAsia" w:ascii="方正仿宋_GBK" w:hAnsi="方正仿宋_GBK" w:eastAsia="方正仿宋_GBK" w:cs="方正仿宋_GBK"/>
              <w:b/>
              <w:bCs/>
              <w:sz w:val="24"/>
              <w:szCs w:val="24"/>
              <w:lang w:val="en-US" w:eastAsia="zh-CN"/>
            </w:rPr>
          </w:rPrChange>
        </w:rPr>
        <w:pPrChange w:id="1511" w:author="P52s" w:date="2025-12-15T11:42:20Z">
          <w:pPr>
            <w:numPr>
              <w:ilvl w:val="0"/>
              <w:numId w:val="0"/>
            </w:numPr>
          </w:pPr>
        </w:pPrChange>
      </w:pPr>
      <w:ins w:id="1515" w:author="P52s" w:date="2025-12-12T08:07:06Z">
        <w:r>
          <w:rPr>
            <w:rFonts w:hint="default" w:ascii="Times New Roman" w:hAnsi="Times New Roman" w:eastAsia="宋体" w:cs="Times New Roman"/>
            <w:b w:val="0"/>
            <w:bCs w:val="0"/>
            <w:color w:val="000000"/>
            <w:sz w:val="21"/>
            <w:szCs w:val="24"/>
            <w:lang w:val="en-US" w:eastAsia="zh-CN" w:bidi="ar"/>
            <w:rPrChange w:id="1516" w:author="P52s" w:date="2025-12-15T11:42:20Z">
              <w:rPr>
                <w:rFonts w:hint="eastAsia" w:ascii="方正仿宋_GBK" w:hAnsi="方正仿宋_GBK" w:eastAsia="方正仿宋_GBK" w:cs="方正仿宋_GBK"/>
                <w:b w:val="0"/>
                <w:bCs w:val="0"/>
                <w:sz w:val="24"/>
                <w:szCs w:val="24"/>
                <w:lang w:val="en-US" w:eastAsia="zh-CN" w:bidi="ar"/>
              </w:rPr>
            </w:rPrChange>
          </w:rPr>
          <w:t>运行的时间达到最长表示能够最大限度执行电力调度的功率指令。一是</w:t>
        </w:r>
      </w:ins>
      <w:ins w:id="1518" w:author="P52s" w:date="2025-12-12T08:07:06Z">
        <w:r>
          <w:rPr>
            <w:rFonts w:hint="default" w:ascii="Times New Roman" w:hAnsi="Times New Roman" w:eastAsia="宋体" w:cs="Times New Roman"/>
            <w:color w:val="000000"/>
            <w:kern w:val="2"/>
            <w:sz w:val="21"/>
            <w:szCs w:val="24"/>
            <w:lang w:val="en-US" w:eastAsia="zh-CN" w:bidi="ar"/>
            <w:rPrChange w:id="1519" w:author="P52s" w:date="2025-12-15T11:42:20Z">
              <w:rPr>
                <w:rFonts w:hint="eastAsia" w:ascii="方正仿宋_GBK" w:hAnsi="方正仿宋_GBK" w:eastAsia="方正仿宋_GBK" w:cs="方正仿宋_GBK"/>
                <w:kern w:val="2"/>
                <w:sz w:val="24"/>
                <w:szCs w:val="24"/>
                <w:lang w:val="en-US" w:eastAsia="zh-CN" w:bidi="ar"/>
              </w:rPr>
            </w:rPrChange>
          </w:rPr>
          <w:t>储能电站需要持续提供电力服务（如调峰、调频），运行时间越长，经济效益越高。二是确保在电力调度指令下发时，储能系统不会因为SOC提前“触顶”或“触底”而被迫退出，造成电网功率缺额，影响电网安全。三是通过优化分配，将所有储能单元的可用能量</w:t>
        </w:r>
      </w:ins>
      <w:ins w:id="1521" w:author="P52s" w:date="2025-12-12T08:07:06Z">
        <w:r>
          <w:rPr>
            <w:rFonts w:hint="default" w:ascii="Times New Roman" w:hAnsi="Times New Roman" w:eastAsia="宋体" w:cs="Times New Roman"/>
            <w:b w:val="0"/>
            <w:bCs w:val="0"/>
            <w:color w:val="000000"/>
            <w:kern w:val="2"/>
            <w:sz w:val="21"/>
            <w:szCs w:val="24"/>
            <w:lang w:val="en-US" w:eastAsia="zh-CN" w:bidi="ar"/>
            <w:rPrChange w:id="1522" w:author="P52s" w:date="2025-12-15T11:42:20Z">
              <w:rPr>
                <w:rFonts w:hint="eastAsia" w:ascii="方正仿宋_GBK" w:hAnsi="方正仿宋_GBK" w:eastAsia="方正仿宋_GBK" w:cs="方正仿宋_GBK"/>
                <w:b w:val="0"/>
                <w:bCs w:val="0"/>
                <w:kern w:val="2"/>
                <w:sz w:val="24"/>
                <w:szCs w:val="24"/>
                <w:lang w:val="en-US" w:eastAsia="zh-CN" w:bidi="ar"/>
              </w:rPr>
            </w:rPrChange>
          </w:rPr>
          <w:t>同时充满或耗尽</w:t>
        </w:r>
      </w:ins>
      <w:ins w:id="1524" w:author="P52s" w:date="2025-12-12T08:07:06Z">
        <w:r>
          <w:rPr>
            <w:rFonts w:hint="default" w:ascii="Times New Roman" w:hAnsi="Times New Roman" w:eastAsia="宋体" w:cs="Times New Roman"/>
            <w:color w:val="000000"/>
            <w:kern w:val="2"/>
            <w:sz w:val="21"/>
            <w:szCs w:val="24"/>
            <w:lang w:val="en-US" w:eastAsia="zh-CN" w:bidi="ar"/>
            <w:rPrChange w:id="1525" w:author="P52s" w:date="2025-12-15T11:42:20Z">
              <w:rPr>
                <w:rFonts w:hint="eastAsia" w:ascii="方正仿宋_GBK" w:hAnsi="方正仿宋_GBK" w:eastAsia="方正仿宋_GBK" w:cs="方正仿宋_GBK"/>
                <w:kern w:val="2"/>
                <w:sz w:val="24"/>
                <w:szCs w:val="24"/>
                <w:lang w:val="en-US" w:eastAsia="zh-CN" w:bidi="ar"/>
              </w:rPr>
            </w:rPrChange>
          </w:rPr>
          <w:t>，实现系统总能量的最高效、最充分利用。</w:t>
        </w:r>
      </w:ins>
    </w:p>
    <w:p>
      <w:pPr>
        <w:widowControl/>
        <w:numPr>
          <w:ilvl w:val="-1"/>
          <w:numId w:val="0"/>
        </w:numPr>
        <w:spacing w:line="360" w:lineRule="auto"/>
        <w:ind w:firstLine="422" w:firstLineChars="200"/>
        <w:textAlignment w:val="center"/>
        <w:rPr>
          <w:ins w:id="1528" w:author="P52s" w:date="2025-12-11T19:25:14Z"/>
          <w:rFonts w:hint="eastAsia" w:ascii="方正仿宋_GBK" w:hAnsi="方正仿宋_GBK" w:eastAsia="方正仿宋_GBK" w:cs="方正仿宋_GBK"/>
          <w:sz w:val="24"/>
          <w:szCs w:val="24"/>
          <w:lang w:val="en-US" w:eastAsia="zh-CN"/>
        </w:rPr>
        <w:pPrChange w:id="1527" w:author="P52s" w:date="2025-12-15T11:53:37Z">
          <w:pPr>
            <w:numPr>
              <w:ilvl w:val="0"/>
              <w:numId w:val="0"/>
            </w:numPr>
          </w:pPr>
        </w:pPrChange>
      </w:pPr>
      <w:ins w:id="1529" w:author="P52s" w:date="2025-12-12T08:11:33Z">
        <w:r>
          <w:rPr>
            <w:rFonts w:hint="default" w:ascii="Times New Roman" w:hAnsi="Times New Roman" w:eastAsia="宋体" w:cs="Times New Roman"/>
            <w:b/>
            <w:bCs/>
            <w:color w:val="000000"/>
            <w:sz w:val="21"/>
            <w:szCs w:val="24"/>
            <w:lang w:val="en-US" w:eastAsia="zh-CN"/>
            <w:rPrChange w:id="1530" w:author="P52s" w:date="2025-12-15T11:42:36Z">
              <w:rPr>
                <w:rFonts w:hint="eastAsia" w:ascii="方正仿宋_GBK" w:hAnsi="方正仿宋_GBK" w:eastAsia="方正仿宋_GBK" w:cs="方正仿宋_GBK"/>
                <w:b/>
                <w:bCs/>
                <w:sz w:val="24"/>
                <w:szCs w:val="24"/>
                <w:lang w:val="en-US" w:eastAsia="zh-CN"/>
              </w:rPr>
            </w:rPrChange>
          </w:rPr>
          <w:t>运行</w:t>
        </w:r>
      </w:ins>
      <w:ins w:id="1532" w:author="P52s" w:date="2025-12-12T08:07:59Z">
        <w:r>
          <w:rPr>
            <w:rFonts w:hint="default" w:ascii="Times New Roman" w:hAnsi="Times New Roman" w:eastAsia="宋体" w:cs="Times New Roman"/>
            <w:b/>
            <w:bCs/>
            <w:color w:val="000000"/>
            <w:sz w:val="21"/>
            <w:szCs w:val="24"/>
            <w:lang w:val="en-US" w:eastAsia="zh-CN"/>
            <w:rPrChange w:id="1533" w:author="P52s" w:date="2025-12-15T11:42:36Z">
              <w:rPr>
                <w:rFonts w:hint="eastAsia" w:ascii="方正仿宋_GBK" w:hAnsi="方正仿宋_GBK" w:eastAsia="方正仿宋_GBK" w:cs="方正仿宋_GBK"/>
                <w:b/>
                <w:bCs/>
                <w:sz w:val="24"/>
                <w:szCs w:val="24"/>
                <w:lang w:val="en-US" w:eastAsia="zh-CN"/>
              </w:rPr>
            </w:rPrChange>
          </w:rPr>
          <w:t>原则</w:t>
        </w:r>
      </w:ins>
      <w:ins w:id="1535" w:author="P52s" w:date="2025-12-12T08:08:00Z">
        <w:r>
          <w:rPr>
            <w:rFonts w:hint="default" w:ascii="Times New Roman" w:hAnsi="Times New Roman" w:eastAsia="宋体" w:cs="Times New Roman"/>
            <w:b/>
            <w:bCs/>
            <w:color w:val="000000"/>
            <w:sz w:val="21"/>
            <w:szCs w:val="24"/>
            <w:lang w:val="en-US" w:eastAsia="zh-CN"/>
            <w:rPrChange w:id="1536" w:author="P52s" w:date="2025-12-15T11:42:36Z">
              <w:rPr>
                <w:rFonts w:hint="eastAsia" w:ascii="方正仿宋_GBK" w:hAnsi="方正仿宋_GBK" w:eastAsia="方正仿宋_GBK" w:cs="方正仿宋_GBK"/>
                <w:b/>
                <w:bCs/>
                <w:sz w:val="24"/>
                <w:szCs w:val="24"/>
                <w:lang w:val="en-US" w:eastAsia="zh-CN"/>
              </w:rPr>
            </w:rPrChange>
          </w:rPr>
          <w:t>2</w:t>
        </w:r>
      </w:ins>
      <w:ins w:id="1538" w:author="P52s" w:date="2025-12-12T08:08:01Z">
        <w:r>
          <w:rPr>
            <w:rFonts w:hint="default" w:ascii="Times New Roman" w:hAnsi="Times New Roman" w:eastAsia="宋体" w:cs="Times New Roman"/>
            <w:b/>
            <w:bCs/>
            <w:color w:val="000000"/>
            <w:sz w:val="21"/>
            <w:szCs w:val="24"/>
            <w:lang w:val="en-US" w:eastAsia="zh-CN"/>
            <w:rPrChange w:id="1539" w:author="P52s" w:date="2025-12-15T11:42:36Z">
              <w:rPr>
                <w:rFonts w:hint="eastAsia" w:ascii="方正仿宋_GBK" w:hAnsi="方正仿宋_GBK" w:eastAsia="方正仿宋_GBK" w:cs="方正仿宋_GBK"/>
                <w:b/>
                <w:bCs/>
                <w:sz w:val="24"/>
                <w:szCs w:val="24"/>
                <w:lang w:val="en-US" w:eastAsia="zh-CN"/>
              </w:rPr>
            </w:rPrChange>
          </w:rPr>
          <w:t>：</w:t>
        </w:r>
      </w:ins>
      <w:del w:id="1541" w:author="P52s" w:date="2025-12-11T15:00:55Z">
        <w:r>
          <w:rPr>
            <w:rFonts w:hint="default" w:ascii="Times New Roman" w:hAnsi="Times New Roman" w:eastAsia="宋体" w:cs="Times New Roman"/>
            <w:b/>
            <w:bCs/>
            <w:color w:val="000000"/>
            <w:sz w:val="21"/>
            <w:szCs w:val="24"/>
            <w:lang w:val="en-US" w:eastAsia="zh-CN"/>
            <w:rPrChange w:id="1542" w:author="P52s" w:date="2025-12-15T11:42:36Z">
              <w:rPr>
                <w:rFonts w:hint="eastAsia" w:ascii="方正仿宋_GBK" w:hAnsi="方正仿宋_GBK" w:eastAsia="方正仿宋_GBK" w:cs="方正仿宋_GBK"/>
                <w:sz w:val="24"/>
                <w:szCs w:val="24"/>
                <w:lang w:val="en-US" w:eastAsia="zh-CN"/>
              </w:rPr>
            </w:rPrChange>
          </w:rPr>
          <w:delText>（1）</w:delText>
        </w:r>
      </w:del>
      <w:del w:id="1544" w:author="P52s" w:date="2025-12-11T20:28:29Z">
        <w:r>
          <w:rPr>
            <w:rFonts w:hint="default" w:ascii="Times New Roman" w:hAnsi="Times New Roman" w:eastAsia="宋体" w:cs="Times New Roman"/>
            <w:b/>
            <w:bCs/>
            <w:color w:val="000000"/>
            <w:sz w:val="21"/>
            <w:szCs w:val="24"/>
            <w:lang w:val="en-US" w:eastAsia="zh-CN"/>
            <w:rPrChange w:id="1545" w:author="P52s" w:date="2025-12-15T11:42:36Z">
              <w:rPr>
                <w:rFonts w:hint="eastAsia" w:ascii="方正仿宋_GBK" w:hAnsi="方正仿宋_GBK" w:eastAsia="方正仿宋_GBK" w:cs="方正仿宋_GBK"/>
                <w:sz w:val="24"/>
                <w:szCs w:val="24"/>
                <w:lang w:val="en-US" w:eastAsia="zh-CN"/>
              </w:rPr>
            </w:rPrChange>
          </w:rPr>
          <w:delText>各</w:delText>
        </w:r>
      </w:del>
      <w:r>
        <w:rPr>
          <w:rFonts w:hint="default" w:ascii="Times New Roman" w:hAnsi="Times New Roman" w:eastAsia="宋体" w:cs="Times New Roman"/>
          <w:b/>
          <w:bCs/>
          <w:color w:val="000000"/>
          <w:sz w:val="21"/>
          <w:szCs w:val="24"/>
          <w:lang w:val="en-US" w:eastAsia="zh-CN"/>
          <w:rPrChange w:id="1547" w:author="P52s" w:date="2025-12-15T11:42:36Z">
            <w:rPr>
              <w:rFonts w:hint="eastAsia" w:ascii="方正仿宋_GBK" w:hAnsi="方正仿宋_GBK" w:eastAsia="方正仿宋_GBK" w:cs="方正仿宋_GBK"/>
              <w:sz w:val="24"/>
              <w:szCs w:val="24"/>
              <w:lang w:val="en-US" w:eastAsia="zh-CN"/>
            </w:rPr>
          </w:rPrChange>
        </w:rPr>
        <w:t>储能系统</w:t>
      </w:r>
      <w:del w:id="1548" w:author="P52s" w:date="2025-12-11T19:33:53Z">
        <w:r>
          <w:rPr>
            <w:rFonts w:hint="default" w:ascii="Times New Roman" w:hAnsi="Times New Roman" w:eastAsia="宋体" w:cs="Times New Roman"/>
            <w:b/>
            <w:bCs/>
            <w:color w:val="000000"/>
            <w:sz w:val="21"/>
            <w:szCs w:val="24"/>
            <w:lang w:val="en-US" w:eastAsia="zh-CN"/>
            <w:rPrChange w:id="1549" w:author="P52s" w:date="2025-12-15T11:42:36Z">
              <w:rPr>
                <w:rFonts w:hint="eastAsia" w:ascii="方正仿宋_GBK" w:hAnsi="方正仿宋_GBK" w:eastAsia="方正仿宋_GBK" w:cs="方正仿宋_GBK"/>
                <w:sz w:val="24"/>
                <w:szCs w:val="24"/>
                <w:lang w:val="en-US" w:eastAsia="zh-CN"/>
              </w:rPr>
            </w:rPrChange>
          </w:rPr>
          <w:delText>的</w:delText>
        </w:r>
      </w:del>
      <w:r>
        <w:rPr>
          <w:rFonts w:hint="default" w:ascii="Times New Roman" w:hAnsi="Times New Roman" w:eastAsia="宋体" w:cs="Times New Roman"/>
          <w:b/>
          <w:bCs/>
          <w:color w:val="000000"/>
          <w:sz w:val="21"/>
          <w:szCs w:val="24"/>
          <w:lang w:val="en-US" w:eastAsia="zh-CN"/>
          <w:rPrChange w:id="1551" w:author="P52s" w:date="2025-12-15T11:42:36Z">
            <w:rPr>
              <w:rFonts w:hint="eastAsia" w:ascii="方正仿宋_GBK" w:hAnsi="方正仿宋_GBK" w:eastAsia="方正仿宋_GBK" w:cs="方正仿宋_GBK"/>
              <w:sz w:val="24"/>
              <w:szCs w:val="24"/>
              <w:lang w:val="en-US" w:eastAsia="zh-CN"/>
            </w:rPr>
          </w:rPrChange>
        </w:rPr>
        <w:t>充</w:t>
      </w:r>
      <w:ins w:id="1552" w:author="P52s" w:date="2025-12-11T19:33:56Z">
        <w:r>
          <w:rPr>
            <w:rFonts w:hint="default" w:ascii="Times New Roman" w:hAnsi="Times New Roman" w:eastAsia="宋体" w:cs="Times New Roman"/>
            <w:b/>
            <w:bCs/>
            <w:color w:val="000000"/>
            <w:sz w:val="21"/>
            <w:szCs w:val="24"/>
            <w:lang w:val="en-US" w:eastAsia="zh-CN"/>
            <w:rPrChange w:id="1553" w:author="P52s" w:date="2025-12-15T11:42:36Z">
              <w:rPr>
                <w:rFonts w:hint="eastAsia" w:ascii="方正仿宋_GBK" w:hAnsi="方正仿宋_GBK" w:eastAsia="方正仿宋_GBK" w:cs="方正仿宋_GBK"/>
                <w:sz w:val="24"/>
                <w:szCs w:val="24"/>
                <w:lang w:val="en-US" w:eastAsia="zh-CN"/>
              </w:rPr>
            </w:rPrChange>
          </w:rPr>
          <w:t>、</w:t>
        </w:r>
      </w:ins>
      <w:r>
        <w:rPr>
          <w:rFonts w:hint="default" w:ascii="Times New Roman" w:hAnsi="Times New Roman" w:eastAsia="宋体" w:cs="Times New Roman"/>
          <w:b/>
          <w:bCs/>
          <w:color w:val="000000"/>
          <w:sz w:val="21"/>
          <w:szCs w:val="24"/>
          <w:lang w:val="en-US" w:eastAsia="zh-CN"/>
          <w:rPrChange w:id="1555" w:author="P52s" w:date="2025-12-15T11:42:36Z">
            <w:rPr>
              <w:rFonts w:hint="eastAsia" w:ascii="方正仿宋_GBK" w:hAnsi="方正仿宋_GBK" w:eastAsia="方正仿宋_GBK" w:cs="方正仿宋_GBK"/>
              <w:sz w:val="24"/>
              <w:szCs w:val="24"/>
              <w:lang w:val="en-US" w:eastAsia="zh-CN"/>
            </w:rPr>
          </w:rPrChange>
        </w:rPr>
        <w:t>放电过程</w:t>
      </w:r>
      <w:del w:id="1556" w:author="P52s" w:date="2025-12-11T20:27:38Z">
        <w:r>
          <w:rPr>
            <w:rFonts w:hint="default" w:ascii="Times New Roman" w:hAnsi="Times New Roman" w:eastAsia="宋体" w:cs="Times New Roman"/>
            <w:b/>
            <w:bCs/>
            <w:color w:val="000000"/>
            <w:sz w:val="21"/>
            <w:szCs w:val="24"/>
            <w:lang w:val="en-US" w:eastAsia="zh-CN"/>
            <w:rPrChange w:id="1557" w:author="P52s" w:date="2025-12-15T11:42:36Z">
              <w:rPr>
                <w:rFonts w:hint="eastAsia" w:ascii="方正仿宋_GBK" w:hAnsi="方正仿宋_GBK" w:eastAsia="方正仿宋_GBK" w:cs="方正仿宋_GBK"/>
                <w:sz w:val="24"/>
                <w:szCs w:val="24"/>
                <w:lang w:val="en-US" w:eastAsia="zh-CN"/>
              </w:rPr>
            </w:rPrChange>
          </w:rPr>
          <w:delText>中SOC</w:delText>
        </w:r>
      </w:del>
      <w:del w:id="1559" w:author="P52s" w:date="2025-12-11T20:28:34Z">
        <w:r>
          <w:rPr>
            <w:rFonts w:hint="default" w:ascii="Times New Roman" w:hAnsi="Times New Roman" w:eastAsia="宋体" w:cs="Times New Roman"/>
            <w:b/>
            <w:bCs/>
            <w:color w:val="000000"/>
            <w:sz w:val="21"/>
            <w:szCs w:val="24"/>
            <w:lang w:val="en-US" w:eastAsia="zh-CN"/>
            <w:rPrChange w:id="1560" w:author="P52s" w:date="2025-12-15T11:42:36Z">
              <w:rPr>
                <w:rFonts w:hint="eastAsia" w:ascii="方正仿宋_GBK" w:hAnsi="方正仿宋_GBK" w:eastAsia="方正仿宋_GBK" w:cs="方正仿宋_GBK"/>
                <w:sz w:val="24"/>
                <w:szCs w:val="24"/>
                <w:lang w:val="en-US" w:eastAsia="zh-CN"/>
              </w:rPr>
            </w:rPrChange>
          </w:rPr>
          <w:delText>需</w:delText>
        </w:r>
      </w:del>
      <w:ins w:id="1562" w:author="P52s" w:date="2025-12-11T20:30:51Z">
        <w:r>
          <w:rPr>
            <w:rFonts w:hint="default" w:ascii="Times New Roman" w:hAnsi="Times New Roman" w:eastAsia="宋体" w:cs="Times New Roman"/>
            <w:b/>
            <w:bCs/>
            <w:color w:val="000000"/>
            <w:sz w:val="21"/>
            <w:szCs w:val="24"/>
            <w:lang w:val="en-US" w:eastAsia="zh-CN"/>
            <w:rPrChange w:id="1563" w:author="P52s" w:date="2025-12-15T11:42:36Z">
              <w:rPr>
                <w:rFonts w:hint="eastAsia" w:ascii="方正仿宋_GBK" w:hAnsi="方正仿宋_GBK" w:eastAsia="方正仿宋_GBK" w:cs="方正仿宋_GBK"/>
                <w:sz w:val="24"/>
                <w:szCs w:val="24"/>
                <w:lang w:val="en-US" w:eastAsia="zh-CN"/>
              </w:rPr>
            </w:rPrChange>
          </w:rPr>
          <w:t>调节</w:t>
        </w:r>
      </w:ins>
      <w:del w:id="1565" w:author="P52s" w:date="2025-12-11T20:30:44Z">
        <w:r>
          <w:rPr>
            <w:rFonts w:hint="default" w:ascii="Times New Roman" w:hAnsi="Times New Roman" w:eastAsia="宋体" w:cs="Times New Roman"/>
            <w:b/>
            <w:bCs/>
            <w:color w:val="000000"/>
            <w:sz w:val="21"/>
            <w:szCs w:val="24"/>
            <w:lang w:val="en-US" w:eastAsia="zh-CN"/>
            <w:rPrChange w:id="1566" w:author="P52s" w:date="2025-12-15T11:42:36Z">
              <w:rPr>
                <w:rFonts w:hint="eastAsia" w:ascii="方正仿宋_GBK" w:hAnsi="方正仿宋_GBK" w:eastAsia="方正仿宋_GBK" w:cs="方正仿宋_GBK"/>
                <w:sz w:val="24"/>
                <w:szCs w:val="24"/>
                <w:lang w:val="en-US" w:eastAsia="zh-CN"/>
              </w:rPr>
            </w:rPrChange>
          </w:rPr>
          <w:delText>保证</w:delText>
        </w:r>
      </w:del>
      <w:ins w:id="1568" w:author="P52s" w:date="2025-12-11T20:27:38Z">
        <w:r>
          <w:rPr>
            <w:rFonts w:hint="default" w:ascii="Times New Roman" w:hAnsi="Times New Roman" w:eastAsia="宋体" w:cs="Times New Roman"/>
            <w:b/>
            <w:bCs/>
            <w:color w:val="000000"/>
            <w:sz w:val="21"/>
            <w:szCs w:val="24"/>
            <w:lang w:val="en-US" w:eastAsia="zh-CN"/>
            <w:rPrChange w:id="1569" w:author="P52s" w:date="2025-12-15T11:42:36Z">
              <w:rPr>
                <w:rFonts w:hint="eastAsia" w:ascii="方正仿宋_GBK" w:hAnsi="方正仿宋_GBK" w:eastAsia="方正仿宋_GBK" w:cs="方正仿宋_GBK"/>
                <w:sz w:val="24"/>
                <w:szCs w:val="24"/>
                <w:lang w:val="en-US" w:eastAsia="zh-CN"/>
              </w:rPr>
            </w:rPrChange>
          </w:rPr>
          <w:t>SOC</w:t>
        </w:r>
      </w:ins>
      <w:del w:id="1571" w:author="P52s" w:date="2025-12-11T19:35:52Z">
        <w:r>
          <w:rPr>
            <w:rFonts w:hint="default" w:ascii="Times New Roman" w:hAnsi="Times New Roman" w:eastAsia="宋体" w:cs="Times New Roman"/>
            <w:b/>
            <w:bCs/>
            <w:color w:val="000000"/>
            <w:sz w:val="21"/>
            <w:szCs w:val="24"/>
            <w:lang w:val="en-US" w:eastAsia="zh-CN"/>
            <w:rPrChange w:id="1572" w:author="P52s" w:date="2025-12-15T11:42:36Z">
              <w:rPr>
                <w:rFonts w:hint="default" w:ascii="方正仿宋_GBK" w:hAnsi="方正仿宋_GBK" w:eastAsia="方正仿宋_GBK" w:cs="方正仿宋_GBK"/>
                <w:sz w:val="24"/>
                <w:szCs w:val="24"/>
                <w:lang w:val="en-US" w:eastAsia="zh-CN"/>
              </w:rPr>
            </w:rPrChange>
          </w:rPr>
          <w:delText>一致</w:delText>
        </w:r>
      </w:del>
      <w:ins w:id="1574" w:author="P52s" w:date="2025-12-11T19:35:54Z">
        <w:r>
          <w:rPr>
            <w:rFonts w:hint="default" w:ascii="Times New Roman" w:hAnsi="Times New Roman" w:eastAsia="宋体" w:cs="Times New Roman"/>
            <w:b/>
            <w:bCs/>
            <w:color w:val="000000"/>
            <w:sz w:val="21"/>
            <w:szCs w:val="24"/>
            <w:lang w:val="en-US" w:eastAsia="zh-CN"/>
            <w:rPrChange w:id="1575" w:author="P52s" w:date="2025-12-15T11:42:36Z">
              <w:rPr>
                <w:rFonts w:hint="eastAsia" w:ascii="方正仿宋_GBK" w:hAnsi="方正仿宋_GBK" w:eastAsia="方正仿宋_GBK" w:cs="方正仿宋_GBK"/>
                <w:sz w:val="24"/>
                <w:szCs w:val="24"/>
                <w:lang w:val="en-US" w:eastAsia="zh-CN"/>
              </w:rPr>
            </w:rPrChange>
          </w:rPr>
          <w:t>趋同</w:t>
        </w:r>
      </w:ins>
      <w:del w:id="1577" w:author="P52s" w:date="2025-12-11T19:36:06Z">
        <w:r>
          <w:rPr>
            <w:rFonts w:hint="eastAsia" w:ascii="方正仿宋_GBK" w:hAnsi="方正仿宋_GBK" w:eastAsia="方正仿宋_GBK" w:cs="方正仿宋_GBK"/>
            <w:sz w:val="24"/>
            <w:szCs w:val="24"/>
            <w:lang w:val="en-US" w:eastAsia="zh-CN"/>
          </w:rPr>
          <w:delText>性，即能量的增长速度和减小速度应当一致</w:delText>
        </w:r>
      </w:del>
      <w:del w:id="1578" w:author="P52s" w:date="2025-12-11T20:59:16Z">
        <w:r>
          <w:rPr>
            <w:rFonts w:hint="eastAsia" w:ascii="方正仿宋_GBK" w:hAnsi="方正仿宋_GBK" w:eastAsia="方正仿宋_GBK" w:cs="方正仿宋_GBK"/>
            <w:sz w:val="24"/>
            <w:szCs w:val="24"/>
            <w:lang w:val="en-US" w:eastAsia="zh-CN"/>
          </w:rPr>
          <w:delText>。</w:delText>
        </w:r>
      </w:del>
    </w:p>
    <w:p>
      <w:pPr>
        <w:widowControl/>
        <w:numPr>
          <w:ilvl w:val="-1"/>
          <w:numId w:val="0"/>
        </w:numPr>
        <w:spacing w:line="360" w:lineRule="auto"/>
        <w:ind w:firstLine="420" w:firstLineChars="200"/>
        <w:textAlignment w:val="center"/>
        <w:rPr>
          <w:ins w:id="1580" w:author="P52s" w:date="2025-12-12T06:22:42Z"/>
          <w:rFonts w:hint="default" w:ascii="Times New Roman" w:hAnsi="Times New Roman" w:eastAsia="宋体" w:cs="Times New Roman"/>
          <w:color w:val="000000"/>
          <w:kern w:val="2"/>
          <w:sz w:val="21"/>
          <w:szCs w:val="24"/>
          <w:lang w:val="en-US" w:eastAsia="zh-CN" w:bidi="ar"/>
          <w:rPrChange w:id="1581" w:author="P52s" w:date="2025-12-15T11:42:25Z">
            <w:rPr>
              <w:ins w:id="1582" w:author="P52s" w:date="2025-12-12T06:22:42Z"/>
              <w:rFonts w:hint="eastAsia" w:ascii="方正仿宋_GBK" w:hAnsi="方正仿宋_GBK" w:eastAsia="方正仿宋_GBK" w:cs="方正仿宋_GBK"/>
              <w:kern w:val="2"/>
              <w:sz w:val="24"/>
              <w:szCs w:val="24"/>
              <w:lang w:val="en-US" w:eastAsia="zh-CN" w:bidi="ar"/>
            </w:rPr>
          </w:rPrChange>
        </w:rPr>
        <w:pPrChange w:id="1579" w:author="P52s" w:date="2025-12-15T11:42:25Z">
          <w:pPr>
            <w:numPr>
              <w:ilvl w:val="0"/>
              <w:numId w:val="0"/>
            </w:numPr>
          </w:pPr>
        </w:pPrChange>
      </w:pPr>
      <w:ins w:id="1583" w:author="P52s" w:date="2025-12-11T20:38:30Z">
        <w:r>
          <w:rPr>
            <w:rFonts w:hint="eastAsia" w:ascii="Times New Roman" w:hAnsi="Times New Roman" w:eastAsia="宋体" w:cs="Times New Roman"/>
            <w:color w:val="000000"/>
            <w:kern w:val="2"/>
            <w:sz w:val="21"/>
            <w:szCs w:val="24"/>
            <w:lang w:val="en-US" w:eastAsia="zh-CN" w:bidi="ar"/>
            <w:rPrChange w:id="1584" w:author="P52s" w:date="2025-12-15T11:42:25Z">
              <w:rPr>
                <w:rFonts w:ascii="宋体" w:hAnsi="宋体" w:eastAsia="宋体" w:cs="宋体"/>
                <w:kern w:val="0"/>
                <w:sz w:val="24"/>
                <w:szCs w:val="24"/>
                <w:lang w:val="en-US" w:eastAsia="zh-CN" w:bidi="ar"/>
              </w:rPr>
            </w:rPrChange>
          </w:rPr>
          <w:t>“SOC趋同”</w:t>
        </w:r>
      </w:ins>
      <w:ins w:id="1586" w:author="P52s" w:date="2025-12-12T06:10:07Z">
        <w:r>
          <w:rPr>
            <w:rFonts w:hint="default" w:ascii="Times New Roman" w:hAnsi="Times New Roman" w:eastAsia="宋体" w:cs="Times New Roman"/>
            <w:color w:val="000000"/>
            <w:kern w:val="2"/>
            <w:sz w:val="21"/>
            <w:szCs w:val="24"/>
            <w:lang w:val="en-US" w:eastAsia="zh-CN" w:bidi="ar"/>
            <w:rPrChange w:id="1587" w:author="P52s" w:date="2025-12-15T11:42:25Z">
              <w:rPr>
                <w:rFonts w:hint="eastAsia" w:ascii="方正仿宋_GBK" w:hAnsi="方正仿宋_GBK" w:eastAsia="方正仿宋_GBK" w:cs="方正仿宋_GBK"/>
                <w:kern w:val="2"/>
                <w:sz w:val="24"/>
                <w:szCs w:val="24"/>
                <w:lang w:val="en-US" w:eastAsia="zh-CN" w:bidi="ar"/>
              </w:rPr>
            </w:rPrChange>
          </w:rPr>
          <w:t>是指</w:t>
        </w:r>
      </w:ins>
      <w:ins w:id="1589" w:author="P52s" w:date="2025-12-12T06:10:07Z">
        <w:r>
          <w:rPr>
            <w:rFonts w:hint="default" w:ascii="Times New Roman" w:hAnsi="Times New Roman" w:eastAsia="宋体" w:cs="Times New Roman"/>
            <w:b w:val="0"/>
            <w:bCs w:val="0"/>
            <w:color w:val="000000"/>
            <w:kern w:val="2"/>
            <w:sz w:val="21"/>
            <w:szCs w:val="24"/>
            <w:lang w:val="en-US" w:eastAsia="zh-CN" w:bidi="ar"/>
            <w:rPrChange w:id="1590" w:author="P52s" w:date="2025-12-15T11:42:25Z">
              <w:rPr>
                <w:rFonts w:hint="eastAsia" w:ascii="方正仿宋_GBK" w:hAnsi="方正仿宋_GBK" w:eastAsia="方正仿宋_GBK" w:cs="方正仿宋_GBK"/>
                <w:b w:val="0"/>
                <w:bCs w:val="0"/>
                <w:kern w:val="2"/>
                <w:sz w:val="24"/>
                <w:szCs w:val="24"/>
                <w:lang w:val="en-US" w:eastAsia="zh-CN" w:bidi="ar"/>
              </w:rPr>
            </w:rPrChange>
          </w:rPr>
          <w:t>SOC变化趋势的协同性</w:t>
        </w:r>
      </w:ins>
      <w:ins w:id="1592" w:author="P52s" w:date="2025-12-12T06:10:07Z">
        <w:r>
          <w:rPr>
            <w:rFonts w:hint="default" w:ascii="Times New Roman" w:hAnsi="Times New Roman" w:eastAsia="宋体" w:cs="Times New Roman"/>
            <w:color w:val="000000"/>
            <w:kern w:val="2"/>
            <w:sz w:val="21"/>
            <w:szCs w:val="24"/>
            <w:lang w:val="en-US" w:eastAsia="zh-CN" w:bidi="ar"/>
            <w:rPrChange w:id="1593" w:author="P52s" w:date="2025-12-15T11:42:25Z">
              <w:rPr>
                <w:rFonts w:hint="eastAsia" w:ascii="方正仿宋_GBK" w:hAnsi="方正仿宋_GBK" w:eastAsia="方正仿宋_GBK" w:cs="方正仿宋_GBK"/>
                <w:kern w:val="2"/>
                <w:sz w:val="24"/>
                <w:szCs w:val="24"/>
                <w:lang w:val="en-US" w:eastAsia="zh-CN" w:bidi="ar"/>
              </w:rPr>
            </w:rPrChange>
          </w:rPr>
          <w:t>，即</w:t>
        </w:r>
      </w:ins>
      <w:ins w:id="1595" w:author="P52s" w:date="2025-12-12T06:10:07Z">
        <w:r>
          <w:rPr>
            <w:rFonts w:hint="default" w:ascii="Times New Roman" w:hAnsi="Times New Roman" w:eastAsia="宋体" w:cs="Times New Roman"/>
            <w:b w:val="0"/>
            <w:bCs w:val="0"/>
            <w:color w:val="000000"/>
            <w:kern w:val="2"/>
            <w:sz w:val="21"/>
            <w:szCs w:val="24"/>
            <w:lang w:val="en-US" w:eastAsia="zh-CN" w:bidi="ar"/>
            <w:rPrChange w:id="1596" w:author="P52s" w:date="2025-12-15T11:42:25Z">
              <w:rPr>
                <w:rFonts w:hint="eastAsia" w:ascii="方正仿宋_GBK" w:hAnsi="方正仿宋_GBK" w:eastAsia="方正仿宋_GBK" w:cs="方正仿宋_GBK"/>
                <w:b w:val="0"/>
                <w:bCs w:val="0"/>
                <w:kern w:val="2"/>
                <w:sz w:val="24"/>
                <w:szCs w:val="24"/>
                <w:lang w:val="en-US" w:eastAsia="zh-CN" w:bidi="ar"/>
              </w:rPr>
            </w:rPrChange>
          </w:rPr>
          <w:t>一起充到满，一起放到空</w:t>
        </w:r>
      </w:ins>
      <w:ins w:id="1598" w:author="P52s" w:date="2025-12-12T06:10:13Z">
        <w:r>
          <w:rPr>
            <w:rFonts w:hint="default" w:ascii="Times New Roman" w:hAnsi="Times New Roman" w:eastAsia="宋体" w:cs="Times New Roman"/>
            <w:b w:val="0"/>
            <w:bCs w:val="0"/>
            <w:color w:val="000000"/>
            <w:kern w:val="2"/>
            <w:sz w:val="21"/>
            <w:szCs w:val="24"/>
            <w:lang w:val="en-US" w:eastAsia="zh-CN" w:bidi="ar"/>
            <w:rPrChange w:id="1599" w:author="P52s" w:date="2025-12-15T11:42:25Z">
              <w:rPr>
                <w:rFonts w:hint="eastAsia" w:ascii="方正仿宋_GBK" w:hAnsi="方正仿宋_GBK" w:eastAsia="方正仿宋_GBK" w:cs="方正仿宋_GBK"/>
                <w:b w:val="0"/>
                <w:bCs w:val="0"/>
                <w:kern w:val="2"/>
                <w:sz w:val="24"/>
                <w:szCs w:val="24"/>
                <w:lang w:val="en-US" w:eastAsia="zh-CN" w:bidi="ar"/>
              </w:rPr>
            </w:rPrChange>
          </w:rPr>
          <w:t>，</w:t>
        </w:r>
      </w:ins>
      <w:ins w:id="1601" w:author="P52s" w:date="2025-12-12T06:10:15Z">
        <w:r>
          <w:rPr>
            <w:rFonts w:hint="default" w:ascii="Times New Roman" w:hAnsi="Times New Roman" w:eastAsia="宋体" w:cs="Times New Roman"/>
            <w:b w:val="0"/>
            <w:bCs w:val="0"/>
            <w:color w:val="000000"/>
            <w:kern w:val="2"/>
            <w:sz w:val="21"/>
            <w:szCs w:val="24"/>
            <w:lang w:val="en-US" w:eastAsia="zh-CN" w:bidi="ar"/>
            <w:rPrChange w:id="1602" w:author="P52s" w:date="2025-12-15T11:42:25Z">
              <w:rPr>
                <w:rFonts w:hint="eastAsia" w:ascii="方正仿宋_GBK" w:hAnsi="方正仿宋_GBK" w:eastAsia="方正仿宋_GBK" w:cs="方正仿宋_GBK"/>
                <w:b w:val="0"/>
                <w:bCs w:val="0"/>
                <w:kern w:val="2"/>
                <w:sz w:val="24"/>
                <w:szCs w:val="24"/>
                <w:lang w:val="en-US" w:eastAsia="zh-CN" w:bidi="ar"/>
              </w:rPr>
            </w:rPrChange>
          </w:rPr>
          <w:t>而</w:t>
        </w:r>
      </w:ins>
      <w:ins w:id="1604" w:author="P52s" w:date="2025-12-12T06:10:17Z">
        <w:r>
          <w:rPr>
            <w:rFonts w:hint="default" w:ascii="Times New Roman" w:hAnsi="Times New Roman" w:eastAsia="宋体" w:cs="Times New Roman"/>
            <w:b w:val="0"/>
            <w:bCs w:val="0"/>
            <w:color w:val="000000"/>
            <w:kern w:val="2"/>
            <w:sz w:val="21"/>
            <w:szCs w:val="24"/>
            <w:lang w:val="en-US" w:eastAsia="zh-CN" w:bidi="ar"/>
            <w:rPrChange w:id="1605" w:author="P52s" w:date="2025-12-15T11:42:25Z">
              <w:rPr>
                <w:rFonts w:hint="eastAsia" w:ascii="方正仿宋_GBK" w:hAnsi="方正仿宋_GBK" w:eastAsia="方正仿宋_GBK" w:cs="方正仿宋_GBK"/>
                <w:b w:val="0"/>
                <w:bCs w:val="0"/>
                <w:kern w:val="2"/>
                <w:sz w:val="24"/>
                <w:szCs w:val="24"/>
                <w:lang w:val="en-US" w:eastAsia="zh-CN" w:bidi="ar"/>
              </w:rPr>
            </w:rPrChange>
          </w:rPr>
          <w:t>非</w:t>
        </w:r>
      </w:ins>
      <w:ins w:id="1607" w:author="P52s" w:date="2025-12-11T20:38:30Z">
        <w:r>
          <w:rPr>
            <w:rFonts w:hint="eastAsia" w:ascii="Times New Roman" w:hAnsi="Times New Roman" w:eastAsia="宋体" w:cs="Times New Roman"/>
            <w:color w:val="000000"/>
            <w:kern w:val="2"/>
            <w:sz w:val="21"/>
            <w:szCs w:val="24"/>
            <w:lang w:val="en-US" w:eastAsia="zh-CN" w:bidi="ar"/>
            <w:rPrChange w:id="1608" w:author="P52s" w:date="2025-12-15T11:42:25Z">
              <w:rPr>
                <w:rFonts w:ascii="宋体" w:hAnsi="宋体" w:eastAsia="宋体" w:cs="宋体"/>
                <w:kern w:val="0"/>
                <w:sz w:val="24"/>
                <w:szCs w:val="24"/>
                <w:lang w:val="en-US" w:eastAsia="zh-CN" w:bidi="ar"/>
              </w:rPr>
            </w:rPrChange>
          </w:rPr>
          <w:t>指绝对数值上的</w:t>
        </w:r>
      </w:ins>
      <w:ins w:id="1610" w:author="P52s" w:date="2025-12-11T20:38:30Z">
        <w:r>
          <w:rPr>
            <w:rFonts w:hint="eastAsia" w:ascii="Times New Roman" w:hAnsi="Times New Roman" w:eastAsia="宋体" w:cs="Times New Roman"/>
            <w:color w:val="000000"/>
            <w:kern w:val="2"/>
            <w:sz w:val="21"/>
            <w:szCs w:val="24"/>
            <w:lang w:val="en-US" w:eastAsia="zh-CN" w:bidi="ar"/>
            <w:rPrChange w:id="1611" w:author="P52s" w:date="2025-12-15T11:42:25Z">
              <w:rPr>
                <w:rFonts w:ascii="sans-serif" w:hAnsi="sans-serif" w:eastAsia="sans-serif" w:cs="sans-serif"/>
                <w:kern w:val="0"/>
                <w:sz w:val="24"/>
                <w:szCs w:val="24"/>
                <w:lang w:val="en-US" w:eastAsia="zh-CN" w:bidi="ar"/>
              </w:rPr>
            </w:rPrChange>
          </w:rPr>
          <w:t>SOC</w:t>
        </w:r>
      </w:ins>
      <w:ins w:id="1613" w:author="P52s" w:date="2025-12-11T20:38:30Z">
        <w:r>
          <w:rPr>
            <w:rFonts w:hint="eastAsia" w:ascii="Times New Roman" w:hAnsi="Times New Roman" w:eastAsia="宋体" w:cs="Times New Roman"/>
            <w:color w:val="000000"/>
            <w:kern w:val="2"/>
            <w:sz w:val="21"/>
            <w:szCs w:val="24"/>
            <w:lang w:val="en-US" w:eastAsia="zh-CN" w:bidi="ar"/>
            <w:rPrChange w:id="1614" w:author="P52s" w:date="2025-12-15T11:42:25Z">
              <w:rPr>
                <w:rFonts w:ascii="宋体" w:hAnsi="宋体" w:eastAsia="宋体" w:cs="宋体"/>
                <w:kern w:val="0"/>
                <w:sz w:val="24"/>
                <w:szCs w:val="24"/>
                <w:lang w:val="en-US" w:eastAsia="zh-CN" w:bidi="ar"/>
              </w:rPr>
            </w:rPrChange>
          </w:rPr>
          <w:t>始终相等</w:t>
        </w:r>
      </w:ins>
      <w:ins w:id="1616" w:author="P52s" w:date="2025-12-11T20:38:30Z">
        <w:r>
          <w:rPr>
            <w:rFonts w:hint="eastAsia" w:ascii="Times New Roman" w:hAnsi="Times New Roman" w:eastAsia="宋体" w:cs="Times New Roman"/>
            <w:color w:val="000000"/>
            <w:kern w:val="2"/>
            <w:sz w:val="21"/>
            <w:szCs w:val="24"/>
            <w:lang w:val="en-US" w:eastAsia="zh-CN" w:bidi="ar"/>
            <w:rPrChange w:id="1617" w:author="P52s" w:date="2025-12-15T11:42:25Z">
              <w:rPr>
                <w:rFonts w:ascii="宋体" w:hAnsi="宋体" w:eastAsia="宋体" w:cs="宋体"/>
                <w:kern w:val="0"/>
                <w:sz w:val="24"/>
                <w:szCs w:val="24"/>
                <w:lang w:val="en-US" w:eastAsia="zh-CN" w:bidi="ar"/>
              </w:rPr>
            </w:rPrChange>
          </w:rPr>
          <w:t>。</w:t>
        </w:r>
      </w:ins>
      <w:ins w:id="1619" w:author="P52s" w:date="2025-12-11T20:48:12Z">
        <w:r>
          <w:rPr>
            <w:rFonts w:hint="default" w:ascii="Times New Roman" w:hAnsi="Times New Roman" w:eastAsia="宋体" w:cs="Times New Roman"/>
            <w:color w:val="000000"/>
            <w:kern w:val="2"/>
            <w:sz w:val="21"/>
            <w:szCs w:val="24"/>
            <w:lang w:val="en-US" w:eastAsia="zh-CN" w:bidi="ar"/>
            <w:rPrChange w:id="1620" w:author="P52s" w:date="2025-12-15T11:42:25Z">
              <w:rPr>
                <w:rFonts w:hint="eastAsia" w:ascii="方正仿宋_GBK" w:hAnsi="方正仿宋_GBK" w:eastAsia="方正仿宋_GBK" w:cs="方正仿宋_GBK"/>
                <w:kern w:val="2"/>
                <w:sz w:val="24"/>
                <w:szCs w:val="24"/>
                <w:lang w:val="en-US" w:eastAsia="zh-CN" w:bidi="ar"/>
              </w:rPr>
            </w:rPrChange>
          </w:rPr>
          <w:t>一是</w:t>
        </w:r>
      </w:ins>
      <w:ins w:id="1622" w:author="P52s" w:date="2025-12-11T20:48:17Z">
        <w:r>
          <w:rPr>
            <w:rFonts w:hint="default" w:ascii="Times New Roman" w:hAnsi="Times New Roman" w:eastAsia="宋体" w:cs="Times New Roman"/>
            <w:color w:val="000000"/>
            <w:kern w:val="2"/>
            <w:sz w:val="21"/>
            <w:szCs w:val="24"/>
            <w:lang w:val="en-US" w:eastAsia="zh-CN" w:bidi="ar"/>
            <w:rPrChange w:id="1623" w:author="P52s" w:date="2025-12-15T11:42:25Z">
              <w:rPr>
                <w:rFonts w:hint="eastAsia" w:ascii="方正仿宋_GBK" w:hAnsi="方正仿宋_GBK" w:eastAsia="方正仿宋_GBK" w:cs="方正仿宋_GBK"/>
                <w:kern w:val="2"/>
                <w:sz w:val="24"/>
                <w:szCs w:val="24"/>
                <w:lang w:val="en-US" w:eastAsia="zh-CN" w:bidi="ar"/>
              </w:rPr>
            </w:rPrChange>
          </w:rPr>
          <w:t>保证</w:t>
        </w:r>
      </w:ins>
      <w:ins w:id="1625" w:author="P52s" w:date="2025-12-11T20:39:05Z">
        <w:r>
          <w:rPr>
            <w:rFonts w:hint="eastAsia" w:ascii="Times New Roman" w:hAnsi="Times New Roman" w:eastAsia="宋体" w:cs="Times New Roman"/>
            <w:b w:val="0"/>
            <w:bCs w:val="0"/>
            <w:color w:val="000000"/>
            <w:sz w:val="21"/>
            <w:szCs w:val="24"/>
            <w:lang w:bidi="ar"/>
            <w:rPrChange w:id="1626" w:author="P52s" w:date="2025-12-15T11:42:25Z">
              <w:rPr>
                <w:rFonts w:ascii="宋体" w:hAnsi="宋体" w:eastAsia="宋体" w:cs="宋体"/>
                <w:b/>
                <w:bCs/>
                <w:sz w:val="24"/>
                <w:szCs w:val="24"/>
              </w:rPr>
            </w:rPrChange>
          </w:rPr>
          <w:t>均衡使用</w:t>
        </w:r>
      </w:ins>
      <w:ins w:id="1628" w:author="P52s" w:date="2025-12-11T20:48:21Z">
        <w:r>
          <w:rPr>
            <w:rFonts w:hint="default" w:ascii="Times New Roman" w:hAnsi="Times New Roman" w:eastAsia="宋体" w:cs="Times New Roman"/>
            <w:color w:val="000000"/>
            <w:sz w:val="21"/>
            <w:szCs w:val="24"/>
            <w:lang w:eastAsia="zh-CN" w:bidi="ar"/>
            <w:rPrChange w:id="1629" w:author="P52s" w:date="2025-12-15T11:42:25Z">
              <w:rPr>
                <w:rFonts w:hint="eastAsia" w:ascii="方正仿宋_GBK" w:hAnsi="方正仿宋_GBK" w:eastAsia="方正仿宋_GBK" w:cs="方正仿宋_GBK"/>
                <w:sz w:val="24"/>
                <w:szCs w:val="24"/>
                <w:lang w:eastAsia="zh-CN"/>
              </w:rPr>
            </w:rPrChange>
          </w:rPr>
          <w:t>，</w:t>
        </w:r>
      </w:ins>
      <w:ins w:id="1631" w:author="P52s" w:date="2025-12-11T20:39:05Z">
        <w:r>
          <w:rPr>
            <w:rFonts w:hint="eastAsia" w:ascii="Times New Roman" w:hAnsi="Times New Roman" w:eastAsia="宋体" w:cs="Times New Roman"/>
            <w:color w:val="000000"/>
            <w:sz w:val="21"/>
            <w:szCs w:val="24"/>
            <w:lang w:bidi="ar"/>
            <w:rPrChange w:id="1632" w:author="P52s" w:date="2025-12-15T11:42:25Z">
              <w:rPr>
                <w:rFonts w:ascii="宋体" w:hAnsi="宋体" w:eastAsia="宋体" w:cs="宋体"/>
                <w:sz w:val="24"/>
                <w:szCs w:val="24"/>
              </w:rPr>
            </w:rPrChange>
          </w:rPr>
          <w:t>避免少数储能单元过度深度充放电，而其他单元闲置。</w:t>
        </w:r>
      </w:ins>
      <w:ins w:id="1634" w:author="P52s" w:date="2025-12-11T20:48:37Z">
        <w:r>
          <w:rPr>
            <w:rFonts w:hint="default" w:ascii="Times New Roman" w:hAnsi="Times New Roman" w:eastAsia="宋体" w:cs="Times New Roman"/>
            <w:color w:val="000000"/>
            <w:sz w:val="21"/>
            <w:szCs w:val="24"/>
            <w:lang w:val="en-US" w:eastAsia="zh-CN" w:bidi="ar"/>
            <w:rPrChange w:id="1635" w:author="P52s" w:date="2025-12-15T11:42:25Z">
              <w:rPr>
                <w:rFonts w:hint="eastAsia" w:ascii="方正仿宋_GBK" w:hAnsi="方正仿宋_GBK" w:eastAsia="方正仿宋_GBK" w:cs="方正仿宋_GBK"/>
                <w:sz w:val="24"/>
                <w:szCs w:val="24"/>
                <w:lang w:val="en-US" w:eastAsia="zh-CN"/>
              </w:rPr>
            </w:rPrChange>
          </w:rPr>
          <w:t>可</w:t>
        </w:r>
      </w:ins>
      <w:ins w:id="1637" w:author="P52s" w:date="2025-12-11T20:39:05Z">
        <w:r>
          <w:rPr>
            <w:rFonts w:hint="eastAsia" w:ascii="Times New Roman" w:hAnsi="Times New Roman" w:eastAsia="宋体" w:cs="Times New Roman"/>
            <w:color w:val="000000"/>
            <w:sz w:val="21"/>
            <w:szCs w:val="24"/>
            <w:lang w:bidi="ar"/>
            <w:rPrChange w:id="1638" w:author="P52s" w:date="2025-12-15T11:42:25Z">
              <w:rPr>
                <w:rFonts w:ascii="宋体" w:hAnsi="宋体" w:eastAsia="宋体" w:cs="宋体"/>
                <w:sz w:val="24"/>
                <w:szCs w:val="24"/>
              </w:rPr>
            </w:rPrChange>
          </w:rPr>
          <w:t>有效延长整个储能系统的循环寿命。</w:t>
        </w:r>
      </w:ins>
      <w:ins w:id="1640" w:author="P52s" w:date="2025-12-11T20:48:50Z">
        <w:r>
          <w:rPr>
            <w:rFonts w:hint="default" w:ascii="Times New Roman" w:hAnsi="Times New Roman" w:eastAsia="宋体" w:cs="Times New Roman"/>
            <w:color w:val="000000"/>
            <w:sz w:val="21"/>
            <w:szCs w:val="24"/>
            <w:lang w:val="en-US" w:eastAsia="zh-CN" w:bidi="ar"/>
            <w:rPrChange w:id="1641" w:author="P52s" w:date="2025-12-15T11:42:25Z">
              <w:rPr>
                <w:rFonts w:hint="eastAsia" w:ascii="方正仿宋_GBK" w:hAnsi="方正仿宋_GBK" w:eastAsia="方正仿宋_GBK" w:cs="方正仿宋_GBK"/>
                <w:sz w:val="24"/>
                <w:szCs w:val="24"/>
                <w:lang w:val="en-US" w:eastAsia="zh-CN"/>
              </w:rPr>
            </w:rPrChange>
          </w:rPr>
          <w:t>二是</w:t>
        </w:r>
      </w:ins>
      <w:ins w:id="1643" w:author="P52s" w:date="2025-12-11T20:50:37Z">
        <w:r>
          <w:rPr>
            <w:rFonts w:hint="default" w:ascii="Times New Roman" w:hAnsi="Times New Roman" w:eastAsia="宋体" w:cs="Times New Roman"/>
            <w:color w:val="000000"/>
            <w:kern w:val="2"/>
            <w:sz w:val="21"/>
            <w:szCs w:val="24"/>
            <w:lang w:val="en-US" w:eastAsia="zh-CN" w:bidi="ar"/>
            <w:rPrChange w:id="1644" w:author="P52s" w:date="2025-12-15T11:42:25Z">
              <w:rPr>
                <w:rFonts w:hint="eastAsia" w:ascii="方正仿宋_GBK" w:hAnsi="方正仿宋_GBK" w:eastAsia="方正仿宋_GBK" w:cs="方正仿宋_GBK"/>
                <w:kern w:val="2"/>
                <w:sz w:val="24"/>
                <w:szCs w:val="24"/>
                <w:lang w:val="en-US" w:eastAsia="zh-CN" w:bidi="ar"/>
              </w:rPr>
            </w:rPrChange>
          </w:rPr>
          <w:t>确保所有</w:t>
        </w:r>
      </w:ins>
      <w:ins w:id="1646" w:author="P52s" w:date="2025-12-11T20:51:12Z">
        <w:r>
          <w:rPr>
            <w:rFonts w:hint="default" w:ascii="Times New Roman" w:hAnsi="Times New Roman" w:eastAsia="宋体" w:cs="Times New Roman"/>
            <w:color w:val="000000"/>
            <w:sz w:val="21"/>
            <w:szCs w:val="24"/>
            <w:lang w:bidi="ar"/>
            <w:rPrChange w:id="1647" w:author="P52s" w:date="2025-12-15T11:42:25Z">
              <w:rPr>
                <w:rFonts w:hint="eastAsia" w:ascii="方正仿宋_GBK" w:hAnsi="方正仿宋_GBK" w:eastAsia="方正仿宋_GBK" w:cs="方正仿宋_GBK"/>
                <w:sz w:val="24"/>
                <w:szCs w:val="24"/>
              </w:rPr>
            </w:rPrChange>
          </w:rPr>
          <w:t>储能系统</w:t>
        </w:r>
      </w:ins>
      <w:ins w:id="1649" w:author="P52s" w:date="2025-12-11T20:51:14Z">
        <w:r>
          <w:rPr>
            <w:rFonts w:hint="default" w:ascii="Times New Roman" w:hAnsi="Times New Roman" w:eastAsia="宋体" w:cs="Times New Roman"/>
            <w:color w:val="000000"/>
            <w:sz w:val="21"/>
            <w:szCs w:val="24"/>
            <w:lang w:val="en-US" w:eastAsia="zh-CN" w:bidi="ar"/>
            <w:rPrChange w:id="1650" w:author="P52s" w:date="2025-12-15T11:42:25Z">
              <w:rPr>
                <w:rFonts w:hint="eastAsia" w:ascii="方正仿宋_GBK" w:hAnsi="方正仿宋_GBK" w:eastAsia="方正仿宋_GBK" w:cs="方正仿宋_GBK"/>
                <w:sz w:val="24"/>
                <w:szCs w:val="24"/>
                <w:lang w:val="en-US" w:eastAsia="zh-CN"/>
              </w:rPr>
            </w:rPrChange>
          </w:rPr>
          <w:t>的</w:t>
        </w:r>
      </w:ins>
      <w:ins w:id="1652" w:author="P52s" w:date="2025-12-11T20:50:37Z">
        <w:r>
          <w:rPr>
            <w:rFonts w:hint="default" w:ascii="Times New Roman" w:hAnsi="Times New Roman" w:eastAsia="宋体" w:cs="Times New Roman"/>
            <w:color w:val="000000"/>
            <w:kern w:val="2"/>
            <w:sz w:val="21"/>
            <w:szCs w:val="24"/>
            <w:lang w:val="en-US" w:eastAsia="zh-CN" w:bidi="ar"/>
            <w:rPrChange w:id="1653" w:author="P52s" w:date="2025-12-15T11:42:25Z">
              <w:rPr>
                <w:rFonts w:hint="eastAsia" w:ascii="方正仿宋_GBK" w:hAnsi="方正仿宋_GBK" w:eastAsia="方正仿宋_GBK" w:cs="方正仿宋_GBK"/>
                <w:kern w:val="2"/>
                <w:sz w:val="24"/>
                <w:szCs w:val="24"/>
                <w:lang w:val="en-US" w:eastAsia="zh-CN" w:bidi="ar"/>
              </w:rPr>
            </w:rPrChange>
          </w:rPr>
          <w:t>SOC不会过早达到</w:t>
        </w:r>
      </w:ins>
      <w:ins w:id="1655" w:author="P52s" w:date="2025-12-11T20:50:37Z"/>
      <w:ins w:id="1658" w:author="P52s" w:date="2025-12-11T20:50:37Z"/>
      <w:ins w:id="1661" w:author="P52s" w:date="2025-12-11T20:50:37Z"/>
      <w:ins w:id="1664" w:author="P52s" w:date="2025-12-11T20:50:37Z">
        <w:r>
          <w:rPr>
            <w:rFonts w:hint="default" w:ascii="Times New Roman" w:hAnsi="Times New Roman" w:eastAsia="宋体" w:cs="Times New Roman"/>
            <w:color w:val="000000"/>
            <w:position w:val="0"/>
            <w:sz w:val="21"/>
            <w:szCs w:val="24"/>
            <w:lang w:val="en-US" w:eastAsia="zh-CN" w:bidi="ar"/>
            <w:rPrChange w:id="1668" w:author="P52s" w:date="2025-12-15T11:42:25Z">
              <w:rPr>
                <w:rFonts w:hint="eastAsia" w:ascii="方正仿宋_GBK" w:hAnsi="方正仿宋_GBK" w:eastAsia="方正仿宋_GBK" w:cs="方正仿宋_GBK"/>
                <w:position w:val="0"/>
                <w:sz w:val="24"/>
                <w:szCs w:val="24"/>
                <w:lang w:val="en-US" w:eastAsia="zh-CN"/>
              </w:rPr>
            </w:rPrChange>
          </w:rPr>
          <w:object>
            <v:shape id="_x0000_i1041" o:spt="75" type="#_x0000_t75" style="height:17pt;width:37pt;" o:ole="t" filled="f" o:preferrelative="t" stroked="f" coordsize="21600,21600">
              <v:path/>
              <v:fill on="f" focussize="0,0"/>
              <v:stroke on="f"/>
              <v:imagedata r:id="rId28" o:title=""/>
              <o:lock v:ext="edit" aspectratio="f"/>
              <w10:wrap type="none"/>
              <w10:anchorlock/>
            </v:shape>
            <o:OLEObject Type="Embed" ProgID="Equation.DSMT4" ShapeID="_x0000_i1041" DrawAspect="Content" ObjectID="_1468075741" r:id="rId37">
              <o:LockedField>false</o:LockedField>
            </o:OLEObject>
          </w:object>
        </w:r>
      </w:ins>
      <w:ins w:id="1670" w:author="P52s" w:date="2025-12-11T20:50:37Z"/>
      <w:ins w:id="1673" w:author="P52s" w:date="2025-12-11T20:50:37Z">
        <w:r>
          <w:rPr>
            <w:rFonts w:hint="default" w:ascii="Times New Roman" w:hAnsi="Times New Roman" w:eastAsia="宋体" w:cs="Times New Roman"/>
            <w:color w:val="000000"/>
            <w:kern w:val="2"/>
            <w:sz w:val="21"/>
            <w:szCs w:val="24"/>
            <w:lang w:val="en-US" w:eastAsia="zh-CN" w:bidi="ar"/>
            <w:rPrChange w:id="1674" w:author="P52s" w:date="2025-12-15T11:42:25Z">
              <w:rPr>
                <w:rFonts w:hint="eastAsia" w:ascii="方正仿宋_GBK" w:hAnsi="方正仿宋_GBK" w:eastAsia="方正仿宋_GBK" w:cs="方正仿宋_GBK"/>
                <w:kern w:val="2"/>
                <w:sz w:val="24"/>
                <w:szCs w:val="24"/>
                <w:lang w:val="en-US" w:eastAsia="zh-CN" w:bidi="ar"/>
              </w:rPr>
            </w:rPrChange>
          </w:rPr>
          <w:t>或</w:t>
        </w:r>
      </w:ins>
      <w:ins w:id="1676" w:author="P52s" w:date="2025-12-11T20:50:37Z"/>
      <w:ins w:id="1679" w:author="P52s" w:date="2025-12-11T20:50:37Z"/>
      <w:ins w:id="1682" w:author="P52s" w:date="2025-12-11T20:50:37Z"/>
      <w:ins w:id="1685" w:author="P52s" w:date="2025-12-11T20:50:37Z">
        <w:r>
          <w:rPr>
            <w:rFonts w:hint="default" w:ascii="Times New Roman" w:hAnsi="Times New Roman" w:eastAsia="宋体" w:cs="Times New Roman"/>
            <w:color w:val="000000"/>
            <w:position w:val="0"/>
            <w:sz w:val="21"/>
            <w:szCs w:val="24"/>
            <w:lang w:val="en-US" w:eastAsia="zh-CN" w:bidi="ar"/>
            <w:rPrChange w:id="1689" w:author="P52s" w:date="2025-12-15T11:42:25Z">
              <w:rPr>
                <w:rFonts w:hint="eastAsia" w:ascii="方正仿宋_GBK" w:hAnsi="方正仿宋_GBK" w:eastAsia="方正仿宋_GBK" w:cs="方正仿宋_GBK"/>
                <w:position w:val="0"/>
                <w:sz w:val="24"/>
                <w:szCs w:val="24"/>
                <w:lang w:val="en-US" w:eastAsia="zh-CN"/>
              </w:rPr>
            </w:rPrChange>
          </w:rPr>
          <w:object>
            <v:shape id="_x0000_i1042" o:spt="75" type="#_x0000_t75" style="height:17pt;width:38pt;" o:ole="t" filled="f" o:preferrelative="t" stroked="f" coordsize="21600,21600">
              <v:path/>
              <v:fill on="f" focussize="0,0"/>
              <v:stroke on="f"/>
              <v:imagedata r:id="rId30" o:title=""/>
              <o:lock v:ext="edit" aspectratio="f"/>
              <w10:wrap type="none"/>
              <w10:anchorlock/>
            </v:shape>
            <o:OLEObject Type="Embed" ProgID="Equation.DSMT4" ShapeID="_x0000_i1042" DrawAspect="Content" ObjectID="_1468075742" r:id="rId38">
              <o:LockedField>false</o:LockedField>
            </o:OLEObject>
          </w:object>
        </w:r>
      </w:ins>
      <w:ins w:id="1691" w:author="P52s" w:date="2025-12-11T20:50:37Z"/>
      <w:ins w:id="1694" w:author="P52s" w:date="2025-12-11T20:50:42Z">
        <w:r>
          <w:rPr>
            <w:rFonts w:hint="default" w:ascii="Times New Roman" w:hAnsi="Times New Roman" w:eastAsia="宋体" w:cs="Times New Roman"/>
            <w:color w:val="000000"/>
            <w:position w:val="0"/>
            <w:sz w:val="21"/>
            <w:szCs w:val="24"/>
            <w:lang w:val="en-US" w:eastAsia="zh-CN" w:bidi="ar"/>
            <w:rPrChange w:id="1695" w:author="P52s" w:date="2025-12-15T11:42:25Z">
              <w:rPr>
                <w:rFonts w:hint="eastAsia" w:ascii="方正仿宋_GBK" w:hAnsi="方正仿宋_GBK" w:eastAsia="方正仿宋_GBK" w:cs="方正仿宋_GBK"/>
                <w:position w:val="0"/>
                <w:sz w:val="24"/>
                <w:szCs w:val="24"/>
                <w:lang w:val="en-US" w:eastAsia="zh-CN"/>
              </w:rPr>
            </w:rPrChange>
          </w:rPr>
          <w:t>，</w:t>
        </w:r>
      </w:ins>
      <w:ins w:id="1697" w:author="P52s" w:date="2025-12-11T20:39:22Z">
        <w:r>
          <w:rPr>
            <w:rFonts w:hint="eastAsia" w:ascii="Times New Roman" w:hAnsi="Times New Roman" w:eastAsia="宋体" w:cs="Times New Roman"/>
            <w:color w:val="000000"/>
            <w:kern w:val="2"/>
            <w:sz w:val="21"/>
            <w:szCs w:val="24"/>
            <w:lang w:val="en-US" w:eastAsia="zh-CN" w:bidi="ar"/>
            <w:rPrChange w:id="1698" w:author="P52s" w:date="2025-12-15T11:42:25Z">
              <w:rPr>
                <w:rFonts w:ascii="宋体" w:hAnsi="宋体" w:eastAsia="宋体" w:cs="宋体"/>
                <w:kern w:val="0"/>
                <w:sz w:val="24"/>
                <w:szCs w:val="24"/>
                <w:lang w:val="en-US" w:eastAsia="zh-CN" w:bidi="ar"/>
              </w:rPr>
            </w:rPrChange>
          </w:rPr>
          <w:t>如果</w:t>
        </w:r>
      </w:ins>
      <w:ins w:id="1700" w:author="P52s" w:date="2025-12-12T06:11:17Z">
        <w:r>
          <w:rPr>
            <w:rFonts w:hint="default" w:ascii="Times New Roman" w:hAnsi="Times New Roman" w:eastAsia="宋体" w:cs="Times New Roman"/>
            <w:color w:val="000000"/>
            <w:kern w:val="2"/>
            <w:sz w:val="21"/>
            <w:szCs w:val="24"/>
            <w:lang w:val="en-US" w:eastAsia="zh-CN" w:bidi="ar"/>
            <w:rPrChange w:id="1701" w:author="P52s" w:date="2025-12-15T11:42:25Z">
              <w:rPr>
                <w:rFonts w:hint="eastAsia" w:ascii="方正仿宋_GBK" w:hAnsi="方正仿宋_GBK" w:eastAsia="方正仿宋_GBK" w:cs="方正仿宋_GBK"/>
                <w:kern w:val="2"/>
                <w:sz w:val="24"/>
                <w:szCs w:val="24"/>
                <w:lang w:val="en-US" w:eastAsia="zh-CN" w:bidi="ar"/>
              </w:rPr>
            </w:rPrChange>
          </w:rPr>
          <w:t>某个</w:t>
        </w:r>
      </w:ins>
      <w:ins w:id="1703" w:author="P52s" w:date="2025-12-12T06:11:13Z">
        <w:r>
          <w:rPr>
            <w:rFonts w:hint="default" w:ascii="Times New Roman" w:hAnsi="Times New Roman" w:eastAsia="宋体" w:cs="Times New Roman"/>
            <w:color w:val="000000"/>
            <w:sz w:val="21"/>
            <w:szCs w:val="24"/>
            <w:lang w:bidi="ar"/>
            <w:rPrChange w:id="1704" w:author="P52s" w:date="2025-12-15T11:42:25Z">
              <w:rPr>
                <w:rFonts w:hint="eastAsia" w:ascii="方正仿宋_GBK" w:hAnsi="方正仿宋_GBK" w:eastAsia="方正仿宋_GBK" w:cs="方正仿宋_GBK"/>
                <w:sz w:val="24"/>
                <w:szCs w:val="24"/>
              </w:rPr>
            </w:rPrChange>
          </w:rPr>
          <w:t>储能系统</w:t>
        </w:r>
      </w:ins>
      <w:ins w:id="1706" w:author="P52s" w:date="2025-12-11T20:39:22Z">
        <w:r>
          <w:rPr>
            <w:rFonts w:hint="eastAsia" w:ascii="Times New Roman" w:hAnsi="Times New Roman" w:eastAsia="宋体" w:cs="Times New Roman"/>
            <w:color w:val="000000"/>
            <w:kern w:val="2"/>
            <w:sz w:val="21"/>
            <w:szCs w:val="24"/>
            <w:lang w:val="en-US" w:eastAsia="zh-CN" w:bidi="ar"/>
            <w:rPrChange w:id="1707" w:author="P52s" w:date="2025-12-15T11:42:25Z">
              <w:rPr>
                <w:rFonts w:ascii="宋体" w:hAnsi="宋体" w:eastAsia="宋体" w:cs="宋体"/>
                <w:kern w:val="0"/>
                <w:sz w:val="24"/>
                <w:szCs w:val="24"/>
                <w:lang w:val="en-US" w:eastAsia="zh-CN" w:bidi="ar"/>
              </w:rPr>
            </w:rPrChange>
          </w:rPr>
          <w:t>提前“触底”或“触顶”，</w:t>
        </w:r>
      </w:ins>
      <w:ins w:id="1709" w:author="P52s" w:date="2025-12-12T06:11:25Z">
        <w:r>
          <w:rPr>
            <w:rFonts w:hint="default" w:ascii="Times New Roman" w:hAnsi="Times New Roman" w:eastAsia="宋体" w:cs="Times New Roman"/>
            <w:color w:val="000000"/>
            <w:kern w:val="2"/>
            <w:sz w:val="21"/>
            <w:szCs w:val="24"/>
            <w:lang w:val="en-US" w:eastAsia="zh-CN" w:bidi="ar"/>
            <w:rPrChange w:id="1710" w:author="P52s" w:date="2025-12-15T11:42:25Z">
              <w:rPr>
                <w:rFonts w:hint="eastAsia" w:ascii="方正仿宋_GBK" w:hAnsi="方正仿宋_GBK" w:eastAsia="方正仿宋_GBK" w:cs="方正仿宋_GBK"/>
                <w:kern w:val="2"/>
                <w:sz w:val="24"/>
                <w:szCs w:val="24"/>
                <w:lang w:val="en-US" w:eastAsia="zh-CN" w:bidi="ar"/>
              </w:rPr>
            </w:rPrChange>
          </w:rPr>
          <w:t>则</w:t>
        </w:r>
      </w:ins>
      <w:ins w:id="1712" w:author="P52s" w:date="2025-12-11T20:39:22Z">
        <w:r>
          <w:rPr>
            <w:rFonts w:hint="eastAsia" w:ascii="Times New Roman" w:hAnsi="Times New Roman" w:eastAsia="宋体" w:cs="Times New Roman"/>
            <w:color w:val="000000"/>
            <w:kern w:val="2"/>
            <w:sz w:val="21"/>
            <w:szCs w:val="24"/>
            <w:lang w:val="en-US" w:eastAsia="zh-CN" w:bidi="ar"/>
            <w:rPrChange w:id="1713" w:author="P52s" w:date="2025-12-15T11:42:25Z">
              <w:rPr>
                <w:rFonts w:ascii="宋体" w:hAnsi="宋体" w:eastAsia="宋体" w:cs="宋体"/>
                <w:kern w:val="0"/>
                <w:sz w:val="24"/>
                <w:szCs w:val="24"/>
                <w:lang w:val="en-US" w:eastAsia="zh-CN" w:bidi="ar"/>
              </w:rPr>
            </w:rPrChange>
          </w:rPr>
          <w:t>将被迫退出运行，导致</w:t>
        </w:r>
      </w:ins>
      <w:ins w:id="1715" w:author="P52s" w:date="2025-12-11T20:51:40Z">
        <w:r>
          <w:rPr>
            <w:rFonts w:hint="default" w:ascii="Times New Roman" w:hAnsi="Times New Roman" w:eastAsia="宋体" w:cs="Times New Roman"/>
            <w:color w:val="000000"/>
            <w:kern w:val="2"/>
            <w:sz w:val="21"/>
            <w:szCs w:val="24"/>
            <w:lang w:val="en-US" w:eastAsia="zh-CN" w:bidi="ar"/>
            <w:rPrChange w:id="1716" w:author="P52s" w:date="2025-12-15T11:42:25Z">
              <w:rPr>
                <w:rFonts w:hint="eastAsia" w:ascii="方正仿宋_GBK" w:hAnsi="方正仿宋_GBK" w:eastAsia="方正仿宋_GBK" w:cs="方正仿宋_GBK"/>
                <w:kern w:val="2"/>
                <w:sz w:val="24"/>
                <w:szCs w:val="24"/>
                <w:lang w:val="en-US" w:eastAsia="zh-CN" w:bidi="ar"/>
              </w:rPr>
            </w:rPrChange>
          </w:rPr>
          <w:t>储能</w:t>
        </w:r>
      </w:ins>
      <w:ins w:id="1718" w:author="P52s" w:date="2025-12-11T20:51:41Z">
        <w:r>
          <w:rPr>
            <w:rFonts w:hint="default" w:ascii="Times New Roman" w:hAnsi="Times New Roman" w:eastAsia="宋体" w:cs="Times New Roman"/>
            <w:color w:val="000000"/>
            <w:kern w:val="2"/>
            <w:sz w:val="21"/>
            <w:szCs w:val="24"/>
            <w:lang w:val="en-US" w:eastAsia="zh-CN" w:bidi="ar"/>
            <w:rPrChange w:id="1719" w:author="P52s" w:date="2025-12-15T11:42:25Z">
              <w:rPr>
                <w:rFonts w:hint="eastAsia" w:ascii="方正仿宋_GBK" w:hAnsi="方正仿宋_GBK" w:eastAsia="方正仿宋_GBK" w:cs="方正仿宋_GBK"/>
                <w:kern w:val="2"/>
                <w:sz w:val="24"/>
                <w:szCs w:val="24"/>
                <w:lang w:val="en-US" w:eastAsia="zh-CN" w:bidi="ar"/>
              </w:rPr>
            </w:rPrChange>
          </w:rPr>
          <w:t>电站</w:t>
        </w:r>
      </w:ins>
      <w:ins w:id="1721" w:author="P52s" w:date="2025-12-11T20:39:22Z">
        <w:r>
          <w:rPr>
            <w:rFonts w:hint="eastAsia" w:ascii="Times New Roman" w:hAnsi="Times New Roman" w:eastAsia="宋体" w:cs="Times New Roman"/>
            <w:color w:val="000000"/>
            <w:kern w:val="2"/>
            <w:sz w:val="21"/>
            <w:szCs w:val="24"/>
            <w:lang w:val="en-US" w:eastAsia="zh-CN" w:bidi="ar"/>
            <w:rPrChange w:id="1722" w:author="P52s" w:date="2025-12-15T11:42:25Z">
              <w:rPr>
                <w:rFonts w:ascii="宋体" w:hAnsi="宋体" w:eastAsia="宋体" w:cs="宋体"/>
                <w:kern w:val="0"/>
                <w:sz w:val="24"/>
                <w:szCs w:val="24"/>
                <w:lang w:val="en-US" w:eastAsia="zh-CN" w:bidi="ar"/>
              </w:rPr>
            </w:rPrChange>
          </w:rPr>
          <w:t>失去一部分调节能力。</w:t>
        </w:r>
      </w:ins>
      <w:ins w:id="1724" w:author="P52s" w:date="2025-12-11T20:51:50Z">
        <w:r>
          <w:rPr>
            <w:rFonts w:hint="default" w:ascii="Times New Roman" w:hAnsi="Times New Roman" w:eastAsia="宋体" w:cs="Times New Roman"/>
            <w:color w:val="000000"/>
            <w:kern w:val="2"/>
            <w:sz w:val="21"/>
            <w:szCs w:val="24"/>
            <w:lang w:val="en-US" w:eastAsia="zh-CN" w:bidi="ar"/>
            <w:rPrChange w:id="1725" w:author="P52s" w:date="2025-12-15T11:42:25Z">
              <w:rPr>
                <w:rFonts w:hint="eastAsia" w:ascii="方正仿宋_GBK" w:hAnsi="方正仿宋_GBK" w:eastAsia="方正仿宋_GBK" w:cs="方正仿宋_GBK"/>
                <w:kern w:val="2"/>
                <w:sz w:val="24"/>
                <w:szCs w:val="24"/>
                <w:lang w:val="en-US" w:eastAsia="zh-CN" w:bidi="ar"/>
              </w:rPr>
            </w:rPrChange>
          </w:rPr>
          <w:t>三</w:t>
        </w:r>
      </w:ins>
      <w:ins w:id="1727" w:author="P52s" w:date="2025-12-11T20:51:52Z">
        <w:r>
          <w:rPr>
            <w:rFonts w:hint="default" w:ascii="Times New Roman" w:hAnsi="Times New Roman" w:eastAsia="宋体" w:cs="Times New Roman"/>
            <w:color w:val="000000"/>
            <w:kern w:val="2"/>
            <w:sz w:val="21"/>
            <w:szCs w:val="24"/>
            <w:lang w:val="en-US" w:eastAsia="zh-CN" w:bidi="ar"/>
            <w:rPrChange w:id="1728" w:author="P52s" w:date="2025-12-15T11:42:25Z">
              <w:rPr>
                <w:rFonts w:hint="eastAsia" w:ascii="方正仿宋_GBK" w:hAnsi="方正仿宋_GBK" w:eastAsia="方正仿宋_GBK" w:cs="方正仿宋_GBK"/>
                <w:kern w:val="2"/>
                <w:sz w:val="24"/>
                <w:szCs w:val="24"/>
                <w:lang w:val="en-US" w:eastAsia="zh-CN" w:bidi="ar"/>
              </w:rPr>
            </w:rPrChange>
          </w:rPr>
          <w:t>是</w:t>
        </w:r>
      </w:ins>
      <w:ins w:id="1730" w:author="P52s" w:date="2025-12-11T20:51:55Z">
        <w:r>
          <w:rPr>
            <w:rFonts w:hint="default" w:ascii="Times New Roman" w:hAnsi="Times New Roman" w:eastAsia="宋体" w:cs="Times New Roman"/>
            <w:color w:val="000000"/>
            <w:kern w:val="2"/>
            <w:sz w:val="21"/>
            <w:szCs w:val="24"/>
            <w:lang w:val="en-US" w:eastAsia="zh-CN" w:bidi="ar"/>
            <w:rPrChange w:id="1731" w:author="P52s" w:date="2025-12-15T11:42:25Z">
              <w:rPr>
                <w:rFonts w:hint="eastAsia" w:ascii="方正仿宋_GBK" w:hAnsi="方正仿宋_GBK" w:eastAsia="方正仿宋_GBK" w:cs="方正仿宋_GBK"/>
                <w:kern w:val="2"/>
                <w:sz w:val="24"/>
                <w:szCs w:val="24"/>
                <w:lang w:val="en-US" w:eastAsia="zh-CN" w:bidi="ar"/>
              </w:rPr>
            </w:rPrChange>
          </w:rPr>
          <w:t>保证</w:t>
        </w:r>
      </w:ins>
      <w:ins w:id="1733" w:author="P52s" w:date="2025-12-11T20:39:50Z">
        <w:r>
          <w:rPr>
            <w:rFonts w:hint="eastAsia" w:ascii="Times New Roman" w:hAnsi="Times New Roman" w:eastAsia="宋体" w:cs="Times New Roman"/>
            <w:b w:val="0"/>
            <w:bCs w:val="0"/>
            <w:color w:val="000000"/>
            <w:kern w:val="2"/>
            <w:sz w:val="21"/>
            <w:szCs w:val="24"/>
            <w:lang w:val="en-US" w:eastAsia="zh-CN" w:bidi="ar"/>
            <w:rPrChange w:id="1734" w:author="P52s" w:date="2025-12-15T11:42:25Z">
              <w:rPr>
                <w:rFonts w:ascii="sans-serif" w:hAnsi="sans-serif" w:eastAsia="sans-serif" w:cs="sans-serif"/>
                <w:b/>
                <w:bCs/>
                <w:kern w:val="0"/>
                <w:sz w:val="24"/>
                <w:szCs w:val="24"/>
                <w:lang w:val="en-US" w:eastAsia="zh-CN" w:bidi="ar"/>
              </w:rPr>
            </w:rPrChange>
          </w:rPr>
          <w:t>协同响应</w:t>
        </w:r>
      </w:ins>
      <w:ins w:id="1736" w:author="P52s" w:date="2025-12-11T20:52:00Z">
        <w:r>
          <w:rPr>
            <w:rFonts w:hint="default" w:ascii="Times New Roman" w:hAnsi="Times New Roman" w:eastAsia="宋体" w:cs="Times New Roman"/>
            <w:b w:val="0"/>
            <w:bCs w:val="0"/>
            <w:color w:val="000000"/>
            <w:kern w:val="2"/>
            <w:sz w:val="21"/>
            <w:szCs w:val="24"/>
            <w:lang w:val="en-US" w:eastAsia="zh-CN" w:bidi="ar"/>
            <w:rPrChange w:id="1737" w:author="P52s" w:date="2025-12-15T11:42:25Z">
              <w:rPr>
                <w:rFonts w:hint="eastAsia" w:ascii="方正仿宋_GBK" w:hAnsi="方正仿宋_GBK" w:eastAsia="方正仿宋_GBK" w:cs="方正仿宋_GBK"/>
                <w:b w:val="0"/>
                <w:bCs w:val="0"/>
                <w:kern w:val="2"/>
                <w:sz w:val="24"/>
                <w:szCs w:val="24"/>
                <w:lang w:val="en-US" w:eastAsia="zh-CN" w:bidi="ar"/>
              </w:rPr>
            </w:rPrChange>
          </w:rPr>
          <w:t>的</w:t>
        </w:r>
      </w:ins>
      <w:ins w:id="1739" w:author="P52s" w:date="2025-12-11T20:52:07Z">
        <w:r>
          <w:rPr>
            <w:rFonts w:hint="default" w:ascii="Times New Roman" w:hAnsi="Times New Roman" w:eastAsia="宋体" w:cs="Times New Roman"/>
            <w:b w:val="0"/>
            <w:bCs w:val="0"/>
            <w:color w:val="000000"/>
            <w:kern w:val="2"/>
            <w:sz w:val="21"/>
            <w:szCs w:val="24"/>
            <w:lang w:val="en-US" w:eastAsia="zh-CN" w:bidi="ar"/>
            <w:rPrChange w:id="1740" w:author="P52s" w:date="2025-12-15T11:42:25Z">
              <w:rPr>
                <w:rFonts w:hint="eastAsia" w:ascii="方正仿宋_GBK" w:hAnsi="方正仿宋_GBK" w:eastAsia="方正仿宋_GBK" w:cs="方正仿宋_GBK"/>
                <w:b w:val="0"/>
                <w:bCs w:val="0"/>
                <w:kern w:val="2"/>
                <w:sz w:val="24"/>
                <w:szCs w:val="24"/>
                <w:lang w:val="en-US" w:eastAsia="zh-CN" w:bidi="ar"/>
              </w:rPr>
            </w:rPrChange>
          </w:rPr>
          <w:t>有效性</w:t>
        </w:r>
      </w:ins>
      <w:ins w:id="1742" w:author="P52s" w:date="2025-12-11T20:52:09Z">
        <w:r>
          <w:rPr>
            <w:rFonts w:hint="default" w:ascii="Times New Roman" w:hAnsi="Times New Roman" w:eastAsia="宋体" w:cs="Times New Roman"/>
            <w:b w:val="0"/>
            <w:bCs w:val="0"/>
            <w:color w:val="000000"/>
            <w:kern w:val="2"/>
            <w:sz w:val="21"/>
            <w:szCs w:val="24"/>
            <w:lang w:val="en-US" w:eastAsia="zh-CN" w:bidi="ar"/>
            <w:rPrChange w:id="1743" w:author="P52s" w:date="2025-12-15T11:42:25Z">
              <w:rPr>
                <w:rFonts w:hint="eastAsia" w:ascii="方正仿宋_GBK" w:hAnsi="方正仿宋_GBK" w:eastAsia="方正仿宋_GBK" w:cs="方正仿宋_GBK"/>
                <w:b w:val="0"/>
                <w:bCs w:val="0"/>
                <w:kern w:val="2"/>
                <w:sz w:val="24"/>
                <w:szCs w:val="24"/>
                <w:lang w:val="en-US" w:eastAsia="zh-CN" w:bidi="ar"/>
              </w:rPr>
            </w:rPrChange>
          </w:rPr>
          <w:t>，</w:t>
        </w:r>
      </w:ins>
      <w:ins w:id="1745" w:author="P52s" w:date="2025-12-11T20:39:50Z">
        <w:r>
          <w:rPr>
            <w:rFonts w:hint="eastAsia" w:ascii="Times New Roman" w:hAnsi="Times New Roman" w:eastAsia="宋体" w:cs="Times New Roman"/>
            <w:color w:val="000000"/>
            <w:kern w:val="2"/>
            <w:sz w:val="21"/>
            <w:szCs w:val="24"/>
            <w:lang w:val="en-US" w:eastAsia="zh-CN" w:bidi="ar"/>
            <w:rPrChange w:id="1746" w:author="P52s" w:date="2025-12-15T11:42:25Z">
              <w:rPr>
                <w:rFonts w:ascii="宋体" w:hAnsi="宋体" w:eastAsia="宋体" w:cs="宋体"/>
                <w:kern w:val="0"/>
                <w:sz w:val="24"/>
                <w:szCs w:val="24"/>
                <w:lang w:val="en-US" w:eastAsia="zh-CN" w:bidi="ar"/>
              </w:rPr>
            </w:rPrChange>
          </w:rPr>
          <w:t>如果所有</w:t>
        </w:r>
      </w:ins>
      <w:ins w:id="1748" w:author="P52s" w:date="2025-12-11T20:52:19Z">
        <w:r>
          <w:rPr>
            <w:rFonts w:hint="default" w:ascii="Times New Roman" w:hAnsi="Times New Roman" w:eastAsia="宋体" w:cs="Times New Roman"/>
            <w:color w:val="000000"/>
            <w:kern w:val="2"/>
            <w:sz w:val="21"/>
            <w:szCs w:val="24"/>
            <w:lang w:val="en-US" w:eastAsia="zh-CN" w:bidi="ar"/>
            <w:rPrChange w:id="1749" w:author="P52s" w:date="2025-12-15T11:42:25Z">
              <w:rPr>
                <w:rFonts w:hint="eastAsia" w:ascii="方正仿宋_GBK" w:hAnsi="方正仿宋_GBK" w:eastAsia="方正仿宋_GBK" w:cs="方正仿宋_GBK"/>
                <w:kern w:val="2"/>
                <w:sz w:val="24"/>
                <w:szCs w:val="24"/>
                <w:lang w:val="en-US" w:eastAsia="zh-CN" w:bidi="ar"/>
              </w:rPr>
            </w:rPrChange>
          </w:rPr>
          <w:t>储能</w:t>
        </w:r>
      </w:ins>
      <w:ins w:id="1751" w:author="P52s" w:date="2025-12-11T20:52:23Z">
        <w:r>
          <w:rPr>
            <w:rFonts w:hint="default" w:ascii="Times New Roman" w:hAnsi="Times New Roman" w:eastAsia="宋体" w:cs="Times New Roman"/>
            <w:color w:val="000000"/>
            <w:kern w:val="2"/>
            <w:sz w:val="21"/>
            <w:szCs w:val="24"/>
            <w:lang w:val="en-US" w:eastAsia="zh-CN" w:bidi="ar"/>
            <w:rPrChange w:id="1752" w:author="P52s" w:date="2025-12-15T11:42:25Z">
              <w:rPr>
                <w:rFonts w:hint="eastAsia" w:ascii="方正仿宋_GBK" w:hAnsi="方正仿宋_GBK" w:eastAsia="方正仿宋_GBK" w:cs="方正仿宋_GBK"/>
                <w:kern w:val="2"/>
                <w:sz w:val="24"/>
                <w:szCs w:val="24"/>
                <w:lang w:val="en-US" w:eastAsia="zh-CN" w:bidi="ar"/>
              </w:rPr>
            </w:rPrChange>
          </w:rPr>
          <w:t>系统</w:t>
        </w:r>
      </w:ins>
      <w:ins w:id="1754" w:author="P52s" w:date="2025-12-11T20:39:50Z">
        <w:r>
          <w:rPr>
            <w:rFonts w:hint="eastAsia" w:ascii="Times New Roman" w:hAnsi="Times New Roman" w:eastAsia="宋体" w:cs="Times New Roman"/>
            <w:color w:val="000000"/>
            <w:kern w:val="2"/>
            <w:sz w:val="21"/>
            <w:szCs w:val="24"/>
            <w:lang w:val="en-US" w:eastAsia="zh-CN" w:bidi="ar"/>
            <w:rPrChange w:id="1755" w:author="P52s" w:date="2025-12-15T11:42:25Z">
              <w:rPr>
                <w:rFonts w:ascii="宋体" w:hAnsi="宋体" w:eastAsia="宋体" w:cs="宋体"/>
                <w:kern w:val="0"/>
                <w:sz w:val="24"/>
                <w:szCs w:val="24"/>
                <w:lang w:val="en-US" w:eastAsia="zh-CN" w:bidi="ar"/>
              </w:rPr>
            </w:rPrChange>
          </w:rPr>
          <w:t>单元</w:t>
        </w:r>
      </w:ins>
      <w:ins w:id="1757" w:author="P52s" w:date="2025-12-11T20:52:27Z">
        <w:r>
          <w:rPr>
            <w:rFonts w:hint="default" w:ascii="Times New Roman" w:hAnsi="Times New Roman" w:eastAsia="宋体" w:cs="Times New Roman"/>
            <w:color w:val="000000"/>
            <w:kern w:val="2"/>
            <w:sz w:val="21"/>
            <w:szCs w:val="24"/>
            <w:lang w:val="en-US" w:eastAsia="zh-CN" w:bidi="ar"/>
            <w:rPrChange w:id="1758" w:author="P52s" w:date="2025-12-15T11:42:25Z">
              <w:rPr>
                <w:rFonts w:hint="eastAsia" w:ascii="方正仿宋_GBK" w:hAnsi="方正仿宋_GBK" w:eastAsia="方正仿宋_GBK" w:cs="方正仿宋_GBK"/>
                <w:kern w:val="2"/>
                <w:sz w:val="24"/>
                <w:szCs w:val="24"/>
                <w:lang w:val="en-US" w:eastAsia="zh-CN" w:bidi="ar"/>
              </w:rPr>
            </w:rPrChange>
          </w:rPr>
          <w:t>的</w:t>
        </w:r>
      </w:ins>
      <w:ins w:id="1760" w:author="P52s" w:date="2025-12-11T20:39:50Z">
        <w:r>
          <w:rPr>
            <w:rFonts w:hint="eastAsia" w:ascii="Times New Roman" w:hAnsi="Times New Roman" w:eastAsia="宋体" w:cs="Times New Roman"/>
            <w:color w:val="000000"/>
            <w:kern w:val="2"/>
            <w:sz w:val="21"/>
            <w:szCs w:val="24"/>
            <w:lang w:val="en-US" w:eastAsia="zh-CN" w:bidi="ar"/>
            <w:rPrChange w:id="1761" w:author="P52s" w:date="2025-12-15T11:42:25Z">
              <w:rPr>
                <w:rFonts w:hint="default" w:ascii="sans-serif" w:hAnsi="sans-serif" w:eastAsia="sans-serif" w:cs="sans-serif"/>
                <w:kern w:val="0"/>
                <w:sz w:val="24"/>
                <w:szCs w:val="24"/>
                <w:lang w:val="en-US" w:eastAsia="zh-CN" w:bidi="ar"/>
              </w:rPr>
            </w:rPrChange>
          </w:rPr>
          <w:t>SOC</w:t>
        </w:r>
      </w:ins>
      <w:ins w:id="1763" w:author="P52s" w:date="2025-12-11T20:39:50Z">
        <w:r>
          <w:rPr>
            <w:rFonts w:hint="eastAsia" w:ascii="Times New Roman" w:hAnsi="Times New Roman" w:eastAsia="宋体" w:cs="Times New Roman"/>
            <w:color w:val="000000"/>
            <w:kern w:val="2"/>
            <w:sz w:val="21"/>
            <w:szCs w:val="24"/>
            <w:lang w:val="en-US" w:eastAsia="zh-CN" w:bidi="ar"/>
            <w:rPrChange w:id="1764" w:author="P52s" w:date="2025-12-15T11:42:25Z">
              <w:rPr>
                <w:rFonts w:ascii="宋体" w:hAnsi="宋体" w:eastAsia="宋体" w:cs="宋体"/>
                <w:kern w:val="0"/>
                <w:sz w:val="24"/>
                <w:szCs w:val="24"/>
                <w:lang w:val="en-US" w:eastAsia="zh-CN" w:bidi="ar"/>
              </w:rPr>
            </w:rPrChange>
          </w:rPr>
          <w:t>保持在合理且相近的水平，系统可以更灵活、更统一地响应电网的功率需求。</w:t>
        </w:r>
      </w:ins>
    </w:p>
    <w:p>
      <w:pPr>
        <w:numPr>
          <w:ilvl w:val="-1"/>
          <w:numId w:val="0"/>
        </w:numPr>
        <w:spacing w:line="360" w:lineRule="auto"/>
        <w:rPr>
          <w:del w:id="1767" w:author="P52s" w:date="2025-12-12T06:23:02Z"/>
          <w:rFonts w:hint="default" w:ascii="Times New Roman" w:hAnsi="Times New Roman" w:eastAsia="黑体" w:cs="Times New Roman"/>
          <w:bCs/>
          <w:color w:val="000000"/>
          <w:kern w:val="0"/>
          <w:sz w:val="21"/>
          <w:szCs w:val="15"/>
          <w:lang w:val="en-US" w:eastAsia="zh-CN" w:bidi="ar"/>
          <w:rPrChange w:id="1768" w:author="P52s" w:date="2025-12-15T11:42:45Z">
            <w:rPr>
              <w:del w:id="1769" w:author="P52s" w:date="2025-12-12T06:23:02Z"/>
              <w:rFonts w:hint="eastAsia" w:ascii="方正仿宋_GBK" w:hAnsi="方正仿宋_GBK" w:eastAsia="方正仿宋_GBK" w:cs="方正仿宋_GBK"/>
              <w:kern w:val="2"/>
              <w:sz w:val="24"/>
              <w:szCs w:val="24"/>
              <w:lang w:val="en-US" w:eastAsia="zh-CN" w:bidi="ar"/>
            </w:rPr>
          </w:rPrChange>
        </w:rPr>
        <w:pPrChange w:id="1766" w:author="P52s" w:date="2025-12-15T11:53:37Z">
          <w:pPr>
            <w:numPr>
              <w:ilvl w:val="0"/>
              <w:numId w:val="0"/>
            </w:numPr>
          </w:pPr>
        </w:pPrChange>
      </w:pPr>
      <w:ins w:id="1770" w:author="P52s" w:date="2025-12-15T11:42:50Z">
        <w:r>
          <w:rPr>
            <w:rFonts w:hint="eastAsia" w:ascii="Times New Roman" w:hAnsi="Times New Roman" w:eastAsia="黑体" w:cs="Times New Roman"/>
            <w:bCs/>
            <w:color w:val="000000"/>
            <w:kern w:val="0"/>
            <w:sz w:val="21"/>
            <w:szCs w:val="15"/>
            <w:lang w:val="en-US" w:eastAsia="zh-CN" w:bidi="ar"/>
          </w:rPr>
          <w:t>1</w:t>
        </w:r>
      </w:ins>
      <w:ins w:id="1771" w:author="P52s" w:date="2025-12-15T11:42:51Z">
        <w:r>
          <w:rPr>
            <w:rFonts w:hint="eastAsia" w:ascii="Times New Roman" w:hAnsi="Times New Roman" w:eastAsia="黑体" w:cs="Times New Roman"/>
            <w:bCs/>
            <w:color w:val="000000"/>
            <w:kern w:val="0"/>
            <w:sz w:val="21"/>
            <w:szCs w:val="15"/>
            <w:lang w:val="en-US" w:eastAsia="zh-CN" w:bidi="ar"/>
          </w:rPr>
          <w:t xml:space="preserve">.3 </w:t>
        </w:r>
      </w:ins>
    </w:p>
    <w:p>
      <w:pPr>
        <w:numPr>
          <w:ilvl w:val="-1"/>
          <w:numId w:val="0"/>
        </w:numPr>
        <w:spacing w:line="360" w:lineRule="auto"/>
        <w:rPr>
          <w:ins w:id="1773" w:author="P52s" w:date="2025-12-11T20:30:07Z"/>
          <w:rFonts w:hint="eastAsia" w:ascii="Times New Roman" w:hAnsi="Times New Roman" w:eastAsia="黑体" w:cs="Times New Roman"/>
          <w:bCs/>
          <w:color w:val="000000"/>
          <w:kern w:val="0"/>
          <w:sz w:val="21"/>
          <w:szCs w:val="15"/>
          <w:lang w:val="en-US" w:eastAsia="zh-CN"/>
          <w:rPrChange w:id="1774" w:author="P52s" w:date="2025-12-15T11:42:45Z">
            <w:rPr>
              <w:ins w:id="1775" w:author="P52s" w:date="2025-12-11T20:30:07Z"/>
              <w:rFonts w:hint="default" w:ascii="方正仿宋_GBK" w:hAnsi="方正仿宋_GBK" w:eastAsia="方正仿宋_GBK" w:cs="方正仿宋_GBK"/>
              <w:sz w:val="24"/>
              <w:szCs w:val="24"/>
              <w:lang w:val="en-US" w:eastAsia="zh-CN"/>
            </w:rPr>
          </w:rPrChange>
        </w:rPr>
        <w:pPrChange w:id="1772" w:author="P52s" w:date="2025-12-15T11:53:37Z">
          <w:pPr>
            <w:numPr>
              <w:ilvl w:val="0"/>
              <w:numId w:val="0"/>
            </w:numPr>
          </w:pPr>
        </w:pPrChange>
      </w:pPr>
      <w:del w:id="1776" w:author="P52s" w:date="2025-12-12T08:07:02Z">
        <w:r>
          <w:rPr>
            <w:rFonts w:hint="default" w:ascii="Times New Roman" w:hAnsi="Times New Roman" w:eastAsia="黑体" w:cs="Times New Roman"/>
            <w:bCs/>
            <w:color w:val="000000"/>
            <w:kern w:val="0"/>
            <w:sz w:val="21"/>
            <w:szCs w:val="15"/>
            <w:lang w:val="en-US" w:eastAsia="zh-CN"/>
            <w:rPrChange w:id="1777" w:author="P52s" w:date="2025-12-15T11:42:45Z">
              <w:rPr>
                <w:rFonts w:hint="eastAsia" w:ascii="方正仿宋_GBK" w:hAnsi="方正仿宋_GBK" w:eastAsia="方正仿宋_GBK" w:cs="方正仿宋_GBK"/>
                <w:sz w:val="24"/>
                <w:szCs w:val="24"/>
                <w:lang w:val="en-US" w:eastAsia="zh-CN"/>
              </w:rPr>
            </w:rPrChange>
          </w:rPr>
          <w:delText>（2）任一调度</w:delText>
        </w:r>
      </w:del>
      <w:del w:id="1779" w:author="P52s" w:date="2025-12-12T08:07:02Z">
        <w:r>
          <w:rPr>
            <w:rFonts w:hint="default" w:ascii="Times New Roman" w:hAnsi="Times New Roman" w:eastAsia="黑体" w:cs="Times New Roman"/>
            <w:bCs/>
            <w:color w:val="000000"/>
            <w:kern w:val="0"/>
            <w:sz w:val="21"/>
            <w:szCs w:val="15"/>
            <w:lang w:val="en-US" w:eastAsia="zh-CN"/>
            <w:rPrChange w:id="1780" w:author="P52s" w:date="2025-12-15T11:42:45Z">
              <w:rPr>
                <w:rFonts w:hint="eastAsia" w:ascii="方正仿宋_GBK" w:hAnsi="方正仿宋_GBK" w:eastAsia="方正仿宋_GBK" w:cs="方正仿宋_GBK"/>
                <w:sz w:val="24"/>
                <w:szCs w:val="24"/>
                <w:lang w:val="en-US" w:eastAsia="zh-CN"/>
              </w:rPr>
            </w:rPrChange>
          </w:rPr>
          <w:delText>给定功率下的放电时间最长。</w:delText>
        </w:r>
      </w:del>
      <w:ins w:id="1782" w:author="P52s" w:date="2025-12-12T06:23:22Z">
        <w:r>
          <w:rPr>
            <w:rFonts w:hint="default" w:ascii="Times New Roman" w:hAnsi="Times New Roman" w:eastAsia="黑体" w:cs="Times New Roman"/>
            <w:bCs/>
            <w:color w:val="000000"/>
            <w:kern w:val="0"/>
            <w:sz w:val="21"/>
            <w:szCs w:val="15"/>
            <w:lang w:val="en-US" w:eastAsia="zh-CN"/>
            <w:rPrChange w:id="1783" w:author="P52s" w:date="2025-12-15T11:42:45Z">
              <w:rPr>
                <w:rFonts w:hint="eastAsia" w:ascii="方正仿宋_GBK" w:hAnsi="方正仿宋_GBK" w:eastAsia="方正仿宋_GBK" w:cs="方正仿宋_GBK"/>
                <w:sz w:val="24"/>
                <w:szCs w:val="24"/>
                <w:lang w:val="en-US" w:eastAsia="zh-CN"/>
              </w:rPr>
            </w:rPrChange>
          </w:rPr>
          <w:t>运行</w:t>
        </w:r>
      </w:ins>
      <w:ins w:id="1785" w:author="P52s" w:date="2025-12-12T06:23:24Z">
        <w:r>
          <w:rPr>
            <w:rFonts w:hint="default" w:ascii="Times New Roman" w:hAnsi="Times New Roman" w:eastAsia="黑体" w:cs="Times New Roman"/>
            <w:bCs/>
            <w:color w:val="000000"/>
            <w:kern w:val="0"/>
            <w:sz w:val="21"/>
            <w:szCs w:val="15"/>
            <w:lang w:val="en-US" w:eastAsia="zh-CN"/>
            <w:rPrChange w:id="1786" w:author="P52s" w:date="2025-12-15T11:42:45Z">
              <w:rPr>
                <w:rFonts w:hint="eastAsia" w:ascii="方正仿宋_GBK" w:hAnsi="方正仿宋_GBK" w:eastAsia="方正仿宋_GBK" w:cs="方正仿宋_GBK"/>
                <w:sz w:val="24"/>
                <w:szCs w:val="24"/>
                <w:lang w:val="en-US" w:eastAsia="zh-CN"/>
              </w:rPr>
            </w:rPrChange>
          </w:rPr>
          <w:t>策略</w:t>
        </w:r>
      </w:ins>
      <w:ins w:id="1788" w:author="P52s" w:date="2025-12-12T06:23:26Z">
        <w:r>
          <w:rPr>
            <w:rFonts w:hint="default" w:ascii="Times New Roman" w:hAnsi="Times New Roman" w:eastAsia="黑体" w:cs="Times New Roman"/>
            <w:bCs/>
            <w:color w:val="000000"/>
            <w:kern w:val="0"/>
            <w:sz w:val="21"/>
            <w:szCs w:val="15"/>
            <w:lang w:val="en-US" w:eastAsia="zh-CN"/>
            <w:rPrChange w:id="1789" w:author="P52s" w:date="2025-12-15T11:42:45Z">
              <w:rPr>
                <w:rFonts w:hint="eastAsia" w:ascii="方正仿宋_GBK" w:hAnsi="方正仿宋_GBK" w:eastAsia="方正仿宋_GBK" w:cs="方正仿宋_GBK"/>
                <w:sz w:val="24"/>
                <w:szCs w:val="24"/>
                <w:lang w:val="en-US" w:eastAsia="zh-CN"/>
              </w:rPr>
            </w:rPrChange>
          </w:rPr>
          <w:t>分析</w:t>
        </w:r>
      </w:ins>
    </w:p>
    <w:p>
      <w:pPr>
        <w:widowControl/>
        <w:numPr>
          <w:ilvl w:val="-1"/>
          <w:numId w:val="0"/>
        </w:numPr>
        <w:spacing w:line="360" w:lineRule="auto"/>
        <w:ind w:firstLine="422" w:firstLineChars="200"/>
        <w:textAlignment w:val="center"/>
        <w:rPr>
          <w:ins w:id="1792" w:author="P52s" w:date="2025-12-12T08:08:18Z"/>
          <w:rFonts w:hint="default" w:ascii="Times New Roman" w:hAnsi="Times New Roman" w:eastAsia="宋体" w:cs="Times New Roman"/>
          <w:b/>
          <w:bCs/>
          <w:color w:val="000000"/>
          <w:sz w:val="21"/>
          <w:szCs w:val="24"/>
          <w:lang w:val="en-US" w:eastAsia="zh-CN"/>
          <w:rPrChange w:id="1793" w:author="P52s" w:date="2025-12-15T11:42:57Z">
            <w:rPr>
              <w:ins w:id="1794" w:author="P52s" w:date="2025-12-12T08:08:18Z"/>
              <w:rFonts w:hint="eastAsia" w:ascii="方正仿宋_GBK" w:hAnsi="方正仿宋_GBK" w:eastAsia="方正仿宋_GBK" w:cs="方正仿宋_GBK"/>
              <w:b/>
              <w:bCs/>
              <w:sz w:val="24"/>
              <w:szCs w:val="24"/>
              <w:lang w:val="en-US" w:eastAsia="zh-CN"/>
            </w:rPr>
          </w:rPrChange>
        </w:rPr>
        <w:pPrChange w:id="1791" w:author="P52s" w:date="2025-12-15T11:53:37Z">
          <w:pPr>
            <w:numPr>
              <w:ilvl w:val="0"/>
              <w:numId w:val="0"/>
            </w:numPr>
          </w:pPr>
        </w:pPrChange>
      </w:pPr>
      <w:ins w:id="1795" w:author="P52s" w:date="2025-12-12T08:08:22Z">
        <w:r>
          <w:rPr>
            <w:rFonts w:hint="default" w:ascii="Times New Roman" w:hAnsi="Times New Roman" w:eastAsia="宋体" w:cs="Times New Roman"/>
            <w:b/>
            <w:bCs/>
            <w:color w:val="000000"/>
            <w:sz w:val="21"/>
            <w:szCs w:val="24"/>
            <w:lang w:val="en-US" w:eastAsia="zh-CN"/>
            <w:rPrChange w:id="1796" w:author="P52s" w:date="2025-12-15T11:42:57Z">
              <w:rPr>
                <w:rFonts w:hint="eastAsia" w:ascii="方正仿宋_GBK" w:hAnsi="方正仿宋_GBK" w:eastAsia="方正仿宋_GBK" w:cs="方正仿宋_GBK"/>
                <w:b/>
                <w:bCs/>
                <w:sz w:val="24"/>
                <w:szCs w:val="24"/>
                <w:lang w:val="en-US" w:eastAsia="zh-CN"/>
              </w:rPr>
            </w:rPrChange>
          </w:rPr>
          <w:t>对</w:t>
        </w:r>
      </w:ins>
      <w:ins w:id="1798" w:author="P52s" w:date="2025-12-12T08:11:38Z">
        <w:r>
          <w:rPr>
            <w:rFonts w:hint="default" w:ascii="Times New Roman" w:hAnsi="Times New Roman" w:eastAsia="宋体" w:cs="Times New Roman"/>
            <w:b/>
            <w:bCs/>
            <w:color w:val="000000"/>
            <w:sz w:val="21"/>
            <w:szCs w:val="24"/>
            <w:lang w:val="en-US" w:eastAsia="zh-CN"/>
            <w:rPrChange w:id="1799" w:author="P52s" w:date="2025-12-15T11:42:57Z">
              <w:rPr>
                <w:rFonts w:hint="eastAsia" w:ascii="方正仿宋_GBK" w:hAnsi="方正仿宋_GBK" w:eastAsia="方正仿宋_GBK" w:cs="方正仿宋_GBK"/>
                <w:b/>
                <w:bCs/>
                <w:sz w:val="24"/>
                <w:szCs w:val="24"/>
                <w:lang w:val="en-US" w:eastAsia="zh-CN"/>
              </w:rPr>
            </w:rPrChange>
          </w:rPr>
          <w:t>运行</w:t>
        </w:r>
      </w:ins>
      <w:ins w:id="1801" w:author="P52s" w:date="2025-12-12T08:08:08Z">
        <w:r>
          <w:rPr>
            <w:rFonts w:hint="default" w:ascii="Times New Roman" w:hAnsi="Times New Roman" w:eastAsia="宋体" w:cs="Times New Roman"/>
            <w:b/>
            <w:bCs/>
            <w:color w:val="000000"/>
            <w:sz w:val="21"/>
            <w:szCs w:val="24"/>
            <w:lang w:val="en-US" w:eastAsia="zh-CN"/>
            <w:rPrChange w:id="1802" w:author="P52s" w:date="2025-12-15T11:42:57Z">
              <w:rPr>
                <w:rFonts w:hint="eastAsia" w:ascii="方正仿宋_GBK" w:hAnsi="方正仿宋_GBK" w:eastAsia="方正仿宋_GBK" w:cs="方正仿宋_GBK"/>
                <w:sz w:val="24"/>
                <w:szCs w:val="24"/>
                <w:lang w:val="en-US" w:eastAsia="zh-CN"/>
              </w:rPr>
            </w:rPrChange>
          </w:rPr>
          <w:t>原则1</w:t>
        </w:r>
      </w:ins>
      <w:ins w:id="1804" w:author="P52s" w:date="2025-12-12T08:08:10Z">
        <w:r>
          <w:rPr>
            <w:rFonts w:hint="default" w:ascii="Times New Roman" w:hAnsi="Times New Roman" w:eastAsia="宋体" w:cs="Times New Roman"/>
            <w:b/>
            <w:bCs/>
            <w:color w:val="000000"/>
            <w:sz w:val="21"/>
            <w:szCs w:val="24"/>
            <w:lang w:val="en-US" w:eastAsia="zh-CN"/>
            <w:rPrChange w:id="1805" w:author="P52s" w:date="2025-12-15T11:42:57Z">
              <w:rPr>
                <w:rFonts w:hint="eastAsia" w:ascii="方正仿宋_GBK" w:hAnsi="方正仿宋_GBK" w:eastAsia="方正仿宋_GBK" w:cs="方正仿宋_GBK"/>
                <w:sz w:val="24"/>
                <w:szCs w:val="24"/>
                <w:lang w:val="en-US" w:eastAsia="zh-CN"/>
              </w:rPr>
            </w:rPrChange>
          </w:rPr>
          <w:t>的</w:t>
        </w:r>
      </w:ins>
      <w:ins w:id="1807" w:author="P52s" w:date="2025-12-12T08:08:11Z">
        <w:r>
          <w:rPr>
            <w:rFonts w:hint="default" w:ascii="Times New Roman" w:hAnsi="Times New Roman" w:eastAsia="宋体" w:cs="Times New Roman"/>
            <w:b/>
            <w:bCs/>
            <w:color w:val="000000"/>
            <w:sz w:val="21"/>
            <w:szCs w:val="24"/>
            <w:lang w:val="en-US" w:eastAsia="zh-CN"/>
            <w:rPrChange w:id="1808" w:author="P52s" w:date="2025-12-15T11:42:57Z">
              <w:rPr>
                <w:rFonts w:hint="eastAsia" w:ascii="方正仿宋_GBK" w:hAnsi="方正仿宋_GBK" w:eastAsia="方正仿宋_GBK" w:cs="方正仿宋_GBK"/>
                <w:sz w:val="24"/>
                <w:szCs w:val="24"/>
                <w:lang w:val="en-US" w:eastAsia="zh-CN"/>
              </w:rPr>
            </w:rPrChange>
          </w:rPr>
          <w:t>分析</w:t>
        </w:r>
      </w:ins>
      <w:ins w:id="1810" w:author="P52s" w:date="2025-12-12T08:08:12Z">
        <w:r>
          <w:rPr>
            <w:rFonts w:hint="default" w:ascii="Times New Roman" w:hAnsi="Times New Roman" w:eastAsia="宋体" w:cs="Times New Roman"/>
            <w:b/>
            <w:bCs/>
            <w:color w:val="000000"/>
            <w:sz w:val="21"/>
            <w:szCs w:val="24"/>
            <w:lang w:val="en-US" w:eastAsia="zh-CN"/>
            <w:rPrChange w:id="1811" w:author="P52s" w:date="2025-12-15T11:42:57Z">
              <w:rPr>
                <w:rFonts w:hint="eastAsia" w:ascii="方正仿宋_GBK" w:hAnsi="方正仿宋_GBK" w:eastAsia="方正仿宋_GBK" w:cs="方正仿宋_GBK"/>
                <w:sz w:val="24"/>
                <w:szCs w:val="24"/>
                <w:lang w:val="en-US" w:eastAsia="zh-CN"/>
              </w:rPr>
            </w:rPrChange>
          </w:rPr>
          <w:t>：</w:t>
        </w:r>
      </w:ins>
    </w:p>
    <w:p>
      <w:pPr>
        <w:widowControl/>
        <w:numPr>
          <w:ilvl w:val="-1"/>
          <w:numId w:val="0"/>
        </w:numPr>
        <w:spacing w:line="360" w:lineRule="auto"/>
        <w:ind w:firstLine="420" w:firstLineChars="200"/>
        <w:textAlignment w:val="center"/>
        <w:rPr>
          <w:ins w:id="1814" w:author="P52s" w:date="2025-12-12T09:19:35Z"/>
          <w:rFonts w:hint="eastAsia" w:ascii="Times New Roman" w:hAnsi="Times New Roman" w:eastAsia="宋体" w:cs="Times New Roman"/>
          <w:color w:val="000000"/>
          <w:sz w:val="21"/>
          <w:szCs w:val="24"/>
          <w:lang w:val="en-US" w:eastAsia="zh-CN" w:bidi="ar"/>
          <w:rPrChange w:id="1815" w:author="P52s" w:date="2025-12-15T11:43:07Z">
            <w:rPr>
              <w:ins w:id="1816" w:author="P52s" w:date="2025-12-12T09:19:35Z"/>
              <w:rFonts w:hint="default" w:ascii="方正仿宋_GBK" w:hAnsi="方正仿宋_GBK" w:eastAsia="方正仿宋_GBK" w:cs="方正仿宋_GBK"/>
              <w:sz w:val="24"/>
              <w:szCs w:val="24"/>
              <w:lang w:val="en-US" w:eastAsia="zh-CN"/>
            </w:rPr>
          </w:rPrChange>
        </w:rPr>
        <w:pPrChange w:id="1813" w:author="P52s" w:date="2025-12-15T11:43:07Z">
          <w:pPr>
            <w:numPr>
              <w:ilvl w:val="0"/>
              <w:numId w:val="0"/>
            </w:numPr>
          </w:pPr>
        </w:pPrChange>
      </w:pPr>
      <w:ins w:id="1817" w:author="P52s" w:date="2025-12-12T08:08:37Z">
        <w:r>
          <w:rPr>
            <w:rFonts w:hint="eastAsia" w:ascii="Times New Roman" w:hAnsi="Times New Roman" w:eastAsia="宋体" w:cs="Times New Roman"/>
            <w:b w:val="0"/>
            <w:bCs w:val="0"/>
            <w:color w:val="000000"/>
            <w:sz w:val="21"/>
            <w:szCs w:val="24"/>
            <w:lang w:val="en-US" w:eastAsia="zh-CN" w:bidi="ar"/>
            <w:rPrChange w:id="1818" w:author="P52s" w:date="2025-12-15T11:43:07Z">
              <w:rPr>
                <w:rFonts w:hint="eastAsia" w:ascii="方正仿宋_GBK" w:hAnsi="方正仿宋_GBK" w:eastAsia="方正仿宋_GBK" w:cs="方正仿宋_GBK"/>
                <w:b/>
                <w:bCs/>
                <w:sz w:val="24"/>
                <w:szCs w:val="24"/>
                <w:lang w:val="en-US" w:eastAsia="zh-CN"/>
              </w:rPr>
            </w:rPrChange>
          </w:rPr>
          <w:t>当</w:t>
        </w:r>
      </w:ins>
      <w:ins w:id="1820" w:author="P52s" w:date="2025-12-12T08:08:41Z">
        <w:r>
          <w:rPr>
            <w:rFonts w:hint="eastAsia" w:ascii="Times New Roman" w:hAnsi="Times New Roman" w:eastAsia="宋体" w:cs="Times New Roman"/>
            <w:b w:val="0"/>
            <w:bCs w:val="0"/>
            <w:color w:val="000000"/>
            <w:sz w:val="21"/>
            <w:szCs w:val="24"/>
            <w:lang w:val="en-US" w:eastAsia="zh-CN" w:bidi="ar"/>
            <w:rPrChange w:id="1821" w:author="P52s" w:date="2025-12-15T11:43:07Z">
              <w:rPr>
                <w:rFonts w:hint="eastAsia" w:ascii="方正仿宋_GBK" w:hAnsi="方正仿宋_GBK" w:eastAsia="方正仿宋_GBK" w:cs="方正仿宋_GBK"/>
                <w:b/>
                <w:bCs/>
                <w:sz w:val="24"/>
                <w:szCs w:val="24"/>
                <w:lang w:val="en-US" w:eastAsia="zh-CN"/>
              </w:rPr>
            </w:rPrChange>
          </w:rPr>
          <w:t>电力</w:t>
        </w:r>
      </w:ins>
      <w:ins w:id="1823" w:author="P52s" w:date="2025-12-12T08:08:43Z">
        <w:r>
          <w:rPr>
            <w:rFonts w:hint="eastAsia" w:ascii="Times New Roman" w:hAnsi="Times New Roman" w:eastAsia="宋体" w:cs="Times New Roman"/>
            <w:b w:val="0"/>
            <w:bCs w:val="0"/>
            <w:color w:val="000000"/>
            <w:sz w:val="21"/>
            <w:szCs w:val="24"/>
            <w:lang w:val="en-US" w:eastAsia="zh-CN" w:bidi="ar"/>
            <w:rPrChange w:id="1824" w:author="P52s" w:date="2025-12-15T11:43:07Z">
              <w:rPr>
                <w:rFonts w:hint="eastAsia" w:ascii="方正仿宋_GBK" w:hAnsi="方正仿宋_GBK" w:eastAsia="方正仿宋_GBK" w:cs="方正仿宋_GBK"/>
                <w:b/>
                <w:bCs/>
                <w:sz w:val="24"/>
                <w:szCs w:val="24"/>
                <w:lang w:val="en-US" w:eastAsia="zh-CN"/>
              </w:rPr>
            </w:rPrChange>
          </w:rPr>
          <w:t>调度</w:t>
        </w:r>
      </w:ins>
      <w:ins w:id="1826" w:author="P52s" w:date="2025-12-12T08:08:44Z">
        <w:r>
          <w:rPr>
            <w:rFonts w:hint="eastAsia" w:ascii="Times New Roman" w:hAnsi="Times New Roman" w:eastAsia="宋体" w:cs="Times New Roman"/>
            <w:b w:val="0"/>
            <w:bCs w:val="0"/>
            <w:color w:val="000000"/>
            <w:sz w:val="21"/>
            <w:szCs w:val="24"/>
            <w:lang w:val="en-US" w:eastAsia="zh-CN" w:bidi="ar"/>
            <w:rPrChange w:id="1827" w:author="P52s" w:date="2025-12-15T11:43:07Z">
              <w:rPr>
                <w:rFonts w:hint="eastAsia" w:ascii="方正仿宋_GBK" w:hAnsi="方正仿宋_GBK" w:eastAsia="方正仿宋_GBK" w:cs="方正仿宋_GBK"/>
                <w:b/>
                <w:bCs/>
                <w:sz w:val="24"/>
                <w:szCs w:val="24"/>
                <w:lang w:val="en-US" w:eastAsia="zh-CN"/>
              </w:rPr>
            </w:rPrChange>
          </w:rPr>
          <w:t>下发</w:t>
        </w:r>
      </w:ins>
      <w:ins w:id="1829" w:author="P52s" w:date="2025-12-12T08:08:45Z">
        <w:r>
          <w:rPr>
            <w:rFonts w:hint="eastAsia" w:ascii="Times New Roman" w:hAnsi="Times New Roman" w:eastAsia="宋体" w:cs="Times New Roman"/>
            <w:b w:val="0"/>
            <w:bCs w:val="0"/>
            <w:color w:val="000000"/>
            <w:sz w:val="21"/>
            <w:szCs w:val="24"/>
            <w:lang w:val="en-US" w:eastAsia="zh-CN" w:bidi="ar"/>
            <w:rPrChange w:id="1830" w:author="P52s" w:date="2025-12-15T11:43:07Z">
              <w:rPr>
                <w:rFonts w:hint="eastAsia" w:ascii="方正仿宋_GBK" w:hAnsi="方正仿宋_GBK" w:eastAsia="方正仿宋_GBK" w:cs="方正仿宋_GBK"/>
                <w:b/>
                <w:bCs/>
                <w:sz w:val="24"/>
                <w:szCs w:val="24"/>
                <w:lang w:val="en-US" w:eastAsia="zh-CN"/>
              </w:rPr>
            </w:rPrChange>
          </w:rPr>
          <w:t>某个</w:t>
        </w:r>
      </w:ins>
      <w:ins w:id="1832" w:author="P52s" w:date="2025-12-12T08:08:46Z">
        <w:r>
          <w:rPr>
            <w:rFonts w:hint="eastAsia" w:ascii="Times New Roman" w:hAnsi="Times New Roman" w:eastAsia="宋体" w:cs="Times New Roman"/>
            <w:b w:val="0"/>
            <w:bCs w:val="0"/>
            <w:color w:val="000000"/>
            <w:sz w:val="21"/>
            <w:szCs w:val="24"/>
            <w:lang w:val="en-US" w:eastAsia="zh-CN" w:bidi="ar"/>
            <w:rPrChange w:id="1833" w:author="P52s" w:date="2025-12-15T11:43:07Z">
              <w:rPr>
                <w:rFonts w:hint="eastAsia" w:ascii="方正仿宋_GBK" w:hAnsi="方正仿宋_GBK" w:eastAsia="方正仿宋_GBK" w:cs="方正仿宋_GBK"/>
                <w:b/>
                <w:bCs/>
                <w:sz w:val="24"/>
                <w:szCs w:val="24"/>
                <w:lang w:val="en-US" w:eastAsia="zh-CN"/>
              </w:rPr>
            </w:rPrChange>
          </w:rPr>
          <w:t>功率</w:t>
        </w:r>
      </w:ins>
      <w:ins w:id="1835" w:author="P52s" w:date="2025-12-12T08:08:48Z">
        <w:r>
          <w:rPr>
            <w:rFonts w:hint="eastAsia" w:ascii="Times New Roman" w:hAnsi="Times New Roman" w:eastAsia="宋体" w:cs="Times New Roman"/>
            <w:b w:val="0"/>
            <w:bCs w:val="0"/>
            <w:color w:val="000000"/>
            <w:sz w:val="21"/>
            <w:szCs w:val="24"/>
            <w:lang w:val="en-US" w:eastAsia="zh-CN" w:bidi="ar"/>
            <w:rPrChange w:id="1836" w:author="P52s" w:date="2025-12-15T11:43:07Z">
              <w:rPr>
                <w:rFonts w:hint="eastAsia" w:ascii="方正仿宋_GBK" w:hAnsi="方正仿宋_GBK" w:eastAsia="方正仿宋_GBK" w:cs="方正仿宋_GBK"/>
                <w:b/>
                <w:bCs/>
                <w:sz w:val="24"/>
                <w:szCs w:val="24"/>
                <w:lang w:val="en-US" w:eastAsia="zh-CN"/>
              </w:rPr>
            </w:rPrChange>
          </w:rPr>
          <w:t>指令</w:t>
        </w:r>
      </w:ins>
      <w:ins w:id="1838" w:author="P52s" w:date="2025-12-12T08:08:59Z"/>
      <w:ins w:id="1841" w:author="P52s" w:date="2025-12-12T08:08:59Z"/>
      <w:ins w:id="1844" w:author="P52s" w:date="2025-12-12T08:08:59Z"/>
      <w:ins w:id="1847" w:author="P52s" w:date="2025-12-12T08:08:59Z">
        <w:r>
          <w:rPr>
            <w:rFonts w:hint="eastAsia" w:ascii="Times New Roman" w:hAnsi="Times New Roman" w:eastAsia="宋体" w:cs="Times New Roman"/>
            <w:color w:val="000000"/>
            <w:sz w:val="21"/>
            <w:szCs w:val="24"/>
            <w:lang w:val="en-US" w:eastAsia="zh-CN" w:bidi="ar"/>
            <w:rPrChange w:id="1851" w:author="P52s" w:date="2025-12-15T11:43:07Z">
              <w:rPr>
                <w:rFonts w:hint="eastAsia" w:ascii="方正仿宋_GBK" w:hAnsi="方正仿宋_GBK" w:eastAsia="方正仿宋_GBK" w:cs="方正仿宋_GBK"/>
                <w:sz w:val="24"/>
                <w:szCs w:val="24"/>
                <w:lang w:val="en-US" w:eastAsia="zh-CN"/>
              </w:rPr>
            </w:rPrChange>
          </w:rPr>
          <w:object>
            <v:shape id="_x0000_i1043" o:spt="75" type="#_x0000_t75" style="height:16pt;width:29pt;" o:ole="t" filled="f" o:preferrelative="t" stroked="f" coordsize="21600,21600">
              <v:path/>
              <v:fill on="f" focussize="0,0"/>
              <v:stroke on="f"/>
              <v:imagedata r:id="rId40" o:title=""/>
              <o:lock v:ext="edit" aspectratio="t"/>
              <w10:wrap type="none"/>
              <w10:anchorlock/>
            </v:shape>
            <o:OLEObject Type="Embed" ProgID="DSEquations" ShapeID="_x0000_i1043" DrawAspect="Content" ObjectID="_1468075743" r:id="rId39">
              <o:LockedField>false</o:LockedField>
            </o:OLEObject>
          </w:object>
        </w:r>
      </w:ins>
      <w:ins w:id="1853" w:author="P52s" w:date="2025-12-12T08:08:59Z"/>
      <w:ins w:id="1856" w:author="P52s" w:date="2025-12-12T08:11:07Z">
        <w:r>
          <w:rPr>
            <w:rFonts w:hint="eastAsia" w:ascii="Times New Roman" w:hAnsi="Times New Roman" w:eastAsia="宋体" w:cs="Times New Roman"/>
            <w:color w:val="000000"/>
            <w:sz w:val="21"/>
            <w:szCs w:val="24"/>
            <w:lang w:val="en-US" w:eastAsia="zh-CN" w:bidi="ar"/>
            <w:rPrChange w:id="1857" w:author="P52s" w:date="2025-12-15T11:43:07Z">
              <w:rPr>
                <w:rFonts w:hint="eastAsia" w:ascii="方正仿宋_GBK" w:hAnsi="方正仿宋_GBK" w:eastAsia="方正仿宋_GBK" w:cs="方正仿宋_GBK"/>
                <w:sz w:val="24"/>
                <w:szCs w:val="24"/>
                <w:lang w:val="en-US" w:eastAsia="zh-CN"/>
              </w:rPr>
            </w:rPrChange>
          </w:rPr>
          <w:t>，</w:t>
        </w:r>
      </w:ins>
      <w:ins w:id="1859" w:author="P52s" w:date="2025-12-12T08:11:51Z">
        <w:r>
          <w:rPr>
            <w:rFonts w:hint="eastAsia" w:ascii="Times New Roman" w:hAnsi="Times New Roman" w:eastAsia="宋体" w:cs="Times New Roman"/>
            <w:color w:val="000000"/>
            <w:sz w:val="21"/>
            <w:szCs w:val="24"/>
            <w:lang w:val="en-US" w:eastAsia="zh-CN" w:bidi="ar"/>
            <w:rPrChange w:id="1860" w:author="P52s" w:date="2025-12-15T11:43:07Z">
              <w:rPr>
                <w:rFonts w:hint="eastAsia" w:ascii="方正仿宋_GBK" w:hAnsi="方正仿宋_GBK" w:eastAsia="方正仿宋_GBK" w:cs="方正仿宋_GBK"/>
                <w:sz w:val="24"/>
                <w:szCs w:val="24"/>
                <w:lang w:val="en-US" w:eastAsia="zh-CN"/>
              </w:rPr>
            </w:rPrChange>
          </w:rPr>
          <w:t>如</w:t>
        </w:r>
      </w:ins>
      <w:ins w:id="1862" w:author="P52s" w:date="2025-12-12T08:11:59Z">
        <w:r>
          <w:rPr>
            <w:rFonts w:hint="eastAsia" w:ascii="Times New Roman" w:hAnsi="Times New Roman" w:eastAsia="宋体" w:cs="Times New Roman"/>
            <w:color w:val="000000"/>
            <w:sz w:val="21"/>
            <w:szCs w:val="24"/>
            <w:lang w:val="en-US" w:eastAsia="zh-CN" w:bidi="ar"/>
            <w:rPrChange w:id="1863" w:author="P52s" w:date="2025-12-15T11:43:07Z">
              <w:rPr>
                <w:rFonts w:hint="eastAsia" w:ascii="方正仿宋_GBK" w:hAnsi="方正仿宋_GBK" w:eastAsia="方正仿宋_GBK" w:cs="方正仿宋_GBK"/>
                <w:sz w:val="24"/>
                <w:szCs w:val="24"/>
                <w:lang w:val="en-US" w:eastAsia="zh-CN"/>
              </w:rPr>
            </w:rPrChange>
          </w:rPr>
          <w:t>储能</w:t>
        </w:r>
      </w:ins>
      <w:ins w:id="1865" w:author="P52s" w:date="2025-12-12T08:12:00Z">
        <w:r>
          <w:rPr>
            <w:rFonts w:hint="eastAsia" w:ascii="Times New Roman" w:hAnsi="Times New Roman" w:eastAsia="宋体" w:cs="Times New Roman"/>
            <w:color w:val="000000"/>
            <w:sz w:val="21"/>
            <w:szCs w:val="24"/>
            <w:lang w:val="en-US" w:eastAsia="zh-CN" w:bidi="ar"/>
            <w:rPrChange w:id="1866" w:author="P52s" w:date="2025-12-15T11:43:07Z">
              <w:rPr>
                <w:rFonts w:hint="eastAsia" w:ascii="方正仿宋_GBK" w:hAnsi="方正仿宋_GBK" w:eastAsia="方正仿宋_GBK" w:cs="方正仿宋_GBK"/>
                <w:sz w:val="24"/>
                <w:szCs w:val="24"/>
                <w:lang w:val="en-US" w:eastAsia="zh-CN"/>
              </w:rPr>
            </w:rPrChange>
          </w:rPr>
          <w:t>电站</w:t>
        </w:r>
      </w:ins>
      <w:ins w:id="1868" w:author="P52s" w:date="2025-12-12T08:15:06Z">
        <w:r>
          <w:rPr>
            <w:rFonts w:hint="eastAsia" w:ascii="Times New Roman" w:hAnsi="Times New Roman" w:eastAsia="宋体" w:cs="Times New Roman"/>
            <w:color w:val="000000"/>
            <w:sz w:val="21"/>
            <w:szCs w:val="24"/>
            <w:lang w:val="en-US" w:eastAsia="zh-CN" w:bidi="ar"/>
            <w:rPrChange w:id="1869" w:author="P52s" w:date="2025-12-15T11:43:07Z">
              <w:rPr>
                <w:rFonts w:hint="eastAsia" w:ascii="方正仿宋_GBK" w:hAnsi="方正仿宋_GBK" w:eastAsia="方正仿宋_GBK" w:cs="方正仿宋_GBK"/>
                <w:sz w:val="24"/>
                <w:szCs w:val="24"/>
                <w:lang w:val="en-US" w:eastAsia="zh-CN"/>
              </w:rPr>
            </w:rPrChange>
          </w:rPr>
          <w:t>此时</w:t>
        </w:r>
      </w:ins>
      <w:ins w:id="1871" w:author="P52s" w:date="2025-12-12T08:12:15Z">
        <w:r>
          <w:rPr>
            <w:rFonts w:hint="eastAsia" w:ascii="Times New Roman" w:hAnsi="Times New Roman" w:eastAsia="宋体" w:cs="Times New Roman"/>
            <w:color w:val="000000"/>
            <w:sz w:val="21"/>
            <w:szCs w:val="24"/>
            <w:lang w:val="en-US" w:eastAsia="zh-CN" w:bidi="ar"/>
            <w:rPrChange w:id="1872" w:author="P52s" w:date="2025-12-15T11:43:07Z">
              <w:rPr>
                <w:rFonts w:hint="eastAsia" w:ascii="方正仿宋_GBK" w:hAnsi="方正仿宋_GBK" w:eastAsia="方正仿宋_GBK" w:cs="方正仿宋_GBK"/>
                <w:sz w:val="24"/>
                <w:szCs w:val="24"/>
                <w:lang w:val="en-US" w:eastAsia="zh-CN"/>
              </w:rPr>
            </w:rPrChange>
          </w:rPr>
          <w:t>可用</w:t>
        </w:r>
      </w:ins>
      <w:ins w:id="1874" w:author="P52s" w:date="2025-12-12T08:12:19Z">
        <w:r>
          <w:rPr>
            <w:rFonts w:hint="eastAsia" w:ascii="Times New Roman" w:hAnsi="Times New Roman" w:eastAsia="宋体" w:cs="Times New Roman"/>
            <w:color w:val="000000"/>
            <w:sz w:val="21"/>
            <w:szCs w:val="24"/>
            <w:lang w:val="en-US" w:eastAsia="zh-CN" w:bidi="ar"/>
            <w:rPrChange w:id="1875" w:author="P52s" w:date="2025-12-15T11:43:07Z">
              <w:rPr>
                <w:rFonts w:hint="eastAsia" w:ascii="方正仿宋_GBK" w:hAnsi="方正仿宋_GBK" w:eastAsia="方正仿宋_GBK" w:cs="方正仿宋_GBK"/>
                <w:sz w:val="24"/>
                <w:szCs w:val="24"/>
                <w:lang w:val="en-US" w:eastAsia="zh-CN"/>
              </w:rPr>
            </w:rPrChange>
          </w:rPr>
          <w:t>能量</w:t>
        </w:r>
      </w:ins>
      <w:ins w:id="1877" w:author="P52s" w:date="2025-12-12T08:12:23Z">
        <w:r>
          <w:rPr>
            <w:rFonts w:hint="eastAsia" w:ascii="Times New Roman" w:hAnsi="Times New Roman" w:eastAsia="宋体" w:cs="Times New Roman"/>
            <w:color w:val="000000"/>
            <w:sz w:val="21"/>
            <w:szCs w:val="24"/>
            <w:lang w:val="en-US" w:eastAsia="zh-CN" w:bidi="ar"/>
            <w:rPrChange w:id="1878" w:author="P52s" w:date="2025-12-15T11:43:07Z">
              <w:rPr>
                <w:rFonts w:hint="eastAsia" w:ascii="方正仿宋_GBK" w:hAnsi="方正仿宋_GBK" w:eastAsia="方正仿宋_GBK" w:cs="方正仿宋_GBK"/>
                <w:sz w:val="24"/>
                <w:szCs w:val="24"/>
                <w:lang w:val="en-US" w:eastAsia="zh-CN"/>
              </w:rPr>
            </w:rPrChange>
          </w:rPr>
          <w:t>为</w:t>
        </w:r>
      </w:ins>
      <w:ins w:id="1880" w:author="P52s" w:date="2025-12-12T08:12:25Z">
        <w:r>
          <w:rPr>
            <w:rFonts w:hint="eastAsia" w:ascii="Times New Roman" w:hAnsi="Times New Roman" w:eastAsia="宋体" w:cs="Times New Roman"/>
            <w:color w:val="000000"/>
            <w:sz w:val="21"/>
            <w:szCs w:val="24"/>
            <w:lang w:val="en-US" w:eastAsia="zh-CN" w:bidi="ar"/>
            <w:rPrChange w:id="1881" w:author="P52s" w:date="2025-12-15T11:43:07Z">
              <w:rPr>
                <w:rFonts w:hint="eastAsia" w:ascii="方正仿宋_GBK" w:hAnsi="方正仿宋_GBK" w:eastAsia="方正仿宋_GBK" w:cs="方正仿宋_GBK"/>
                <w:sz w:val="24"/>
                <w:szCs w:val="24"/>
                <w:lang w:val="en-US" w:eastAsia="zh-CN"/>
              </w:rPr>
            </w:rPrChange>
          </w:rPr>
          <w:t>各</w:t>
        </w:r>
      </w:ins>
      <w:ins w:id="1883" w:author="P52s" w:date="2025-12-12T08:12:26Z">
        <w:r>
          <w:rPr>
            <w:rFonts w:hint="eastAsia" w:ascii="Times New Roman" w:hAnsi="Times New Roman" w:eastAsia="宋体" w:cs="Times New Roman"/>
            <w:color w:val="000000"/>
            <w:sz w:val="21"/>
            <w:szCs w:val="24"/>
            <w:lang w:val="en-US" w:eastAsia="zh-CN" w:bidi="ar"/>
            <w:rPrChange w:id="1884" w:author="P52s" w:date="2025-12-15T11:43:07Z">
              <w:rPr>
                <w:rFonts w:hint="eastAsia" w:ascii="方正仿宋_GBK" w:hAnsi="方正仿宋_GBK" w:eastAsia="方正仿宋_GBK" w:cs="方正仿宋_GBK"/>
                <w:sz w:val="24"/>
                <w:szCs w:val="24"/>
                <w:lang w:val="en-US" w:eastAsia="zh-CN"/>
              </w:rPr>
            </w:rPrChange>
          </w:rPr>
          <w:t>储能</w:t>
        </w:r>
      </w:ins>
      <w:ins w:id="1886" w:author="P52s" w:date="2025-12-12T08:12:27Z">
        <w:r>
          <w:rPr>
            <w:rFonts w:hint="eastAsia" w:ascii="Times New Roman" w:hAnsi="Times New Roman" w:eastAsia="宋体" w:cs="Times New Roman"/>
            <w:color w:val="000000"/>
            <w:sz w:val="21"/>
            <w:szCs w:val="24"/>
            <w:lang w:val="en-US" w:eastAsia="zh-CN" w:bidi="ar"/>
            <w:rPrChange w:id="1887" w:author="P52s" w:date="2025-12-15T11:43:07Z">
              <w:rPr>
                <w:rFonts w:hint="eastAsia" w:ascii="方正仿宋_GBK" w:hAnsi="方正仿宋_GBK" w:eastAsia="方正仿宋_GBK" w:cs="方正仿宋_GBK"/>
                <w:sz w:val="24"/>
                <w:szCs w:val="24"/>
                <w:lang w:val="en-US" w:eastAsia="zh-CN"/>
              </w:rPr>
            </w:rPrChange>
          </w:rPr>
          <w:t>系统</w:t>
        </w:r>
      </w:ins>
      <w:ins w:id="1889" w:author="P52s" w:date="2025-12-12T08:12:29Z">
        <w:r>
          <w:rPr>
            <w:rFonts w:hint="eastAsia" w:ascii="Times New Roman" w:hAnsi="Times New Roman" w:eastAsia="宋体" w:cs="Times New Roman"/>
            <w:color w:val="000000"/>
            <w:sz w:val="21"/>
            <w:szCs w:val="24"/>
            <w:lang w:val="en-US" w:eastAsia="zh-CN" w:bidi="ar"/>
            <w:rPrChange w:id="1890" w:author="P52s" w:date="2025-12-15T11:43:07Z">
              <w:rPr>
                <w:rFonts w:hint="eastAsia" w:ascii="方正仿宋_GBK" w:hAnsi="方正仿宋_GBK" w:eastAsia="方正仿宋_GBK" w:cs="方正仿宋_GBK"/>
                <w:sz w:val="24"/>
                <w:szCs w:val="24"/>
                <w:lang w:val="en-US" w:eastAsia="zh-CN"/>
              </w:rPr>
            </w:rPrChange>
          </w:rPr>
          <w:t>可用</w:t>
        </w:r>
      </w:ins>
      <w:ins w:id="1892" w:author="P52s" w:date="2025-12-12T08:12:36Z">
        <w:r>
          <w:rPr>
            <w:rFonts w:hint="eastAsia" w:ascii="Times New Roman" w:hAnsi="Times New Roman" w:eastAsia="宋体" w:cs="Times New Roman"/>
            <w:color w:val="000000"/>
            <w:sz w:val="21"/>
            <w:szCs w:val="24"/>
            <w:lang w:val="en-US" w:eastAsia="zh-CN" w:bidi="ar"/>
            <w:rPrChange w:id="1893" w:author="P52s" w:date="2025-12-15T11:43:07Z">
              <w:rPr>
                <w:rFonts w:hint="eastAsia" w:ascii="方正仿宋_GBK" w:hAnsi="方正仿宋_GBK" w:eastAsia="方正仿宋_GBK" w:cs="方正仿宋_GBK"/>
                <w:sz w:val="24"/>
                <w:szCs w:val="24"/>
                <w:lang w:val="en-US" w:eastAsia="zh-CN"/>
              </w:rPr>
            </w:rPrChange>
          </w:rPr>
          <w:t>能量</w:t>
        </w:r>
      </w:ins>
      <w:ins w:id="1895" w:author="P52s" w:date="2025-12-12T08:12:37Z">
        <w:r>
          <w:rPr>
            <w:rFonts w:hint="eastAsia" w:ascii="Times New Roman" w:hAnsi="Times New Roman" w:eastAsia="宋体" w:cs="Times New Roman"/>
            <w:color w:val="000000"/>
            <w:sz w:val="21"/>
            <w:szCs w:val="24"/>
            <w:lang w:val="en-US" w:eastAsia="zh-CN" w:bidi="ar"/>
            <w:rPrChange w:id="1896" w:author="P52s" w:date="2025-12-15T11:43:07Z">
              <w:rPr>
                <w:rFonts w:hint="eastAsia" w:ascii="方正仿宋_GBK" w:hAnsi="方正仿宋_GBK" w:eastAsia="方正仿宋_GBK" w:cs="方正仿宋_GBK"/>
                <w:sz w:val="24"/>
                <w:szCs w:val="24"/>
                <w:lang w:val="en-US" w:eastAsia="zh-CN"/>
              </w:rPr>
            </w:rPrChange>
          </w:rPr>
          <w:t>之和</w:t>
        </w:r>
      </w:ins>
      <w:ins w:id="1898" w:author="P52s" w:date="2025-12-12T08:12:38Z">
        <w:r>
          <w:rPr>
            <w:rFonts w:hint="eastAsia" w:ascii="Times New Roman" w:hAnsi="Times New Roman" w:eastAsia="宋体" w:cs="Times New Roman"/>
            <w:color w:val="000000"/>
            <w:sz w:val="21"/>
            <w:szCs w:val="24"/>
            <w:lang w:val="en-US" w:eastAsia="zh-CN" w:bidi="ar"/>
            <w:rPrChange w:id="1899" w:author="P52s" w:date="2025-12-15T11:43:07Z">
              <w:rPr>
                <w:rFonts w:hint="eastAsia" w:ascii="方正仿宋_GBK" w:hAnsi="方正仿宋_GBK" w:eastAsia="方正仿宋_GBK" w:cs="方正仿宋_GBK"/>
                <w:sz w:val="24"/>
                <w:szCs w:val="24"/>
                <w:lang w:val="en-US" w:eastAsia="zh-CN"/>
              </w:rPr>
            </w:rPrChange>
          </w:rPr>
          <w:t>，</w:t>
        </w:r>
      </w:ins>
      <w:ins w:id="1901" w:author="P52s" w:date="2025-12-12T08:12:39Z">
        <w:r>
          <w:rPr>
            <w:rFonts w:hint="eastAsia" w:ascii="Times New Roman" w:hAnsi="Times New Roman" w:eastAsia="宋体" w:cs="Times New Roman"/>
            <w:color w:val="000000"/>
            <w:sz w:val="21"/>
            <w:szCs w:val="24"/>
            <w:lang w:val="en-US" w:eastAsia="zh-CN" w:bidi="ar"/>
            <w:rPrChange w:id="1902" w:author="P52s" w:date="2025-12-15T11:43:07Z">
              <w:rPr>
                <w:rFonts w:hint="eastAsia" w:ascii="方正仿宋_GBK" w:hAnsi="方正仿宋_GBK" w:eastAsia="方正仿宋_GBK" w:cs="方正仿宋_GBK"/>
                <w:sz w:val="24"/>
                <w:szCs w:val="24"/>
                <w:lang w:val="en-US" w:eastAsia="zh-CN"/>
              </w:rPr>
            </w:rPrChange>
          </w:rPr>
          <w:t>即</w:t>
        </w:r>
      </w:ins>
      <w:ins w:id="1904" w:author="P52s" w:date="2025-12-12T08:12:44Z"/>
      <w:ins w:id="1907" w:author="P52s" w:date="2025-12-12T08:12:44Z"/>
      <w:ins w:id="1910" w:author="P52s" w:date="2025-12-12T08:12:44Z"/>
      <w:ins w:id="1913" w:author="P52s" w:date="2025-12-12T08:12:44Z">
        <w:r>
          <w:rPr>
            <w:rFonts w:hint="eastAsia" w:ascii="Times New Roman" w:hAnsi="Times New Roman" w:eastAsia="宋体" w:cs="Times New Roman"/>
            <w:color w:val="000000"/>
            <w:sz w:val="21"/>
            <w:szCs w:val="24"/>
            <w:lang w:val="en-US" w:eastAsia="zh-CN" w:bidi="ar"/>
            <w:rPrChange w:id="1917" w:author="P52s" w:date="2025-12-15T11:43:07Z">
              <w:rPr>
                <w:rFonts w:hint="eastAsia" w:ascii="方正仿宋_GBK" w:hAnsi="方正仿宋_GBK" w:eastAsia="方正仿宋_GBK" w:cs="方正仿宋_GBK"/>
                <w:sz w:val="24"/>
                <w:szCs w:val="24"/>
                <w:lang w:val="en-US" w:eastAsia="zh-CN"/>
              </w:rPr>
            </w:rPrChange>
          </w:rPr>
          <w:object>
            <v:shape id="_x0000_i1044" o:spt="75" type="#_x0000_t75" style="height:31pt;width:72pt;" o:ole="t" filled="f" o:preferrelative="t" stroked="f" coordsize="21600,21600">
              <v:path/>
              <v:fill on="f" focussize="0,0"/>
              <v:stroke on="f"/>
              <v:imagedata r:id="rId42" o:title=""/>
              <o:lock v:ext="edit" aspectratio="t"/>
              <w10:wrap type="none"/>
              <w10:anchorlock/>
            </v:shape>
            <o:OLEObject Type="Embed" ProgID="DSEquations" ShapeID="_x0000_i1044" DrawAspect="Content" ObjectID="_1468075744" r:id="rId41">
              <o:LockedField>false</o:LockedField>
            </o:OLEObject>
          </w:object>
        </w:r>
      </w:ins>
      <w:ins w:id="1919" w:author="P52s" w:date="2025-12-12T08:12:44Z"/>
      <w:ins w:id="1922" w:author="P52s" w:date="2025-12-12T08:14:26Z">
        <w:r>
          <w:rPr>
            <w:rFonts w:hint="eastAsia" w:ascii="Times New Roman" w:hAnsi="Times New Roman" w:eastAsia="宋体" w:cs="Times New Roman"/>
            <w:color w:val="000000"/>
            <w:sz w:val="21"/>
            <w:szCs w:val="24"/>
            <w:lang w:val="en-US" w:eastAsia="zh-CN" w:bidi="ar"/>
            <w:rPrChange w:id="1923" w:author="P52s" w:date="2025-12-15T11:43:07Z">
              <w:rPr>
                <w:rFonts w:hint="eastAsia" w:ascii="方正仿宋_GBK" w:hAnsi="方正仿宋_GBK" w:eastAsia="方正仿宋_GBK" w:cs="方正仿宋_GBK"/>
                <w:sz w:val="24"/>
                <w:szCs w:val="24"/>
                <w:lang w:val="en-US" w:eastAsia="zh-CN"/>
              </w:rPr>
            </w:rPrChange>
          </w:rPr>
          <w:t>，</w:t>
        </w:r>
      </w:ins>
      <w:ins w:id="1925" w:author="P52s" w:date="2025-12-12T08:16:51Z">
        <w:r>
          <w:rPr>
            <w:rFonts w:hint="eastAsia" w:ascii="Times New Roman" w:hAnsi="Times New Roman" w:eastAsia="宋体" w:cs="Times New Roman"/>
            <w:color w:val="000000"/>
            <w:sz w:val="21"/>
            <w:szCs w:val="24"/>
            <w:lang w:val="en-US" w:eastAsia="zh-CN" w:bidi="ar"/>
            <w:rPrChange w:id="1926" w:author="P52s" w:date="2025-12-15T11:43:07Z">
              <w:rPr>
                <w:rFonts w:hint="eastAsia" w:ascii="方正仿宋_GBK" w:hAnsi="方正仿宋_GBK" w:eastAsia="方正仿宋_GBK" w:cs="方正仿宋_GBK"/>
                <w:sz w:val="24"/>
                <w:szCs w:val="24"/>
                <w:lang w:val="en-US" w:eastAsia="zh-CN"/>
              </w:rPr>
            </w:rPrChange>
          </w:rPr>
          <w:t>可用</w:t>
        </w:r>
      </w:ins>
      <w:ins w:id="1928" w:author="P52s" w:date="2025-12-12T08:16:54Z">
        <w:r>
          <w:rPr>
            <w:rFonts w:hint="eastAsia" w:ascii="Times New Roman" w:hAnsi="Times New Roman" w:eastAsia="宋体" w:cs="Times New Roman"/>
            <w:color w:val="000000"/>
            <w:sz w:val="21"/>
            <w:szCs w:val="24"/>
            <w:lang w:val="en-US" w:eastAsia="zh-CN" w:bidi="ar"/>
            <w:rPrChange w:id="1929" w:author="P52s" w:date="2025-12-15T11:43:07Z">
              <w:rPr>
                <w:rFonts w:hint="eastAsia" w:ascii="方正仿宋_GBK" w:hAnsi="方正仿宋_GBK" w:eastAsia="方正仿宋_GBK" w:cs="方正仿宋_GBK"/>
                <w:sz w:val="24"/>
                <w:szCs w:val="24"/>
                <w:lang w:val="en-US" w:eastAsia="zh-CN"/>
              </w:rPr>
            </w:rPrChange>
          </w:rPr>
          <w:t>功率</w:t>
        </w:r>
      </w:ins>
      <w:ins w:id="1931" w:author="P52s" w:date="2025-12-12T08:17:39Z">
        <w:r>
          <w:rPr>
            <w:rFonts w:hint="eastAsia" w:ascii="Times New Roman" w:hAnsi="Times New Roman" w:eastAsia="宋体" w:cs="Times New Roman"/>
            <w:color w:val="000000"/>
            <w:sz w:val="21"/>
            <w:szCs w:val="24"/>
            <w:lang w:val="en-US" w:eastAsia="zh-CN" w:bidi="ar"/>
            <w:rPrChange w:id="1932" w:author="P52s" w:date="2025-12-15T11:43:07Z">
              <w:rPr>
                <w:rFonts w:hint="eastAsia" w:ascii="方正仿宋_GBK" w:hAnsi="方正仿宋_GBK" w:eastAsia="方正仿宋_GBK" w:cs="方正仿宋_GBK"/>
                <w:sz w:val="24"/>
                <w:szCs w:val="24"/>
                <w:lang w:val="en-US" w:eastAsia="zh-CN"/>
              </w:rPr>
            </w:rPrChange>
          </w:rPr>
          <w:t>为</w:t>
        </w:r>
      </w:ins>
      <w:ins w:id="1934" w:author="P52s" w:date="2025-12-12T08:17:41Z">
        <w:r>
          <w:rPr>
            <w:rFonts w:hint="eastAsia" w:ascii="Times New Roman" w:hAnsi="Times New Roman" w:eastAsia="宋体" w:cs="Times New Roman"/>
            <w:color w:val="000000"/>
            <w:sz w:val="21"/>
            <w:szCs w:val="24"/>
            <w:lang w:val="en-US" w:eastAsia="zh-CN" w:bidi="ar"/>
            <w:rPrChange w:id="1935" w:author="P52s" w:date="2025-12-15T11:43:07Z">
              <w:rPr>
                <w:rFonts w:hint="eastAsia" w:ascii="方正仿宋_GBK" w:hAnsi="方正仿宋_GBK" w:eastAsia="方正仿宋_GBK" w:cs="方正仿宋_GBK"/>
                <w:sz w:val="24"/>
                <w:szCs w:val="24"/>
                <w:lang w:val="en-US" w:eastAsia="zh-CN"/>
              </w:rPr>
            </w:rPrChange>
          </w:rPr>
          <w:t>各</w:t>
        </w:r>
      </w:ins>
      <w:ins w:id="1937" w:author="P52s" w:date="2025-12-12T08:17:42Z">
        <w:r>
          <w:rPr>
            <w:rFonts w:hint="eastAsia" w:ascii="Times New Roman" w:hAnsi="Times New Roman" w:eastAsia="宋体" w:cs="Times New Roman"/>
            <w:color w:val="000000"/>
            <w:sz w:val="21"/>
            <w:szCs w:val="24"/>
            <w:lang w:val="en-US" w:eastAsia="zh-CN" w:bidi="ar"/>
            <w:rPrChange w:id="1938" w:author="P52s" w:date="2025-12-15T11:43:07Z">
              <w:rPr>
                <w:rFonts w:hint="eastAsia" w:ascii="方正仿宋_GBK" w:hAnsi="方正仿宋_GBK" w:eastAsia="方正仿宋_GBK" w:cs="方正仿宋_GBK"/>
                <w:sz w:val="24"/>
                <w:szCs w:val="24"/>
                <w:lang w:val="en-US" w:eastAsia="zh-CN"/>
              </w:rPr>
            </w:rPrChange>
          </w:rPr>
          <w:t>储能</w:t>
        </w:r>
      </w:ins>
      <w:ins w:id="1940" w:author="P52s" w:date="2025-12-12T08:17:43Z">
        <w:r>
          <w:rPr>
            <w:rFonts w:hint="eastAsia" w:ascii="Times New Roman" w:hAnsi="Times New Roman" w:eastAsia="宋体" w:cs="Times New Roman"/>
            <w:color w:val="000000"/>
            <w:sz w:val="21"/>
            <w:szCs w:val="24"/>
            <w:lang w:val="en-US" w:eastAsia="zh-CN" w:bidi="ar"/>
            <w:rPrChange w:id="1941" w:author="P52s" w:date="2025-12-15T11:43:07Z">
              <w:rPr>
                <w:rFonts w:hint="eastAsia" w:ascii="方正仿宋_GBK" w:hAnsi="方正仿宋_GBK" w:eastAsia="方正仿宋_GBK" w:cs="方正仿宋_GBK"/>
                <w:sz w:val="24"/>
                <w:szCs w:val="24"/>
                <w:lang w:val="en-US" w:eastAsia="zh-CN"/>
              </w:rPr>
            </w:rPrChange>
          </w:rPr>
          <w:t>系统</w:t>
        </w:r>
      </w:ins>
      <w:ins w:id="1943" w:author="P52s" w:date="2025-12-12T08:17:45Z">
        <w:r>
          <w:rPr>
            <w:rFonts w:hint="eastAsia" w:ascii="Times New Roman" w:hAnsi="Times New Roman" w:eastAsia="宋体" w:cs="Times New Roman"/>
            <w:color w:val="000000"/>
            <w:sz w:val="21"/>
            <w:szCs w:val="24"/>
            <w:lang w:val="en-US" w:eastAsia="zh-CN" w:bidi="ar"/>
            <w:rPrChange w:id="1944" w:author="P52s" w:date="2025-12-15T11:43:07Z">
              <w:rPr>
                <w:rFonts w:hint="eastAsia" w:ascii="方正仿宋_GBK" w:hAnsi="方正仿宋_GBK" w:eastAsia="方正仿宋_GBK" w:cs="方正仿宋_GBK"/>
                <w:sz w:val="24"/>
                <w:szCs w:val="24"/>
                <w:lang w:val="en-US" w:eastAsia="zh-CN"/>
              </w:rPr>
            </w:rPrChange>
          </w:rPr>
          <w:t>可用</w:t>
        </w:r>
      </w:ins>
      <w:ins w:id="1946" w:author="P52s" w:date="2025-12-12T08:17:49Z">
        <w:r>
          <w:rPr>
            <w:rFonts w:hint="eastAsia" w:ascii="Times New Roman" w:hAnsi="Times New Roman" w:eastAsia="宋体" w:cs="Times New Roman"/>
            <w:color w:val="000000"/>
            <w:sz w:val="21"/>
            <w:szCs w:val="24"/>
            <w:lang w:val="en-US" w:eastAsia="zh-CN" w:bidi="ar"/>
            <w:rPrChange w:id="1947" w:author="P52s" w:date="2025-12-15T11:43:07Z">
              <w:rPr>
                <w:rFonts w:hint="eastAsia" w:ascii="方正仿宋_GBK" w:hAnsi="方正仿宋_GBK" w:eastAsia="方正仿宋_GBK" w:cs="方正仿宋_GBK"/>
                <w:sz w:val="24"/>
                <w:szCs w:val="24"/>
                <w:lang w:val="en-US" w:eastAsia="zh-CN"/>
              </w:rPr>
            </w:rPrChange>
          </w:rPr>
          <w:t>功率</w:t>
        </w:r>
      </w:ins>
      <w:ins w:id="1949" w:author="P52s" w:date="2025-12-12T08:17:50Z">
        <w:r>
          <w:rPr>
            <w:rFonts w:hint="eastAsia" w:ascii="Times New Roman" w:hAnsi="Times New Roman" w:eastAsia="宋体" w:cs="Times New Roman"/>
            <w:color w:val="000000"/>
            <w:sz w:val="21"/>
            <w:szCs w:val="24"/>
            <w:lang w:val="en-US" w:eastAsia="zh-CN" w:bidi="ar"/>
            <w:rPrChange w:id="1950" w:author="P52s" w:date="2025-12-15T11:43:07Z">
              <w:rPr>
                <w:rFonts w:hint="eastAsia" w:ascii="方正仿宋_GBK" w:hAnsi="方正仿宋_GBK" w:eastAsia="方正仿宋_GBK" w:cs="方正仿宋_GBK"/>
                <w:sz w:val="24"/>
                <w:szCs w:val="24"/>
                <w:lang w:val="en-US" w:eastAsia="zh-CN"/>
              </w:rPr>
            </w:rPrChange>
          </w:rPr>
          <w:t>之和</w:t>
        </w:r>
      </w:ins>
      <w:ins w:id="1952" w:author="P52s" w:date="2025-12-12T08:17:02Z"/>
      <w:ins w:id="1955" w:author="P52s" w:date="2025-12-12T08:17:02Z"/>
      <w:ins w:id="1958" w:author="P52s" w:date="2025-12-12T08:17:02Z"/>
      <w:ins w:id="1961" w:author="P52s" w:date="2025-12-12T08:17:02Z">
        <w:r>
          <w:rPr>
            <w:rFonts w:hint="eastAsia" w:ascii="Times New Roman" w:hAnsi="Times New Roman" w:eastAsia="宋体" w:cs="Times New Roman"/>
            <w:color w:val="000000"/>
            <w:sz w:val="21"/>
            <w:szCs w:val="24"/>
            <w:lang w:val="en-US" w:eastAsia="zh-CN" w:bidi="ar"/>
            <w:rPrChange w:id="1965" w:author="P52s" w:date="2025-12-15T11:43:07Z">
              <w:rPr>
                <w:rFonts w:hint="eastAsia" w:ascii="方正仿宋_GBK" w:hAnsi="方正仿宋_GBK" w:eastAsia="方正仿宋_GBK" w:cs="方正仿宋_GBK"/>
                <w:sz w:val="24"/>
                <w:szCs w:val="24"/>
                <w:lang w:val="en-US" w:eastAsia="zh-CN"/>
              </w:rPr>
            </w:rPrChange>
          </w:rPr>
          <w:object>
            <v:shape id="_x0000_i1045" o:spt="75" type="#_x0000_t75" style="height:31pt;width:67.95pt;" o:ole="t" filled="f" o:preferrelative="t" stroked="f" coordsize="21600,21600">
              <v:path/>
              <v:fill on="f" focussize="0,0"/>
              <v:stroke on="f"/>
              <v:imagedata r:id="rId44" o:title=""/>
              <o:lock v:ext="edit" aspectratio="t"/>
              <w10:wrap type="none"/>
              <w10:anchorlock/>
            </v:shape>
            <o:OLEObject Type="Embed" ProgID="DSEquations" ShapeID="_x0000_i1045" DrawAspect="Content" ObjectID="_1468075745" r:id="rId43">
              <o:LockedField>false</o:LockedField>
            </o:OLEObject>
          </w:object>
        </w:r>
      </w:ins>
      <w:ins w:id="1967" w:author="P52s" w:date="2025-12-12T08:17:02Z"/>
      <w:ins w:id="1970" w:author="P52s" w:date="2025-12-12T09:19:41Z">
        <w:r>
          <w:rPr>
            <w:rFonts w:hint="eastAsia" w:ascii="Times New Roman" w:hAnsi="Times New Roman" w:eastAsia="宋体" w:cs="Times New Roman"/>
            <w:color w:val="000000"/>
            <w:sz w:val="21"/>
            <w:szCs w:val="24"/>
            <w:lang w:val="en-US" w:eastAsia="zh-CN" w:bidi="ar"/>
            <w:rPrChange w:id="1971" w:author="P52s" w:date="2025-12-15T11:43:07Z">
              <w:rPr>
                <w:rFonts w:hint="eastAsia" w:ascii="方正仿宋_GBK" w:hAnsi="方正仿宋_GBK" w:eastAsia="方正仿宋_GBK" w:cs="方正仿宋_GBK"/>
                <w:sz w:val="24"/>
                <w:szCs w:val="24"/>
                <w:lang w:val="en-US" w:eastAsia="zh-CN"/>
              </w:rPr>
            </w:rPrChange>
          </w:rPr>
          <w:t>。</w:t>
        </w:r>
      </w:ins>
      <w:ins w:id="1973" w:author="P52s" w:date="2025-12-12T09:19:25Z">
        <w:r>
          <w:rPr>
            <w:rFonts w:hint="eastAsia" w:ascii="Times New Roman" w:hAnsi="Times New Roman" w:eastAsia="宋体" w:cs="Times New Roman"/>
            <w:color w:val="000000"/>
            <w:sz w:val="21"/>
            <w:szCs w:val="24"/>
            <w:lang w:val="en-US" w:eastAsia="zh-CN" w:bidi="ar"/>
            <w:rPrChange w:id="1974" w:author="P52s" w:date="2025-12-15T11:43:07Z">
              <w:rPr>
                <w:rFonts w:hint="eastAsia" w:ascii="方正仿宋_GBK" w:hAnsi="方正仿宋_GBK" w:eastAsia="方正仿宋_GBK" w:cs="方正仿宋_GBK"/>
                <w:sz w:val="24"/>
                <w:szCs w:val="24"/>
                <w:lang w:val="en-US" w:eastAsia="zh-CN"/>
              </w:rPr>
            </w:rPrChange>
          </w:rPr>
          <w:t>当</w:t>
        </w:r>
      </w:ins>
      <w:ins w:id="1976" w:author="P52s" w:date="2025-12-12T08:18:11Z"/>
      <w:ins w:id="1979" w:author="P52s" w:date="2025-12-12T08:18:11Z"/>
      <w:ins w:id="1982" w:author="P52s" w:date="2025-12-12T08:18:11Z"/>
      <w:ins w:id="1985" w:author="P52s" w:date="2025-12-12T08:18:11Z">
        <w:r>
          <w:rPr>
            <w:rFonts w:hint="eastAsia" w:ascii="Times New Roman" w:hAnsi="Times New Roman" w:eastAsia="宋体" w:cs="Times New Roman"/>
            <w:color w:val="000000"/>
            <w:sz w:val="21"/>
            <w:szCs w:val="24"/>
            <w:lang w:val="en-US" w:eastAsia="zh-CN" w:bidi="ar"/>
            <w:rPrChange w:id="1989" w:author="P52s" w:date="2025-12-15T11:43:07Z">
              <w:rPr>
                <w:rFonts w:hint="eastAsia" w:ascii="方正仿宋_GBK" w:hAnsi="方正仿宋_GBK" w:eastAsia="方正仿宋_GBK" w:cs="方正仿宋_GBK"/>
                <w:sz w:val="24"/>
                <w:szCs w:val="24"/>
                <w:lang w:val="en-US" w:eastAsia="zh-CN"/>
              </w:rPr>
            </w:rPrChange>
          </w:rPr>
          <w:object>
            <v:shape id="_x0000_i1046" o:spt="75" type="#_x0000_t75" style="height:16pt;width:58pt;" o:ole="t" filled="f" o:preferrelative="t" stroked="f" coordsize="21600,21600">
              <v:path/>
              <v:fill on="f" focussize="0,0"/>
              <v:stroke on="f"/>
              <v:imagedata r:id="rId46" o:title=""/>
              <o:lock v:ext="edit" aspectratio="t"/>
              <w10:wrap type="none"/>
              <w10:anchorlock/>
            </v:shape>
            <o:OLEObject Type="Embed" ProgID="DSEquations" ShapeID="_x0000_i1046" DrawAspect="Content" ObjectID="_1468075746" r:id="rId45">
              <o:LockedField>false</o:LockedField>
            </o:OLEObject>
          </w:object>
        </w:r>
      </w:ins>
      <w:ins w:id="1991" w:author="P52s" w:date="2025-12-12T08:18:11Z"/>
      <w:ins w:id="1994" w:author="P52s" w:date="2025-12-12T09:19:44Z">
        <w:r>
          <w:rPr>
            <w:rFonts w:hint="eastAsia" w:ascii="Times New Roman" w:hAnsi="Times New Roman" w:eastAsia="宋体" w:cs="Times New Roman"/>
            <w:color w:val="000000"/>
            <w:sz w:val="21"/>
            <w:szCs w:val="24"/>
            <w:lang w:val="en-US" w:eastAsia="zh-CN" w:bidi="ar"/>
            <w:rPrChange w:id="1995" w:author="P52s" w:date="2025-12-15T11:43:07Z">
              <w:rPr>
                <w:rFonts w:hint="eastAsia" w:ascii="方正仿宋_GBK" w:hAnsi="方正仿宋_GBK" w:eastAsia="方正仿宋_GBK" w:cs="方正仿宋_GBK"/>
                <w:sz w:val="24"/>
                <w:szCs w:val="24"/>
                <w:lang w:val="en-US" w:eastAsia="zh-CN"/>
              </w:rPr>
            </w:rPrChange>
          </w:rPr>
          <w:t>，</w:t>
        </w:r>
      </w:ins>
      <w:ins w:id="1997" w:author="P52s" w:date="2025-12-12T09:19:45Z">
        <w:r>
          <w:rPr>
            <w:rFonts w:hint="eastAsia" w:ascii="Times New Roman" w:hAnsi="Times New Roman" w:eastAsia="宋体" w:cs="Times New Roman"/>
            <w:color w:val="000000"/>
            <w:sz w:val="21"/>
            <w:szCs w:val="24"/>
            <w:lang w:val="en-US" w:eastAsia="zh-CN" w:bidi="ar"/>
            <w:rPrChange w:id="1998" w:author="P52s" w:date="2025-12-15T11:43:07Z">
              <w:rPr>
                <w:rFonts w:hint="eastAsia" w:ascii="方正仿宋_GBK" w:hAnsi="方正仿宋_GBK" w:eastAsia="方正仿宋_GBK" w:cs="方正仿宋_GBK"/>
                <w:sz w:val="24"/>
                <w:szCs w:val="24"/>
                <w:lang w:val="en-US" w:eastAsia="zh-CN"/>
              </w:rPr>
            </w:rPrChange>
          </w:rPr>
          <w:t>实际</w:t>
        </w:r>
      </w:ins>
      <w:ins w:id="2000" w:author="P52s" w:date="2025-12-12T09:19:46Z">
        <w:r>
          <w:rPr>
            <w:rFonts w:hint="eastAsia" w:ascii="Times New Roman" w:hAnsi="Times New Roman" w:eastAsia="宋体" w:cs="Times New Roman"/>
            <w:color w:val="000000"/>
            <w:sz w:val="21"/>
            <w:szCs w:val="24"/>
            <w:lang w:val="en-US" w:eastAsia="zh-CN" w:bidi="ar"/>
            <w:rPrChange w:id="2001" w:author="P52s" w:date="2025-12-15T11:43:07Z">
              <w:rPr>
                <w:rFonts w:hint="eastAsia" w:ascii="方正仿宋_GBK" w:hAnsi="方正仿宋_GBK" w:eastAsia="方正仿宋_GBK" w:cs="方正仿宋_GBK"/>
                <w:sz w:val="24"/>
                <w:szCs w:val="24"/>
                <w:lang w:val="en-US" w:eastAsia="zh-CN"/>
              </w:rPr>
            </w:rPrChange>
          </w:rPr>
          <w:t>执行</w:t>
        </w:r>
      </w:ins>
      <w:ins w:id="2003" w:author="P52s" w:date="2025-12-12T09:19:48Z">
        <w:r>
          <w:rPr>
            <w:rFonts w:hint="eastAsia" w:ascii="Times New Roman" w:hAnsi="Times New Roman" w:eastAsia="宋体" w:cs="Times New Roman"/>
            <w:color w:val="000000"/>
            <w:sz w:val="21"/>
            <w:szCs w:val="24"/>
            <w:lang w:val="en-US" w:eastAsia="zh-CN" w:bidi="ar"/>
            <w:rPrChange w:id="2004" w:author="P52s" w:date="2025-12-15T11:43:07Z">
              <w:rPr>
                <w:rFonts w:hint="eastAsia" w:ascii="方正仿宋_GBK" w:hAnsi="方正仿宋_GBK" w:eastAsia="方正仿宋_GBK" w:cs="方正仿宋_GBK"/>
                <w:sz w:val="24"/>
                <w:szCs w:val="24"/>
                <w:lang w:val="en-US" w:eastAsia="zh-CN"/>
              </w:rPr>
            </w:rPrChange>
          </w:rPr>
          <w:t>指令</w:t>
        </w:r>
      </w:ins>
      <w:ins w:id="2006" w:author="P52s" w:date="2025-12-12T09:55:25Z"/>
      <w:ins w:id="2009" w:author="P52s" w:date="2025-12-12T09:55:25Z"/>
      <w:ins w:id="2012" w:author="P52s" w:date="2025-12-12T09:55:25Z"/>
      <w:ins w:id="2015" w:author="P52s" w:date="2025-12-12T09:55:25Z">
        <w:r>
          <w:rPr>
            <w:rFonts w:hint="eastAsia" w:ascii="Times New Roman" w:hAnsi="Times New Roman" w:eastAsia="宋体" w:cs="Times New Roman"/>
            <w:color w:val="000000"/>
            <w:sz w:val="21"/>
            <w:szCs w:val="24"/>
            <w:lang w:val="en-US" w:eastAsia="zh-CN" w:bidi="ar"/>
            <w:rPrChange w:id="2019" w:author="P52s" w:date="2025-12-15T11:43:07Z">
              <w:rPr>
                <w:rFonts w:hint="eastAsia" w:ascii="方正仿宋_GBK" w:hAnsi="方正仿宋_GBK" w:eastAsia="方正仿宋_GBK" w:cs="方正仿宋_GBK"/>
                <w:sz w:val="24"/>
                <w:szCs w:val="24"/>
                <w:lang w:val="en-US" w:eastAsia="zh-CN"/>
              </w:rPr>
            </w:rPrChange>
          </w:rPr>
          <w:object>
            <v:shape id="_x0000_i1047" o:spt="75" type="#_x0000_t75" style="height:16pt;width:33pt;" o:ole="t" filled="f" o:preferrelative="t" stroked="f" coordsize="21600,21600">
              <v:path/>
              <v:fill on="f" focussize="0,0"/>
              <v:stroke on="f"/>
              <v:imagedata r:id="rId48" o:title=""/>
              <o:lock v:ext="edit" aspectratio="t"/>
              <w10:wrap type="none"/>
              <w10:anchorlock/>
            </v:shape>
            <o:OLEObject Type="Embed" ProgID="DSEquations" ShapeID="_x0000_i1047" DrawAspect="Content" ObjectID="_1468075747" r:id="rId47">
              <o:LockedField>false</o:LockedField>
            </o:OLEObject>
          </w:object>
        </w:r>
      </w:ins>
      <w:ins w:id="2021" w:author="P52s" w:date="2025-12-12T09:55:25Z"/>
      <w:ins w:id="2024" w:author="P52s" w:date="2025-12-12T09:55:10Z">
        <w:r>
          <w:rPr>
            <w:rFonts w:hint="eastAsia" w:ascii="Times New Roman" w:hAnsi="Times New Roman" w:eastAsia="宋体" w:cs="Times New Roman"/>
            <w:color w:val="000000"/>
            <w:sz w:val="21"/>
            <w:szCs w:val="24"/>
            <w:lang w:val="en-US" w:eastAsia="zh-CN" w:bidi="ar"/>
            <w:rPrChange w:id="2025" w:author="P52s" w:date="2025-12-15T11:43:07Z">
              <w:rPr>
                <w:rFonts w:hint="eastAsia" w:ascii="方正仿宋_GBK" w:hAnsi="方正仿宋_GBK" w:eastAsia="方正仿宋_GBK" w:cs="方正仿宋_GBK"/>
                <w:sz w:val="24"/>
                <w:szCs w:val="24"/>
                <w:lang w:val="en-US" w:eastAsia="zh-CN"/>
              </w:rPr>
            </w:rPrChange>
          </w:rPr>
          <w:t>可表示</w:t>
        </w:r>
      </w:ins>
      <w:ins w:id="2027" w:author="P52s" w:date="2025-12-12T09:55:11Z">
        <w:r>
          <w:rPr>
            <w:rFonts w:hint="eastAsia" w:ascii="Times New Roman" w:hAnsi="Times New Roman" w:eastAsia="宋体" w:cs="Times New Roman"/>
            <w:color w:val="000000"/>
            <w:sz w:val="21"/>
            <w:szCs w:val="24"/>
            <w:lang w:val="en-US" w:eastAsia="zh-CN" w:bidi="ar"/>
            <w:rPrChange w:id="2028" w:author="P52s" w:date="2025-12-15T11:43:07Z">
              <w:rPr>
                <w:rFonts w:hint="eastAsia" w:ascii="方正仿宋_GBK" w:hAnsi="方正仿宋_GBK" w:eastAsia="方正仿宋_GBK" w:cs="方正仿宋_GBK"/>
                <w:sz w:val="24"/>
                <w:szCs w:val="24"/>
                <w:lang w:val="en-US" w:eastAsia="zh-CN"/>
              </w:rPr>
            </w:rPrChange>
          </w:rPr>
          <w:t>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030" w:author="P52s" w:date="2025-12-15T11:57:30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031">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33" w:author="P52s" w:date="2025-12-15T11:57:3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ins w:id="2032" w:author="P52s" w:date="2025-12-12T09:19:54Z"/>
        </w:trPr>
        <w:tc>
          <w:tcPr>
            <w:tcW w:w="2840" w:type="dxa"/>
            <w:tcBorders>
              <w:top w:val="nil"/>
              <w:left w:val="nil"/>
              <w:bottom w:val="nil"/>
              <w:right w:val="nil"/>
            </w:tcBorders>
            <w:vAlign w:val="center"/>
            <w:tcPrChange w:id="2034" w:author="P52s" w:date="2025-12-15T11:57:30Z">
              <w:tcPr>
                <w:tcW w:w="2840" w:type="dxa"/>
                <w:tcBorders>
                  <w:top w:val="nil"/>
                  <w:left w:val="nil"/>
                  <w:bottom w:val="nil"/>
                  <w:right w:val="nil"/>
                </w:tcBorders>
              </w:tcPr>
            </w:tcPrChange>
          </w:tcPr>
          <w:p>
            <w:pPr>
              <w:numPr>
                <w:ilvl w:val="0"/>
                <w:numId w:val="0"/>
              </w:numPr>
              <w:jc w:val="center"/>
              <w:rPr>
                <w:ins w:id="2036" w:author="P52s" w:date="2025-12-12T09:19:54Z"/>
                <w:rFonts w:hint="eastAsia" w:ascii="Times New Roman" w:hAnsi="Times New Roman" w:eastAsia="宋体" w:cs="Times New Roman"/>
                <w:color w:val="000000"/>
                <w:sz w:val="21"/>
                <w:szCs w:val="24"/>
                <w:vertAlign w:val="baseline"/>
                <w:lang w:val="en-US" w:eastAsia="zh-CN" w:bidi="ar"/>
                <w:rPrChange w:id="2037" w:author="P52s" w:date="2025-12-15T11:57:24Z">
                  <w:rPr>
                    <w:ins w:id="2038" w:author="P52s" w:date="2025-12-12T09:19:54Z"/>
                    <w:rFonts w:hint="eastAsia" w:ascii="方正仿宋_GBK" w:hAnsi="方正仿宋_GBK" w:eastAsia="方正仿宋_GBK" w:cs="方正仿宋_GBK"/>
                    <w:sz w:val="24"/>
                    <w:szCs w:val="24"/>
                    <w:vertAlign w:val="baseline"/>
                    <w:lang w:val="en-US" w:eastAsia="zh-CN"/>
                  </w:rPr>
                </w:rPrChange>
              </w:rPr>
              <w:pPrChange w:id="2035" w:author="P52s" w:date="2025-12-15T11:57:24Z">
                <w:pPr>
                  <w:numPr>
                    <w:ilvl w:val="0"/>
                    <w:numId w:val="0"/>
                  </w:numPr>
                </w:pPr>
              </w:pPrChange>
            </w:pPr>
          </w:p>
        </w:tc>
        <w:tc>
          <w:tcPr>
            <w:tcW w:w="2841" w:type="dxa"/>
            <w:tcBorders>
              <w:top w:val="nil"/>
              <w:left w:val="nil"/>
              <w:bottom w:val="nil"/>
              <w:right w:val="nil"/>
            </w:tcBorders>
            <w:vAlign w:val="center"/>
            <w:tcPrChange w:id="2039" w:author="P52s" w:date="2025-12-15T11:57:30Z">
              <w:tcPr>
                <w:tcW w:w="2841" w:type="dxa"/>
                <w:tcBorders>
                  <w:top w:val="nil"/>
                  <w:left w:val="nil"/>
                  <w:bottom w:val="nil"/>
                  <w:right w:val="nil"/>
                </w:tcBorders>
              </w:tcPr>
            </w:tcPrChange>
          </w:tcPr>
          <w:p>
            <w:pPr>
              <w:numPr>
                <w:ilvl w:val="0"/>
                <w:numId w:val="0"/>
              </w:numPr>
              <w:jc w:val="center"/>
              <w:rPr>
                <w:ins w:id="2041" w:author="P52s" w:date="2025-12-12T09:19:54Z"/>
                <w:rFonts w:hint="eastAsia" w:ascii="Times New Roman" w:hAnsi="Times New Roman" w:eastAsia="宋体" w:cs="Times New Roman"/>
                <w:color w:val="000000"/>
                <w:sz w:val="21"/>
                <w:szCs w:val="24"/>
                <w:vertAlign w:val="baseline"/>
                <w:lang w:val="en-US" w:eastAsia="zh-CN" w:bidi="ar"/>
                <w:rPrChange w:id="2042" w:author="P52s" w:date="2025-12-15T11:53:56Z">
                  <w:rPr>
                    <w:ins w:id="2043" w:author="P52s" w:date="2025-12-12T09:19:54Z"/>
                    <w:rFonts w:hint="eastAsia" w:ascii="方正仿宋_GBK" w:hAnsi="方正仿宋_GBK" w:eastAsia="方正仿宋_GBK" w:cs="方正仿宋_GBK"/>
                    <w:sz w:val="24"/>
                    <w:szCs w:val="24"/>
                    <w:vertAlign w:val="baseline"/>
                    <w:lang w:val="en-US" w:eastAsia="zh-CN"/>
                  </w:rPr>
                </w:rPrChange>
              </w:rPr>
              <w:pPrChange w:id="2040" w:author="P52s" w:date="2025-12-15T11:57:24Z">
                <w:pPr>
                  <w:numPr>
                    <w:ilvl w:val="0"/>
                    <w:numId w:val="0"/>
                  </w:numPr>
                </w:pPr>
              </w:pPrChange>
            </w:pPr>
            <w:ins w:id="2044" w:author="P52s" w:date="2025-12-12T09:19:56Z"/>
            <w:ins w:id="2047" w:author="P52s" w:date="2025-12-12T09:19:56Z"/>
            <w:ins w:id="2050" w:author="P52s" w:date="2025-12-12T09:19:56Z"/>
            <w:ins w:id="2053" w:author="P52s" w:date="2025-12-12T09:19:56Z">
              <w:r>
                <w:rPr>
                  <w:rFonts w:hint="eastAsia" w:ascii="Times New Roman" w:hAnsi="Times New Roman" w:eastAsia="宋体" w:cs="Times New Roman"/>
                  <w:color w:val="000000"/>
                  <w:sz w:val="21"/>
                  <w:szCs w:val="24"/>
                  <w:lang w:val="en-US" w:eastAsia="zh-CN" w:bidi="ar"/>
                  <w:rPrChange w:id="2057" w:author="P52s" w:date="2025-12-15T11:53:56Z">
                    <w:rPr>
                      <w:rFonts w:hint="eastAsia" w:ascii="方正仿宋_GBK" w:hAnsi="方正仿宋_GBK" w:eastAsia="方正仿宋_GBK" w:cs="方正仿宋_GBK"/>
                      <w:sz w:val="24"/>
                      <w:szCs w:val="24"/>
                      <w:lang w:val="en-US" w:eastAsia="zh-CN"/>
                    </w:rPr>
                  </w:rPrChange>
                </w:rPr>
                <w:object>
                  <v:shape id="_x0000_i1048" o:spt="75" type="#_x0000_t75" style="height:16pt;width:65pt;" o:ole="t" filled="f" o:preferrelative="t" stroked="f" coordsize="21600,21600">
                    <v:path/>
                    <v:fill on="f" focussize="0,0"/>
                    <v:stroke on="f"/>
                    <v:imagedata r:id="rId50" o:title=""/>
                    <o:lock v:ext="edit" aspectratio="t"/>
                    <w10:wrap type="none"/>
                    <w10:anchorlock/>
                  </v:shape>
                  <o:OLEObject Type="Embed" ProgID="DSEquations" ShapeID="_x0000_i1048" DrawAspect="Content" ObjectID="_1468075748" r:id="rId49">
                    <o:LockedField>false</o:LockedField>
                  </o:OLEObject>
                </w:object>
              </w:r>
            </w:ins>
            <w:ins w:id="2059" w:author="P52s" w:date="2025-12-12T09:19:56Z"/>
          </w:p>
        </w:tc>
        <w:tc>
          <w:tcPr>
            <w:tcW w:w="2841" w:type="dxa"/>
            <w:tcBorders>
              <w:top w:val="nil"/>
              <w:left w:val="nil"/>
              <w:bottom w:val="nil"/>
              <w:right w:val="nil"/>
            </w:tcBorders>
            <w:vAlign w:val="center"/>
            <w:tcPrChange w:id="2062" w:author="P52s" w:date="2025-12-15T11:57:30Z">
              <w:tcPr>
                <w:tcW w:w="2841" w:type="dxa"/>
                <w:tcBorders>
                  <w:top w:val="nil"/>
                  <w:left w:val="nil"/>
                  <w:bottom w:val="nil"/>
                  <w:right w:val="nil"/>
                </w:tcBorders>
              </w:tcPr>
            </w:tcPrChange>
          </w:tcPr>
          <w:p>
            <w:pPr>
              <w:numPr>
                <w:ilvl w:val="0"/>
                <w:numId w:val="0"/>
              </w:numPr>
              <w:jc w:val="center"/>
              <w:rPr>
                <w:ins w:id="2064" w:author="P52s" w:date="2025-12-12T09:19:54Z"/>
                <w:rFonts w:hint="eastAsia" w:ascii="Times New Roman" w:hAnsi="Times New Roman" w:eastAsia="宋体" w:cs="Times New Roman"/>
                <w:color w:val="000000"/>
                <w:sz w:val="21"/>
                <w:szCs w:val="24"/>
                <w:vertAlign w:val="baseline"/>
                <w:lang w:val="en-US" w:eastAsia="zh-CN" w:bidi="ar"/>
                <w:rPrChange w:id="2065" w:author="P52s" w:date="2025-12-15T11:53:56Z">
                  <w:rPr>
                    <w:ins w:id="2066" w:author="P52s" w:date="2025-12-12T09:19:54Z"/>
                    <w:rFonts w:hint="default" w:ascii="方正仿宋_GBK" w:hAnsi="方正仿宋_GBK" w:eastAsia="方正仿宋_GBK" w:cs="方正仿宋_GBK"/>
                    <w:sz w:val="24"/>
                    <w:szCs w:val="24"/>
                    <w:vertAlign w:val="baseline"/>
                    <w:lang w:val="en-US" w:eastAsia="zh-CN"/>
                  </w:rPr>
                </w:rPrChange>
              </w:rPr>
              <w:pPrChange w:id="2063" w:author="P52s" w:date="2025-12-15T11:57:24Z">
                <w:pPr>
                  <w:numPr>
                    <w:ilvl w:val="0"/>
                    <w:numId w:val="0"/>
                  </w:numPr>
                </w:pPr>
              </w:pPrChange>
            </w:pPr>
            <w:ins w:id="2067" w:author="P52s" w:date="2025-12-15T11:53:49Z">
              <w:r>
                <w:rPr>
                  <w:rFonts w:hint="eastAsia" w:ascii="Times New Roman" w:hAnsi="Times New Roman" w:eastAsia="宋体" w:cs="Times New Roman"/>
                  <w:color w:val="000000"/>
                  <w:sz w:val="21"/>
                  <w:szCs w:val="24"/>
                  <w:vertAlign w:val="baseline"/>
                  <w:lang w:val="en-US" w:eastAsia="zh-CN" w:bidi="ar"/>
                  <w:rPrChange w:id="2068" w:author="P52s" w:date="2025-12-15T11:53:56Z">
                    <w:rPr>
                      <w:rFonts w:hint="eastAsia" w:ascii="方正仿宋_GBK" w:hAnsi="方正仿宋_GBK" w:eastAsia="方正仿宋_GBK" w:cs="方正仿宋_GBK"/>
                      <w:sz w:val="24"/>
                      <w:szCs w:val="24"/>
                      <w:vertAlign w:val="baseline"/>
                      <w:lang w:val="en-US" w:eastAsia="zh-CN"/>
                    </w:rPr>
                  </w:rPrChange>
                </w:rPr>
                <w:t>(</w:t>
              </w:r>
            </w:ins>
            <w:ins w:id="2070" w:author="P52s" w:date="2025-12-15T11:53:50Z">
              <w:r>
                <w:rPr>
                  <w:rFonts w:hint="eastAsia" w:ascii="Times New Roman" w:hAnsi="Times New Roman" w:eastAsia="宋体" w:cs="Times New Roman"/>
                  <w:color w:val="000000"/>
                  <w:sz w:val="21"/>
                  <w:szCs w:val="24"/>
                  <w:vertAlign w:val="baseline"/>
                  <w:lang w:val="en-US" w:eastAsia="zh-CN" w:bidi="ar"/>
                  <w:rPrChange w:id="2071" w:author="P52s" w:date="2025-12-15T11:53:56Z">
                    <w:rPr>
                      <w:rFonts w:hint="eastAsia" w:ascii="方正仿宋_GBK" w:hAnsi="方正仿宋_GBK" w:eastAsia="方正仿宋_GBK" w:cs="方正仿宋_GBK"/>
                      <w:sz w:val="24"/>
                      <w:szCs w:val="24"/>
                      <w:vertAlign w:val="baseline"/>
                      <w:lang w:val="en-US" w:eastAsia="zh-CN"/>
                    </w:rPr>
                  </w:rPrChange>
                </w:rPr>
                <w:t>1</w:t>
              </w:r>
            </w:ins>
            <w:ins w:id="2073" w:author="P52s" w:date="2025-12-15T11:53:49Z">
              <w:r>
                <w:rPr>
                  <w:rFonts w:hint="eastAsia" w:ascii="Times New Roman" w:hAnsi="Times New Roman" w:eastAsia="宋体" w:cs="Times New Roman"/>
                  <w:color w:val="000000"/>
                  <w:sz w:val="21"/>
                  <w:szCs w:val="24"/>
                  <w:vertAlign w:val="baseline"/>
                  <w:lang w:val="en-US" w:eastAsia="zh-CN" w:bidi="ar"/>
                  <w:rPrChange w:id="2074" w:author="P52s" w:date="2025-12-15T11:53:56Z">
                    <w:rPr>
                      <w:rFonts w:hint="eastAsia" w:ascii="方正仿宋_GBK" w:hAnsi="方正仿宋_GBK" w:eastAsia="方正仿宋_GBK" w:cs="方正仿宋_GBK"/>
                      <w:sz w:val="24"/>
                      <w:szCs w:val="24"/>
                      <w:vertAlign w:val="baseline"/>
                      <w:lang w:val="en-US" w:eastAsia="zh-CN"/>
                    </w:rPr>
                  </w:rPrChange>
                </w:rPr>
                <w:t>)</w:t>
              </w:r>
            </w:ins>
          </w:p>
        </w:tc>
      </w:tr>
    </w:tbl>
    <w:p>
      <w:pPr>
        <w:widowControl/>
        <w:numPr>
          <w:ilvl w:val="-1"/>
          <w:numId w:val="0"/>
        </w:numPr>
        <w:spacing w:line="360" w:lineRule="auto"/>
        <w:ind w:firstLine="420" w:firstLineChars="200"/>
        <w:textAlignment w:val="center"/>
        <w:rPr>
          <w:ins w:id="2077" w:author="P52s" w:date="2025-12-12T09:20:48Z"/>
          <w:rFonts w:hint="eastAsia" w:ascii="Times New Roman" w:hAnsi="Times New Roman" w:eastAsia="宋体" w:cs="Times New Roman"/>
          <w:color w:val="000000"/>
          <w:sz w:val="21"/>
          <w:szCs w:val="24"/>
          <w:lang w:val="en-US" w:eastAsia="zh-CN" w:bidi="ar"/>
          <w:rPrChange w:id="2078" w:author="P52s" w:date="2025-12-15T11:43:11Z">
            <w:rPr>
              <w:ins w:id="2079" w:author="P52s" w:date="2025-12-12T09:20:48Z"/>
              <w:rFonts w:hint="eastAsia" w:ascii="方正仿宋_GBK" w:hAnsi="方正仿宋_GBK" w:eastAsia="方正仿宋_GBK" w:cs="方正仿宋_GBK"/>
              <w:sz w:val="24"/>
              <w:szCs w:val="24"/>
              <w:lang w:val="en-US" w:eastAsia="zh-CN"/>
            </w:rPr>
          </w:rPrChange>
        </w:rPr>
        <w:pPrChange w:id="2076" w:author="P52s" w:date="2025-12-15T11:43:11Z">
          <w:pPr>
            <w:numPr>
              <w:ilvl w:val="0"/>
              <w:numId w:val="0"/>
            </w:numPr>
          </w:pPr>
        </w:pPrChange>
      </w:pPr>
      <w:ins w:id="2080" w:author="P52s" w:date="2025-12-12T09:20:16Z">
        <w:r>
          <w:rPr>
            <w:rFonts w:hint="eastAsia" w:ascii="Times New Roman" w:hAnsi="Times New Roman" w:eastAsia="宋体" w:cs="Times New Roman"/>
            <w:color w:val="000000"/>
            <w:sz w:val="21"/>
            <w:szCs w:val="24"/>
            <w:lang w:val="en-US" w:eastAsia="zh-CN" w:bidi="ar"/>
            <w:rPrChange w:id="2081" w:author="P52s" w:date="2025-12-15T11:43:11Z">
              <w:rPr>
                <w:rFonts w:hint="eastAsia" w:ascii="方正仿宋_GBK" w:hAnsi="方正仿宋_GBK" w:eastAsia="方正仿宋_GBK" w:cs="方正仿宋_GBK"/>
                <w:sz w:val="24"/>
                <w:szCs w:val="24"/>
                <w:lang w:val="en-US" w:eastAsia="zh-CN"/>
              </w:rPr>
            </w:rPrChange>
          </w:rPr>
          <w:t>当</w:t>
        </w:r>
      </w:ins>
      <w:ins w:id="2083" w:author="P52s" w:date="2025-12-12T09:20:16Z"/>
      <w:ins w:id="2086" w:author="P52s" w:date="2025-12-12T09:20:16Z"/>
      <w:ins w:id="2089" w:author="P52s" w:date="2025-12-12T09:20:16Z"/>
      <w:ins w:id="2092" w:author="P52s" w:date="2025-12-12T09:20:16Z">
        <w:r>
          <w:rPr>
            <w:rFonts w:hint="eastAsia" w:ascii="Times New Roman" w:hAnsi="Times New Roman" w:eastAsia="宋体" w:cs="Times New Roman"/>
            <w:color w:val="000000"/>
            <w:sz w:val="21"/>
            <w:szCs w:val="24"/>
            <w:lang w:val="en-US" w:eastAsia="zh-CN" w:bidi="ar"/>
            <w:rPrChange w:id="2096" w:author="P52s" w:date="2025-12-15T11:43:11Z">
              <w:rPr>
                <w:rFonts w:hint="eastAsia" w:ascii="方正仿宋_GBK" w:hAnsi="方正仿宋_GBK" w:eastAsia="方正仿宋_GBK" w:cs="方正仿宋_GBK"/>
                <w:sz w:val="24"/>
                <w:szCs w:val="24"/>
                <w:lang w:val="en-US" w:eastAsia="zh-CN"/>
              </w:rPr>
            </w:rPrChange>
          </w:rPr>
          <w:object>
            <v:shape id="_x0000_i1049" o:spt="75" type="#_x0000_t75" style="height:16pt;width:58pt;" o:ole="t" filled="f" o:preferrelative="t" stroked="f" coordsize="21600,21600">
              <v:path/>
              <v:fill on="f" focussize="0,0"/>
              <v:stroke on="f"/>
              <v:imagedata r:id="rId52" o:title=""/>
              <o:lock v:ext="edit" aspectratio="t"/>
              <w10:wrap type="none"/>
              <w10:anchorlock/>
            </v:shape>
            <o:OLEObject Type="Embed" ProgID="DSEquations" ShapeID="_x0000_i1049" DrawAspect="Content" ObjectID="_1468075749" r:id="rId51">
              <o:LockedField>false</o:LockedField>
            </o:OLEObject>
          </w:object>
        </w:r>
      </w:ins>
      <w:ins w:id="2098" w:author="P52s" w:date="2025-12-12T09:20:16Z"/>
      <w:ins w:id="2101" w:author="P52s" w:date="2025-12-12T09:20:16Z">
        <w:r>
          <w:rPr>
            <w:rFonts w:hint="eastAsia" w:ascii="Times New Roman" w:hAnsi="Times New Roman" w:eastAsia="宋体" w:cs="Times New Roman"/>
            <w:color w:val="000000"/>
            <w:sz w:val="21"/>
            <w:szCs w:val="24"/>
            <w:lang w:val="en-US" w:eastAsia="zh-CN" w:bidi="ar"/>
            <w:rPrChange w:id="2102" w:author="P52s" w:date="2025-12-15T11:43:11Z">
              <w:rPr>
                <w:rFonts w:hint="eastAsia" w:ascii="方正仿宋_GBK" w:hAnsi="方正仿宋_GBK" w:eastAsia="方正仿宋_GBK" w:cs="方正仿宋_GBK"/>
                <w:sz w:val="24"/>
                <w:szCs w:val="24"/>
                <w:lang w:val="en-US" w:eastAsia="zh-CN"/>
              </w:rPr>
            </w:rPrChange>
          </w:rPr>
          <w:t>，</w:t>
        </w:r>
      </w:ins>
      <w:ins w:id="2104" w:author="P52s" w:date="2025-12-12T09:55:37Z">
        <w:r>
          <w:rPr>
            <w:rFonts w:hint="eastAsia" w:ascii="Times New Roman" w:hAnsi="Times New Roman" w:eastAsia="宋体" w:cs="Times New Roman"/>
            <w:color w:val="000000"/>
            <w:sz w:val="21"/>
            <w:szCs w:val="24"/>
            <w:lang w:val="en-US" w:eastAsia="zh-CN" w:bidi="ar"/>
            <w:rPrChange w:id="2105" w:author="P52s" w:date="2025-12-15T11:43:11Z">
              <w:rPr>
                <w:rFonts w:hint="eastAsia" w:ascii="方正仿宋_GBK" w:hAnsi="方正仿宋_GBK" w:eastAsia="方正仿宋_GBK" w:cs="方正仿宋_GBK"/>
                <w:sz w:val="24"/>
                <w:szCs w:val="24"/>
                <w:lang w:val="en-US" w:eastAsia="zh-CN"/>
              </w:rPr>
            </w:rPrChange>
          </w:rPr>
          <w:t>实际执行指令</w:t>
        </w:r>
      </w:ins>
      <w:ins w:id="2107" w:author="P52s" w:date="2025-12-12T09:55:37Z"/>
      <w:ins w:id="2110" w:author="P52s" w:date="2025-12-12T09:55:37Z"/>
      <w:ins w:id="2113" w:author="P52s" w:date="2025-12-12T09:55:37Z"/>
      <w:ins w:id="2116" w:author="P52s" w:date="2025-12-12T09:55:37Z">
        <w:r>
          <w:rPr>
            <w:rFonts w:hint="eastAsia" w:ascii="Times New Roman" w:hAnsi="Times New Roman" w:eastAsia="宋体" w:cs="Times New Roman"/>
            <w:color w:val="000000"/>
            <w:sz w:val="21"/>
            <w:szCs w:val="24"/>
            <w:lang w:val="en-US" w:eastAsia="zh-CN" w:bidi="ar"/>
            <w:rPrChange w:id="2120" w:author="P52s" w:date="2025-12-15T11:43:11Z">
              <w:rPr>
                <w:rFonts w:hint="eastAsia" w:ascii="方正仿宋_GBK" w:hAnsi="方正仿宋_GBK" w:eastAsia="方正仿宋_GBK" w:cs="方正仿宋_GBK"/>
                <w:sz w:val="24"/>
                <w:szCs w:val="24"/>
                <w:lang w:val="en-US" w:eastAsia="zh-CN"/>
              </w:rPr>
            </w:rPrChange>
          </w:rPr>
          <w:object>
            <v:shape id="_x0000_i1050" o:spt="75" type="#_x0000_t75" style="height:16pt;width:33pt;" o:ole="t" filled="f" o:preferrelative="t" stroked="f" coordsize="21600,21600">
              <v:path/>
              <v:fill on="f" focussize="0,0"/>
              <v:stroke on="f"/>
              <v:imagedata r:id="rId48" o:title=""/>
              <o:lock v:ext="edit" aspectratio="t"/>
              <w10:wrap type="none"/>
              <w10:anchorlock/>
            </v:shape>
            <o:OLEObject Type="Embed" ProgID="DSEquations" ShapeID="_x0000_i1050" DrawAspect="Content" ObjectID="_1468075750" r:id="rId53">
              <o:LockedField>false</o:LockedField>
            </o:OLEObject>
          </w:object>
        </w:r>
      </w:ins>
      <w:ins w:id="2122" w:author="P52s" w:date="2025-12-12T09:55:37Z"/>
      <w:ins w:id="2125" w:author="P52s" w:date="2025-12-12T09:55:37Z">
        <w:r>
          <w:rPr>
            <w:rFonts w:hint="eastAsia" w:ascii="Times New Roman" w:hAnsi="Times New Roman" w:eastAsia="宋体" w:cs="Times New Roman"/>
            <w:color w:val="000000"/>
            <w:sz w:val="21"/>
            <w:szCs w:val="24"/>
            <w:lang w:val="en-US" w:eastAsia="zh-CN" w:bidi="ar"/>
            <w:rPrChange w:id="2126" w:author="P52s" w:date="2025-12-15T11:43:11Z">
              <w:rPr>
                <w:rFonts w:hint="eastAsia" w:ascii="方正仿宋_GBK" w:hAnsi="方正仿宋_GBK" w:eastAsia="方正仿宋_GBK" w:cs="方正仿宋_GBK"/>
                <w:sz w:val="24"/>
                <w:szCs w:val="24"/>
                <w:lang w:val="en-US" w:eastAsia="zh-CN"/>
              </w:rPr>
            </w:rPrChange>
          </w:rPr>
          <w:t>可表示为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128" w:author="P52s" w:date="2025-12-15T11:57:36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129">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31" w:author="P52s" w:date="2025-12-15T11:57:3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130" w:author="P52s" w:date="2025-12-12T09:20:48Z"/>
        </w:trPr>
        <w:tc>
          <w:tcPr>
            <w:tcW w:w="2840" w:type="dxa"/>
            <w:tcBorders>
              <w:top w:val="nil"/>
              <w:left w:val="nil"/>
              <w:bottom w:val="nil"/>
              <w:right w:val="nil"/>
            </w:tcBorders>
            <w:vAlign w:val="center"/>
            <w:tcPrChange w:id="2132" w:author="P52s" w:date="2025-12-15T11:57:36Z">
              <w:tcPr>
                <w:tcW w:w="2840" w:type="dxa"/>
                <w:tcBorders>
                  <w:top w:val="nil"/>
                  <w:left w:val="nil"/>
                  <w:bottom w:val="nil"/>
                  <w:right w:val="nil"/>
                </w:tcBorders>
              </w:tcPr>
            </w:tcPrChange>
          </w:tcPr>
          <w:p>
            <w:pPr>
              <w:numPr>
                <w:ilvl w:val="0"/>
                <w:numId w:val="0"/>
              </w:numPr>
              <w:jc w:val="center"/>
              <w:rPr>
                <w:ins w:id="2134" w:author="P52s" w:date="2025-12-12T09:20:48Z"/>
                <w:rFonts w:hint="eastAsia" w:ascii="Times New Roman" w:hAnsi="Times New Roman" w:eastAsia="宋体" w:cs="Times New Roman"/>
                <w:color w:val="000000"/>
                <w:sz w:val="21"/>
                <w:szCs w:val="24"/>
                <w:vertAlign w:val="baseline"/>
                <w:lang w:val="en-US" w:eastAsia="zh-CN" w:bidi="ar"/>
                <w:rPrChange w:id="2135" w:author="P52s" w:date="2025-12-15T11:57:22Z">
                  <w:rPr>
                    <w:ins w:id="2136" w:author="P52s" w:date="2025-12-12T09:20:48Z"/>
                    <w:rFonts w:hint="eastAsia" w:ascii="方正仿宋_GBK" w:hAnsi="方正仿宋_GBK" w:eastAsia="方正仿宋_GBK" w:cs="方正仿宋_GBK"/>
                    <w:sz w:val="24"/>
                    <w:szCs w:val="24"/>
                    <w:vertAlign w:val="baseline"/>
                    <w:lang w:val="en-US" w:eastAsia="zh-CN"/>
                  </w:rPr>
                </w:rPrChange>
              </w:rPr>
              <w:pPrChange w:id="2133" w:author="P52s" w:date="2025-12-15T11:57:22Z">
                <w:pPr>
                  <w:numPr>
                    <w:ilvl w:val="0"/>
                    <w:numId w:val="0"/>
                  </w:numPr>
                </w:pPr>
              </w:pPrChange>
            </w:pPr>
          </w:p>
        </w:tc>
        <w:tc>
          <w:tcPr>
            <w:tcW w:w="2841" w:type="dxa"/>
            <w:tcBorders>
              <w:top w:val="nil"/>
              <w:left w:val="nil"/>
              <w:bottom w:val="nil"/>
              <w:right w:val="nil"/>
            </w:tcBorders>
            <w:vAlign w:val="center"/>
            <w:tcPrChange w:id="2137" w:author="P52s" w:date="2025-12-15T11:57:36Z">
              <w:tcPr>
                <w:tcW w:w="2841" w:type="dxa"/>
                <w:tcBorders>
                  <w:top w:val="nil"/>
                  <w:left w:val="nil"/>
                  <w:bottom w:val="nil"/>
                  <w:right w:val="nil"/>
                </w:tcBorders>
              </w:tcPr>
            </w:tcPrChange>
          </w:tcPr>
          <w:p>
            <w:pPr>
              <w:numPr>
                <w:ilvl w:val="0"/>
                <w:numId w:val="0"/>
              </w:numPr>
              <w:jc w:val="center"/>
              <w:rPr>
                <w:ins w:id="2139" w:author="P52s" w:date="2025-12-12T09:20:48Z"/>
                <w:rFonts w:hint="eastAsia" w:ascii="Times New Roman" w:hAnsi="Times New Roman" w:eastAsia="宋体" w:cs="Times New Roman"/>
                <w:color w:val="000000"/>
                <w:sz w:val="21"/>
                <w:szCs w:val="24"/>
                <w:vertAlign w:val="baseline"/>
                <w:lang w:val="en-US" w:eastAsia="zh-CN" w:bidi="ar"/>
                <w:rPrChange w:id="2140" w:author="P52s" w:date="2025-12-15T11:54:08Z">
                  <w:rPr>
                    <w:ins w:id="2141" w:author="P52s" w:date="2025-12-12T09:20:48Z"/>
                    <w:rFonts w:hint="eastAsia" w:ascii="方正仿宋_GBK" w:hAnsi="方正仿宋_GBK" w:eastAsia="方正仿宋_GBK" w:cs="方正仿宋_GBK"/>
                    <w:sz w:val="24"/>
                    <w:szCs w:val="24"/>
                    <w:vertAlign w:val="baseline"/>
                    <w:lang w:val="en-US" w:eastAsia="zh-CN"/>
                  </w:rPr>
                </w:rPrChange>
              </w:rPr>
              <w:pPrChange w:id="2138" w:author="P52s" w:date="2025-12-15T11:57:22Z">
                <w:pPr>
                  <w:numPr>
                    <w:ilvl w:val="0"/>
                    <w:numId w:val="0"/>
                  </w:numPr>
                </w:pPr>
              </w:pPrChange>
            </w:pPr>
            <w:ins w:id="2142" w:author="P52s" w:date="2025-12-12T09:20:48Z"/>
            <w:ins w:id="2145" w:author="P52s" w:date="2025-12-12T09:20:48Z"/>
            <w:ins w:id="2148" w:author="P52s" w:date="2025-12-12T09:20:48Z"/>
            <w:ins w:id="2151" w:author="P52s" w:date="2025-12-12T09:20:48Z">
              <w:r>
                <w:rPr>
                  <w:rFonts w:hint="eastAsia" w:ascii="Times New Roman" w:hAnsi="Times New Roman" w:eastAsia="宋体" w:cs="Times New Roman"/>
                  <w:color w:val="000000"/>
                  <w:sz w:val="21"/>
                  <w:szCs w:val="24"/>
                  <w:lang w:val="en-US" w:eastAsia="zh-CN" w:bidi="ar"/>
                  <w:rPrChange w:id="2155" w:author="P52s" w:date="2025-12-15T11:54:08Z">
                    <w:rPr>
                      <w:rFonts w:hint="eastAsia" w:ascii="方正仿宋_GBK" w:hAnsi="方正仿宋_GBK" w:eastAsia="方正仿宋_GBK" w:cs="方正仿宋_GBK"/>
                      <w:sz w:val="24"/>
                      <w:szCs w:val="24"/>
                      <w:lang w:val="en-US" w:eastAsia="zh-CN"/>
                    </w:rPr>
                  </w:rPrChange>
                </w:rPr>
                <w:object>
                  <v:shape id="_x0000_i1051" o:spt="75" type="#_x0000_t75" style="height:16pt;width:58pt;" o:ole="t" filled="f" o:preferrelative="t" stroked="f" coordsize="21600,21600">
                    <v:path/>
                    <v:fill on="f" focussize="0,0"/>
                    <v:stroke on="f"/>
                    <v:imagedata r:id="rId55" o:title=""/>
                    <o:lock v:ext="edit" aspectratio="t"/>
                    <w10:wrap type="none"/>
                    <w10:anchorlock/>
                  </v:shape>
                  <o:OLEObject Type="Embed" ProgID="DSEquations" ShapeID="_x0000_i1051" DrawAspect="Content" ObjectID="_1468075751" r:id="rId54">
                    <o:LockedField>false</o:LockedField>
                  </o:OLEObject>
                </w:object>
              </w:r>
            </w:ins>
            <w:ins w:id="2157" w:author="P52s" w:date="2025-12-12T09:20:48Z"/>
          </w:p>
        </w:tc>
        <w:tc>
          <w:tcPr>
            <w:tcW w:w="2841" w:type="dxa"/>
            <w:tcBorders>
              <w:top w:val="nil"/>
              <w:left w:val="nil"/>
              <w:bottom w:val="nil"/>
              <w:right w:val="nil"/>
            </w:tcBorders>
            <w:vAlign w:val="center"/>
            <w:tcPrChange w:id="2160" w:author="P52s" w:date="2025-12-15T11:57:36Z">
              <w:tcPr>
                <w:tcW w:w="2841" w:type="dxa"/>
                <w:tcBorders>
                  <w:top w:val="nil"/>
                  <w:left w:val="nil"/>
                  <w:bottom w:val="nil"/>
                  <w:right w:val="nil"/>
                </w:tcBorders>
              </w:tcPr>
            </w:tcPrChange>
          </w:tcPr>
          <w:p>
            <w:pPr>
              <w:numPr>
                <w:ilvl w:val="0"/>
                <w:numId w:val="0"/>
              </w:numPr>
              <w:jc w:val="center"/>
              <w:rPr>
                <w:ins w:id="2162" w:author="P52s" w:date="2025-12-12T09:20:48Z"/>
                <w:rFonts w:hint="default" w:ascii="Times New Roman" w:hAnsi="Times New Roman" w:eastAsia="宋体" w:cs="Times New Roman"/>
                <w:color w:val="000000"/>
                <w:sz w:val="21"/>
                <w:szCs w:val="24"/>
                <w:vertAlign w:val="baseline"/>
                <w:lang w:val="en-US" w:eastAsia="zh-CN" w:bidi="ar"/>
                <w:rPrChange w:id="2163" w:author="P52s" w:date="2025-12-15T11:54:08Z">
                  <w:rPr>
                    <w:ins w:id="2164" w:author="P52s" w:date="2025-12-12T09:20:48Z"/>
                    <w:rFonts w:hint="eastAsia" w:ascii="方正仿宋_GBK" w:hAnsi="方正仿宋_GBK" w:eastAsia="方正仿宋_GBK" w:cs="方正仿宋_GBK"/>
                    <w:sz w:val="24"/>
                    <w:szCs w:val="24"/>
                    <w:vertAlign w:val="baseline"/>
                    <w:lang w:val="en-US" w:eastAsia="zh-CN"/>
                  </w:rPr>
                </w:rPrChange>
              </w:rPr>
              <w:pPrChange w:id="2161" w:author="P52s" w:date="2025-12-15T11:57:22Z">
                <w:pPr>
                  <w:numPr>
                    <w:ilvl w:val="0"/>
                    <w:numId w:val="0"/>
                  </w:numPr>
                </w:pPr>
              </w:pPrChange>
            </w:pPr>
            <w:ins w:id="2165" w:author="P52s" w:date="2025-12-15T11:54:19Z">
              <w:r>
                <w:rPr>
                  <w:rFonts w:hint="eastAsia" w:ascii="Times New Roman" w:hAnsi="Times New Roman" w:eastAsia="宋体" w:cs="Times New Roman"/>
                  <w:color w:val="000000"/>
                  <w:sz w:val="21"/>
                  <w:szCs w:val="24"/>
                  <w:vertAlign w:val="baseline"/>
                  <w:lang w:val="en-US" w:eastAsia="zh-CN" w:bidi="ar"/>
                </w:rPr>
                <w:t>(2)</w:t>
              </w:r>
            </w:ins>
          </w:p>
        </w:tc>
      </w:tr>
    </w:tbl>
    <w:p>
      <w:pPr>
        <w:widowControl/>
        <w:numPr>
          <w:ilvl w:val="-1"/>
          <w:numId w:val="0"/>
        </w:numPr>
        <w:spacing w:line="360" w:lineRule="auto"/>
        <w:ind w:firstLine="420" w:firstLineChars="200"/>
        <w:textAlignment w:val="center"/>
        <w:rPr>
          <w:ins w:id="2167" w:author="P52s" w:date="2025-12-12T08:19:05Z"/>
          <w:rFonts w:hint="eastAsia" w:ascii="Times New Roman" w:hAnsi="Times New Roman" w:eastAsia="宋体" w:cs="Times New Roman"/>
          <w:color w:val="000000"/>
          <w:sz w:val="21"/>
          <w:szCs w:val="24"/>
          <w:lang w:val="en-US" w:eastAsia="zh-CN" w:bidi="ar"/>
          <w:rPrChange w:id="2168" w:author="P52s" w:date="2025-12-15T11:43:14Z">
            <w:rPr>
              <w:ins w:id="2169" w:author="P52s" w:date="2025-12-12T08:19:05Z"/>
              <w:rFonts w:hint="eastAsia" w:ascii="方正仿宋_GBK" w:hAnsi="方正仿宋_GBK" w:eastAsia="方正仿宋_GBK" w:cs="方正仿宋_GBK"/>
              <w:sz w:val="24"/>
              <w:szCs w:val="24"/>
              <w:lang w:val="en-US" w:eastAsia="zh-CN"/>
            </w:rPr>
          </w:rPrChange>
        </w:rPr>
        <w:pPrChange w:id="2166" w:author="P52s" w:date="2025-12-15T11:43:14Z">
          <w:pPr>
            <w:numPr>
              <w:ilvl w:val="0"/>
              <w:numId w:val="0"/>
            </w:numPr>
          </w:pPr>
        </w:pPrChange>
      </w:pPr>
      <w:ins w:id="2170" w:author="P52s" w:date="2025-12-12T08:18:55Z">
        <w:r>
          <w:rPr>
            <w:rFonts w:hint="eastAsia" w:ascii="Times New Roman" w:hAnsi="Times New Roman" w:eastAsia="宋体" w:cs="Times New Roman"/>
            <w:color w:val="000000"/>
            <w:sz w:val="21"/>
            <w:szCs w:val="24"/>
            <w:lang w:val="en-US" w:eastAsia="zh-CN" w:bidi="ar"/>
            <w:rPrChange w:id="2171" w:author="P52s" w:date="2025-12-15T11:43:14Z">
              <w:rPr>
                <w:rFonts w:hint="eastAsia" w:ascii="方正仿宋_GBK" w:hAnsi="方正仿宋_GBK" w:eastAsia="方正仿宋_GBK" w:cs="方正仿宋_GBK"/>
                <w:sz w:val="24"/>
                <w:szCs w:val="24"/>
                <w:lang w:val="en-US" w:eastAsia="zh-CN"/>
              </w:rPr>
            </w:rPrChange>
          </w:rPr>
          <w:t>可</w:t>
        </w:r>
      </w:ins>
      <w:ins w:id="2173" w:author="P52s" w:date="2025-12-12T08:18:57Z">
        <w:r>
          <w:rPr>
            <w:rFonts w:hint="eastAsia" w:ascii="Times New Roman" w:hAnsi="Times New Roman" w:eastAsia="宋体" w:cs="Times New Roman"/>
            <w:color w:val="000000"/>
            <w:sz w:val="21"/>
            <w:szCs w:val="24"/>
            <w:lang w:val="en-US" w:eastAsia="zh-CN" w:bidi="ar"/>
            <w:rPrChange w:id="2174" w:author="P52s" w:date="2025-12-15T11:43:14Z">
              <w:rPr>
                <w:rFonts w:hint="eastAsia" w:ascii="方正仿宋_GBK" w:hAnsi="方正仿宋_GBK" w:eastAsia="方正仿宋_GBK" w:cs="方正仿宋_GBK"/>
                <w:sz w:val="24"/>
                <w:szCs w:val="24"/>
                <w:lang w:val="en-US" w:eastAsia="zh-CN"/>
              </w:rPr>
            </w:rPrChange>
          </w:rPr>
          <w:t>运行的</w:t>
        </w:r>
      </w:ins>
      <w:ins w:id="2176" w:author="P52s" w:date="2025-12-12T08:18:58Z">
        <w:r>
          <w:rPr>
            <w:rFonts w:hint="eastAsia" w:ascii="Times New Roman" w:hAnsi="Times New Roman" w:eastAsia="宋体" w:cs="Times New Roman"/>
            <w:color w:val="000000"/>
            <w:sz w:val="21"/>
            <w:szCs w:val="24"/>
            <w:lang w:val="en-US" w:eastAsia="zh-CN" w:bidi="ar"/>
            <w:rPrChange w:id="2177" w:author="P52s" w:date="2025-12-15T11:43:14Z">
              <w:rPr>
                <w:rFonts w:hint="eastAsia" w:ascii="方正仿宋_GBK" w:hAnsi="方正仿宋_GBK" w:eastAsia="方正仿宋_GBK" w:cs="方正仿宋_GBK"/>
                <w:sz w:val="24"/>
                <w:szCs w:val="24"/>
                <w:lang w:val="en-US" w:eastAsia="zh-CN"/>
              </w:rPr>
            </w:rPrChange>
          </w:rPr>
          <w:t>最大</w:t>
        </w:r>
      </w:ins>
      <w:ins w:id="2179" w:author="P52s" w:date="2025-12-12T08:19:02Z">
        <w:r>
          <w:rPr>
            <w:rFonts w:hint="eastAsia" w:ascii="Times New Roman" w:hAnsi="Times New Roman" w:eastAsia="宋体" w:cs="Times New Roman"/>
            <w:color w:val="000000"/>
            <w:sz w:val="21"/>
            <w:szCs w:val="24"/>
            <w:lang w:val="en-US" w:eastAsia="zh-CN" w:bidi="ar"/>
            <w:rPrChange w:id="2180" w:author="P52s" w:date="2025-12-15T11:43:14Z">
              <w:rPr>
                <w:rFonts w:hint="eastAsia" w:ascii="方正仿宋_GBK" w:hAnsi="方正仿宋_GBK" w:eastAsia="方正仿宋_GBK" w:cs="方正仿宋_GBK"/>
                <w:sz w:val="24"/>
                <w:szCs w:val="24"/>
                <w:lang w:val="en-US" w:eastAsia="zh-CN"/>
              </w:rPr>
            </w:rPrChange>
          </w:rPr>
          <w:t>时长</w:t>
        </w:r>
      </w:ins>
      <w:ins w:id="2182" w:author="P52s" w:date="2025-12-12T09:55:49Z">
        <w:r>
          <w:rPr>
            <w:rFonts w:hint="eastAsia" w:ascii="Times New Roman" w:hAnsi="Times New Roman" w:eastAsia="宋体" w:cs="Times New Roman"/>
            <w:color w:val="000000"/>
            <w:sz w:val="21"/>
            <w:szCs w:val="24"/>
            <w:lang w:val="en-US" w:eastAsia="zh-CN" w:bidi="ar"/>
            <w:rPrChange w:id="2183" w:author="P52s" w:date="2025-12-15T11:43:14Z">
              <w:rPr>
                <w:rFonts w:hint="eastAsia" w:ascii="方正仿宋_GBK" w:hAnsi="方正仿宋_GBK" w:eastAsia="方正仿宋_GBK" w:cs="方正仿宋_GBK"/>
                <w:sz w:val="24"/>
                <w:szCs w:val="24"/>
                <w:lang w:val="en-US" w:eastAsia="zh-CN"/>
              </w:rPr>
            </w:rPrChange>
          </w:rPr>
          <w:t>可</w:t>
        </w:r>
      </w:ins>
      <w:ins w:id="2185" w:author="P52s" w:date="2025-12-12T09:55:50Z">
        <w:r>
          <w:rPr>
            <w:rFonts w:hint="eastAsia" w:ascii="Times New Roman" w:hAnsi="Times New Roman" w:eastAsia="宋体" w:cs="Times New Roman"/>
            <w:color w:val="000000"/>
            <w:sz w:val="21"/>
            <w:szCs w:val="24"/>
            <w:lang w:val="en-US" w:eastAsia="zh-CN" w:bidi="ar"/>
            <w:rPrChange w:id="2186" w:author="P52s" w:date="2025-12-15T11:43:14Z">
              <w:rPr>
                <w:rFonts w:hint="eastAsia" w:ascii="方正仿宋_GBK" w:hAnsi="方正仿宋_GBK" w:eastAsia="方正仿宋_GBK" w:cs="方正仿宋_GBK"/>
                <w:sz w:val="24"/>
                <w:szCs w:val="24"/>
                <w:lang w:val="en-US" w:eastAsia="zh-CN"/>
              </w:rPr>
            </w:rPrChange>
          </w:rPr>
          <w:t>表示</w:t>
        </w:r>
      </w:ins>
      <w:ins w:id="2188" w:author="P52s" w:date="2025-12-12T08:19:03Z">
        <w:r>
          <w:rPr>
            <w:rFonts w:hint="eastAsia" w:ascii="Times New Roman" w:hAnsi="Times New Roman" w:eastAsia="宋体" w:cs="Times New Roman"/>
            <w:color w:val="000000"/>
            <w:sz w:val="21"/>
            <w:szCs w:val="24"/>
            <w:lang w:val="en-US" w:eastAsia="zh-CN" w:bidi="ar"/>
            <w:rPrChange w:id="2189" w:author="P52s" w:date="2025-12-15T11:43:14Z">
              <w:rPr>
                <w:rFonts w:hint="eastAsia" w:ascii="方正仿宋_GBK" w:hAnsi="方正仿宋_GBK" w:eastAsia="方正仿宋_GBK" w:cs="方正仿宋_GBK"/>
                <w:sz w:val="24"/>
                <w:szCs w:val="24"/>
                <w:lang w:val="en-US" w:eastAsia="zh-CN"/>
              </w:rPr>
            </w:rPrChange>
          </w:rPr>
          <w:t>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191" w:author="P52s" w:date="2025-12-15T11:57:42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192">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94" w:author="P52s" w:date="2025-12-15T11:57: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193" w:author="P52s" w:date="2025-12-12T08:19:11Z"/>
        </w:trPr>
        <w:tc>
          <w:tcPr>
            <w:tcW w:w="2840" w:type="dxa"/>
            <w:tcBorders>
              <w:top w:val="nil"/>
              <w:left w:val="nil"/>
              <w:bottom w:val="nil"/>
              <w:right w:val="nil"/>
            </w:tcBorders>
            <w:vAlign w:val="center"/>
            <w:tcPrChange w:id="2195" w:author="P52s" w:date="2025-12-15T11:57:42Z">
              <w:tcPr>
                <w:tcW w:w="2840" w:type="dxa"/>
                <w:tcBorders>
                  <w:top w:val="nil"/>
                  <w:left w:val="nil"/>
                  <w:bottom w:val="nil"/>
                  <w:right w:val="nil"/>
                </w:tcBorders>
              </w:tcPr>
            </w:tcPrChange>
          </w:tcPr>
          <w:p>
            <w:pPr>
              <w:numPr>
                <w:ilvl w:val="0"/>
                <w:numId w:val="0"/>
              </w:numPr>
              <w:jc w:val="center"/>
              <w:rPr>
                <w:ins w:id="2197" w:author="P52s" w:date="2025-12-12T08:19:11Z"/>
                <w:rFonts w:hint="eastAsia" w:ascii="Times New Roman" w:hAnsi="Times New Roman" w:eastAsia="宋体" w:cs="Times New Roman"/>
                <w:color w:val="000000"/>
                <w:sz w:val="21"/>
                <w:szCs w:val="24"/>
                <w:vertAlign w:val="baseline"/>
                <w:lang w:val="en-US" w:eastAsia="zh-CN" w:bidi="ar"/>
                <w:rPrChange w:id="2198" w:author="P52s" w:date="2025-12-15T11:57:20Z">
                  <w:rPr>
                    <w:ins w:id="2199" w:author="P52s" w:date="2025-12-12T08:19:11Z"/>
                    <w:rFonts w:hint="eastAsia" w:ascii="方正仿宋_GBK" w:hAnsi="方正仿宋_GBK" w:eastAsia="方正仿宋_GBK" w:cs="方正仿宋_GBK"/>
                    <w:sz w:val="24"/>
                    <w:szCs w:val="24"/>
                    <w:vertAlign w:val="baseline"/>
                    <w:lang w:val="en-US" w:eastAsia="zh-CN"/>
                  </w:rPr>
                </w:rPrChange>
              </w:rPr>
              <w:pPrChange w:id="2196" w:author="P52s" w:date="2025-12-15T11:57:20Z">
                <w:pPr>
                  <w:numPr>
                    <w:ilvl w:val="0"/>
                    <w:numId w:val="0"/>
                  </w:numPr>
                </w:pPr>
              </w:pPrChange>
            </w:pPr>
          </w:p>
        </w:tc>
        <w:tc>
          <w:tcPr>
            <w:tcW w:w="2841" w:type="dxa"/>
            <w:tcBorders>
              <w:top w:val="nil"/>
              <w:left w:val="nil"/>
              <w:bottom w:val="nil"/>
              <w:right w:val="nil"/>
            </w:tcBorders>
            <w:vAlign w:val="center"/>
            <w:tcPrChange w:id="2200" w:author="P52s" w:date="2025-12-15T11:57:42Z">
              <w:tcPr>
                <w:tcW w:w="2841" w:type="dxa"/>
                <w:tcBorders>
                  <w:top w:val="nil"/>
                  <w:left w:val="nil"/>
                  <w:bottom w:val="nil"/>
                  <w:right w:val="nil"/>
                </w:tcBorders>
              </w:tcPr>
            </w:tcPrChange>
          </w:tcPr>
          <w:p>
            <w:pPr>
              <w:numPr>
                <w:ilvl w:val="0"/>
                <w:numId w:val="0"/>
              </w:numPr>
              <w:jc w:val="center"/>
              <w:rPr>
                <w:ins w:id="2202" w:author="P52s" w:date="2025-12-12T08:19:11Z"/>
                <w:rFonts w:hint="eastAsia" w:ascii="Times New Roman" w:hAnsi="Times New Roman" w:eastAsia="宋体" w:cs="Times New Roman"/>
                <w:color w:val="000000"/>
                <w:sz w:val="21"/>
                <w:szCs w:val="24"/>
                <w:vertAlign w:val="baseline"/>
                <w:lang w:val="en-US" w:eastAsia="zh-CN" w:bidi="ar"/>
                <w:rPrChange w:id="2203" w:author="P52s" w:date="2025-12-15T11:54:31Z">
                  <w:rPr>
                    <w:ins w:id="2204" w:author="P52s" w:date="2025-12-12T08:19:11Z"/>
                    <w:rFonts w:hint="eastAsia" w:ascii="方正仿宋_GBK" w:hAnsi="方正仿宋_GBK" w:eastAsia="方正仿宋_GBK" w:cs="方正仿宋_GBK"/>
                    <w:sz w:val="24"/>
                    <w:szCs w:val="24"/>
                    <w:vertAlign w:val="baseline"/>
                    <w:lang w:val="en-US" w:eastAsia="zh-CN"/>
                  </w:rPr>
                </w:rPrChange>
              </w:rPr>
              <w:pPrChange w:id="2201" w:author="P52s" w:date="2025-12-15T11:57:20Z">
                <w:pPr>
                  <w:numPr>
                    <w:ilvl w:val="0"/>
                    <w:numId w:val="0"/>
                  </w:numPr>
                </w:pPr>
              </w:pPrChange>
            </w:pPr>
            <w:ins w:id="2205" w:author="P52s" w:date="2025-12-12T08:19:11Z"/>
            <w:ins w:id="2208" w:author="P52s" w:date="2025-12-12T08:19:11Z"/>
            <w:ins w:id="2211" w:author="P52s" w:date="2025-12-12T08:19:11Z"/>
            <w:ins w:id="2214" w:author="P52s" w:date="2025-12-12T08:19:11Z">
              <w:r>
                <w:rPr>
                  <w:rFonts w:hint="eastAsia" w:ascii="Times New Roman" w:hAnsi="Times New Roman" w:eastAsia="宋体" w:cs="Times New Roman"/>
                  <w:color w:val="000000"/>
                  <w:position w:val="0"/>
                  <w:sz w:val="21"/>
                  <w:szCs w:val="24"/>
                  <w:lang w:val="en-US" w:eastAsia="zh-CN" w:bidi="ar"/>
                  <w:rPrChange w:id="2218" w:author="P52s" w:date="2025-12-15T11:54:31Z">
                    <w:rPr>
                      <w:rFonts w:hint="eastAsia" w:ascii="方正仿宋_GBK" w:hAnsi="方正仿宋_GBK" w:eastAsia="方正仿宋_GBK" w:cs="方正仿宋_GBK"/>
                      <w:position w:val="-28"/>
                      <w:sz w:val="24"/>
                      <w:szCs w:val="24"/>
                      <w:lang w:val="en-US" w:eastAsia="zh-CN"/>
                    </w:rPr>
                  </w:rPrChange>
                </w:rPr>
                <w:object>
                  <v:shape id="_x0000_i1052" o:spt="75" type="#_x0000_t75" style="height:31pt;width:65pt;" o:ole="t" filled="f" o:preferrelative="t" stroked="f" coordsize="21600,21600">
                    <v:path/>
                    <v:fill on="f" focussize="0,0"/>
                    <v:stroke on="f"/>
                    <v:imagedata r:id="rId57" o:title=""/>
                    <o:lock v:ext="edit" aspectratio="t"/>
                    <w10:wrap type="none"/>
                    <w10:anchorlock/>
                  </v:shape>
                  <o:OLEObject Type="Embed" ProgID="Equation.KSEE3" ShapeID="_x0000_i1052" DrawAspect="Content" ObjectID="_1468075752" r:id="rId56">
                    <o:LockedField>false</o:LockedField>
                  </o:OLEObject>
                </w:object>
              </w:r>
            </w:ins>
            <w:ins w:id="2220" w:author="P52s" w:date="2025-12-12T08:19:11Z"/>
          </w:p>
        </w:tc>
        <w:tc>
          <w:tcPr>
            <w:tcW w:w="2841" w:type="dxa"/>
            <w:tcBorders>
              <w:top w:val="nil"/>
              <w:left w:val="nil"/>
              <w:bottom w:val="nil"/>
              <w:right w:val="nil"/>
            </w:tcBorders>
            <w:vAlign w:val="center"/>
            <w:tcPrChange w:id="2223" w:author="P52s" w:date="2025-12-15T11:57:42Z">
              <w:tcPr>
                <w:tcW w:w="2841" w:type="dxa"/>
                <w:tcBorders>
                  <w:top w:val="nil"/>
                  <w:left w:val="nil"/>
                  <w:bottom w:val="nil"/>
                  <w:right w:val="nil"/>
                </w:tcBorders>
              </w:tcPr>
            </w:tcPrChange>
          </w:tcPr>
          <w:p>
            <w:pPr>
              <w:numPr>
                <w:ilvl w:val="0"/>
                <w:numId w:val="0"/>
              </w:numPr>
              <w:jc w:val="center"/>
              <w:rPr>
                <w:ins w:id="2225" w:author="P52s" w:date="2025-12-12T08:19:11Z"/>
                <w:rFonts w:hint="eastAsia" w:ascii="Times New Roman" w:hAnsi="Times New Roman" w:eastAsia="宋体" w:cs="Times New Roman"/>
                <w:color w:val="000000"/>
                <w:sz w:val="21"/>
                <w:szCs w:val="24"/>
                <w:vertAlign w:val="baseline"/>
                <w:lang w:val="en-US" w:eastAsia="zh-CN" w:bidi="ar"/>
                <w:rPrChange w:id="2226" w:author="P52s" w:date="2025-12-15T11:54:31Z">
                  <w:rPr>
                    <w:ins w:id="2227" w:author="P52s" w:date="2025-12-12T08:19:11Z"/>
                    <w:rFonts w:hint="default" w:ascii="方正仿宋_GBK" w:hAnsi="方正仿宋_GBK" w:eastAsia="方正仿宋_GBK" w:cs="方正仿宋_GBK"/>
                    <w:sz w:val="24"/>
                    <w:szCs w:val="24"/>
                    <w:vertAlign w:val="baseline"/>
                    <w:lang w:val="en-US" w:eastAsia="zh-CN"/>
                  </w:rPr>
                </w:rPrChange>
              </w:rPr>
              <w:pPrChange w:id="2224" w:author="P52s" w:date="2025-12-15T11:57:20Z">
                <w:pPr>
                  <w:numPr>
                    <w:ilvl w:val="0"/>
                    <w:numId w:val="0"/>
                  </w:numPr>
                </w:pPr>
              </w:pPrChange>
            </w:pPr>
            <w:ins w:id="2228" w:author="P52s" w:date="2025-12-15T11:54:25Z">
              <w:r>
                <w:rPr>
                  <w:rFonts w:hint="eastAsia" w:ascii="Times New Roman" w:hAnsi="Times New Roman" w:eastAsia="宋体" w:cs="Times New Roman"/>
                  <w:color w:val="000000"/>
                  <w:sz w:val="21"/>
                  <w:szCs w:val="24"/>
                  <w:vertAlign w:val="baseline"/>
                  <w:lang w:val="en-US" w:eastAsia="zh-CN" w:bidi="ar"/>
                  <w:rPrChange w:id="2229" w:author="P52s" w:date="2025-12-15T11:54:31Z">
                    <w:rPr>
                      <w:rFonts w:hint="eastAsia" w:ascii="方正仿宋_GBK" w:hAnsi="方正仿宋_GBK" w:eastAsia="方正仿宋_GBK" w:cs="方正仿宋_GBK"/>
                      <w:sz w:val="24"/>
                      <w:szCs w:val="24"/>
                      <w:vertAlign w:val="baseline"/>
                      <w:lang w:val="en-US" w:eastAsia="zh-CN"/>
                    </w:rPr>
                  </w:rPrChange>
                </w:rPr>
                <w:t>(</w:t>
              </w:r>
            </w:ins>
            <w:ins w:id="2231" w:author="P52s" w:date="2025-12-15T11:54:26Z">
              <w:r>
                <w:rPr>
                  <w:rFonts w:hint="eastAsia" w:ascii="Times New Roman" w:hAnsi="Times New Roman" w:eastAsia="宋体" w:cs="Times New Roman"/>
                  <w:color w:val="000000"/>
                  <w:sz w:val="21"/>
                  <w:szCs w:val="24"/>
                  <w:vertAlign w:val="baseline"/>
                  <w:lang w:val="en-US" w:eastAsia="zh-CN" w:bidi="ar"/>
                  <w:rPrChange w:id="2232" w:author="P52s" w:date="2025-12-15T11:54:31Z">
                    <w:rPr>
                      <w:rFonts w:hint="eastAsia" w:ascii="方正仿宋_GBK" w:hAnsi="方正仿宋_GBK" w:eastAsia="方正仿宋_GBK" w:cs="方正仿宋_GBK"/>
                      <w:sz w:val="24"/>
                      <w:szCs w:val="24"/>
                      <w:vertAlign w:val="baseline"/>
                      <w:lang w:val="en-US" w:eastAsia="zh-CN"/>
                    </w:rPr>
                  </w:rPrChange>
                </w:rPr>
                <w:t>3</w:t>
              </w:r>
            </w:ins>
            <w:ins w:id="2234" w:author="P52s" w:date="2025-12-15T11:54:25Z">
              <w:r>
                <w:rPr>
                  <w:rFonts w:hint="eastAsia" w:ascii="Times New Roman" w:hAnsi="Times New Roman" w:eastAsia="宋体" w:cs="Times New Roman"/>
                  <w:color w:val="000000"/>
                  <w:sz w:val="21"/>
                  <w:szCs w:val="24"/>
                  <w:vertAlign w:val="baseline"/>
                  <w:lang w:val="en-US" w:eastAsia="zh-CN" w:bidi="ar"/>
                  <w:rPrChange w:id="2235" w:author="P52s" w:date="2025-12-15T11:54:31Z">
                    <w:rPr>
                      <w:rFonts w:hint="eastAsia" w:ascii="方正仿宋_GBK" w:hAnsi="方正仿宋_GBK" w:eastAsia="方正仿宋_GBK" w:cs="方正仿宋_GBK"/>
                      <w:sz w:val="24"/>
                      <w:szCs w:val="24"/>
                      <w:vertAlign w:val="baseline"/>
                      <w:lang w:val="en-US" w:eastAsia="zh-CN"/>
                    </w:rPr>
                  </w:rPrChange>
                </w:rPr>
                <w:t>)</w:t>
              </w:r>
            </w:ins>
          </w:p>
        </w:tc>
      </w:tr>
    </w:tbl>
    <w:p>
      <w:pPr>
        <w:widowControl/>
        <w:numPr>
          <w:ilvl w:val="-1"/>
          <w:numId w:val="0"/>
        </w:numPr>
        <w:spacing w:line="360" w:lineRule="auto"/>
        <w:ind w:firstLine="420" w:firstLineChars="200"/>
        <w:textAlignment w:val="center"/>
        <w:rPr>
          <w:ins w:id="2238" w:author="P52s" w:date="2025-12-12T08:21:37Z"/>
          <w:rFonts w:hint="eastAsia" w:ascii="Times New Roman" w:hAnsi="Times New Roman" w:eastAsia="宋体" w:cs="Times New Roman"/>
          <w:color w:val="000000"/>
          <w:sz w:val="21"/>
          <w:szCs w:val="24"/>
          <w:lang w:val="en-US" w:eastAsia="zh-CN" w:bidi="ar"/>
          <w:rPrChange w:id="2239" w:author="P52s" w:date="2025-12-15T11:43:17Z">
            <w:rPr>
              <w:ins w:id="2240" w:author="P52s" w:date="2025-12-12T08:21:37Z"/>
              <w:rFonts w:hint="eastAsia" w:ascii="方正仿宋_GBK" w:hAnsi="方正仿宋_GBK" w:eastAsia="方正仿宋_GBK" w:cs="方正仿宋_GBK"/>
              <w:sz w:val="24"/>
              <w:szCs w:val="24"/>
              <w:lang w:val="en-US" w:eastAsia="zh-CN" w:bidi="ar"/>
            </w:rPr>
          </w:rPrChange>
        </w:rPr>
        <w:pPrChange w:id="2237" w:author="P52s" w:date="2025-12-15T11:43:17Z">
          <w:pPr>
            <w:numPr>
              <w:ilvl w:val="0"/>
              <w:numId w:val="0"/>
            </w:numPr>
          </w:pPr>
        </w:pPrChange>
      </w:pPr>
      <w:ins w:id="2241" w:author="P52s" w:date="2025-12-12T08:20:53Z">
        <w:r>
          <w:rPr>
            <w:rFonts w:hint="eastAsia" w:ascii="Times New Roman" w:hAnsi="Times New Roman" w:eastAsia="宋体" w:cs="Times New Roman"/>
            <w:color w:val="000000"/>
            <w:sz w:val="21"/>
            <w:szCs w:val="24"/>
            <w:lang w:val="en-US" w:eastAsia="zh-CN" w:bidi="ar"/>
            <w:rPrChange w:id="2242" w:author="P52s" w:date="2025-12-15T11:43:17Z">
              <w:rPr>
                <w:rFonts w:hint="eastAsia" w:ascii="方正仿宋_GBK" w:hAnsi="方正仿宋_GBK" w:eastAsia="方正仿宋_GBK" w:cs="方正仿宋_GBK"/>
                <w:sz w:val="24"/>
                <w:szCs w:val="24"/>
                <w:lang w:val="en-US" w:eastAsia="zh-CN" w:bidi="ar"/>
              </w:rPr>
            </w:rPrChange>
          </w:rPr>
          <w:t>整个</w:t>
        </w:r>
      </w:ins>
      <w:ins w:id="2244" w:author="P52s" w:date="2025-12-12T08:20:54Z">
        <w:r>
          <w:rPr>
            <w:rFonts w:hint="eastAsia" w:ascii="Times New Roman" w:hAnsi="Times New Roman" w:eastAsia="宋体" w:cs="Times New Roman"/>
            <w:color w:val="000000"/>
            <w:sz w:val="21"/>
            <w:szCs w:val="24"/>
            <w:lang w:val="en-US" w:eastAsia="zh-CN" w:bidi="ar"/>
            <w:rPrChange w:id="2245" w:author="P52s" w:date="2025-12-15T11:43:17Z">
              <w:rPr>
                <w:rFonts w:hint="eastAsia" w:ascii="方正仿宋_GBK" w:hAnsi="方正仿宋_GBK" w:eastAsia="方正仿宋_GBK" w:cs="方正仿宋_GBK"/>
                <w:sz w:val="24"/>
                <w:szCs w:val="24"/>
                <w:lang w:val="en-US" w:eastAsia="zh-CN" w:bidi="ar"/>
              </w:rPr>
            </w:rPrChange>
          </w:rPr>
          <w:t>储能</w:t>
        </w:r>
      </w:ins>
      <w:ins w:id="2247" w:author="P52s" w:date="2025-12-12T08:20:55Z">
        <w:r>
          <w:rPr>
            <w:rFonts w:hint="eastAsia" w:ascii="Times New Roman" w:hAnsi="Times New Roman" w:eastAsia="宋体" w:cs="Times New Roman"/>
            <w:color w:val="000000"/>
            <w:sz w:val="21"/>
            <w:szCs w:val="24"/>
            <w:lang w:val="en-US" w:eastAsia="zh-CN" w:bidi="ar"/>
            <w:rPrChange w:id="2248" w:author="P52s" w:date="2025-12-15T11:43:17Z">
              <w:rPr>
                <w:rFonts w:hint="eastAsia" w:ascii="方正仿宋_GBK" w:hAnsi="方正仿宋_GBK" w:eastAsia="方正仿宋_GBK" w:cs="方正仿宋_GBK"/>
                <w:sz w:val="24"/>
                <w:szCs w:val="24"/>
                <w:lang w:val="en-US" w:eastAsia="zh-CN" w:bidi="ar"/>
              </w:rPr>
            </w:rPrChange>
          </w:rPr>
          <w:t>电站</w:t>
        </w:r>
      </w:ins>
      <w:ins w:id="2250" w:author="P52s" w:date="2025-12-12T08:20:56Z">
        <w:r>
          <w:rPr>
            <w:rFonts w:hint="eastAsia" w:ascii="Times New Roman" w:hAnsi="Times New Roman" w:eastAsia="宋体" w:cs="Times New Roman"/>
            <w:color w:val="000000"/>
            <w:sz w:val="21"/>
            <w:szCs w:val="24"/>
            <w:lang w:val="en-US" w:eastAsia="zh-CN" w:bidi="ar"/>
            <w:rPrChange w:id="2251" w:author="P52s" w:date="2025-12-15T11:43:17Z">
              <w:rPr>
                <w:rFonts w:hint="eastAsia" w:ascii="方正仿宋_GBK" w:hAnsi="方正仿宋_GBK" w:eastAsia="方正仿宋_GBK" w:cs="方正仿宋_GBK"/>
                <w:sz w:val="24"/>
                <w:szCs w:val="24"/>
                <w:lang w:val="en-US" w:eastAsia="zh-CN" w:bidi="ar"/>
              </w:rPr>
            </w:rPrChange>
          </w:rPr>
          <w:t>的</w:t>
        </w:r>
      </w:ins>
      <w:ins w:id="2253" w:author="P52s" w:date="2025-12-12T08:20:58Z">
        <w:r>
          <w:rPr>
            <w:rFonts w:hint="eastAsia" w:ascii="Times New Roman" w:hAnsi="Times New Roman" w:eastAsia="宋体" w:cs="Times New Roman"/>
            <w:color w:val="000000"/>
            <w:sz w:val="21"/>
            <w:szCs w:val="24"/>
            <w:lang w:val="en-US" w:eastAsia="zh-CN" w:bidi="ar"/>
            <w:rPrChange w:id="2254" w:author="P52s" w:date="2025-12-15T11:43:17Z">
              <w:rPr>
                <w:rFonts w:hint="eastAsia" w:ascii="方正仿宋_GBK" w:hAnsi="方正仿宋_GBK" w:eastAsia="方正仿宋_GBK" w:cs="方正仿宋_GBK"/>
                <w:sz w:val="24"/>
                <w:szCs w:val="24"/>
                <w:lang w:val="en-US" w:eastAsia="zh-CN" w:bidi="ar"/>
              </w:rPr>
            </w:rPrChange>
          </w:rPr>
          <w:t>执行</w:t>
        </w:r>
      </w:ins>
      <w:ins w:id="2256" w:author="P52s" w:date="2025-12-12T08:21:00Z">
        <w:r>
          <w:rPr>
            <w:rFonts w:hint="eastAsia" w:ascii="Times New Roman" w:hAnsi="Times New Roman" w:eastAsia="宋体" w:cs="Times New Roman"/>
            <w:color w:val="000000"/>
            <w:sz w:val="21"/>
            <w:szCs w:val="24"/>
            <w:lang w:val="en-US" w:eastAsia="zh-CN" w:bidi="ar"/>
            <w:rPrChange w:id="2257" w:author="P52s" w:date="2025-12-15T11:43:17Z">
              <w:rPr>
                <w:rFonts w:hint="eastAsia" w:ascii="方正仿宋_GBK" w:hAnsi="方正仿宋_GBK" w:eastAsia="方正仿宋_GBK" w:cs="方正仿宋_GBK"/>
                <w:sz w:val="24"/>
                <w:szCs w:val="24"/>
                <w:lang w:val="en-US" w:eastAsia="zh-CN" w:bidi="ar"/>
              </w:rPr>
            </w:rPrChange>
          </w:rPr>
          <w:t>时长</w:t>
        </w:r>
      </w:ins>
      <w:ins w:id="2259" w:author="P52s" w:date="2025-12-12T08:21:01Z">
        <w:r>
          <w:rPr>
            <w:rFonts w:hint="eastAsia" w:ascii="Times New Roman" w:hAnsi="Times New Roman" w:eastAsia="宋体" w:cs="Times New Roman"/>
            <w:color w:val="000000"/>
            <w:sz w:val="21"/>
            <w:szCs w:val="24"/>
            <w:lang w:val="en-US" w:eastAsia="zh-CN" w:bidi="ar"/>
            <w:rPrChange w:id="2260" w:author="P52s" w:date="2025-12-15T11:43:17Z">
              <w:rPr>
                <w:rFonts w:hint="eastAsia" w:ascii="方正仿宋_GBK" w:hAnsi="方正仿宋_GBK" w:eastAsia="方正仿宋_GBK" w:cs="方正仿宋_GBK"/>
                <w:sz w:val="24"/>
                <w:szCs w:val="24"/>
                <w:lang w:val="en-US" w:eastAsia="zh-CN" w:bidi="ar"/>
              </w:rPr>
            </w:rPrChange>
          </w:rPr>
          <w:t>与</w:t>
        </w:r>
      </w:ins>
      <w:ins w:id="2262" w:author="P52s" w:date="2025-12-12T08:21:06Z">
        <w:r>
          <w:rPr>
            <w:rFonts w:hint="eastAsia" w:ascii="Times New Roman" w:hAnsi="Times New Roman" w:eastAsia="宋体" w:cs="Times New Roman"/>
            <w:color w:val="000000"/>
            <w:sz w:val="21"/>
            <w:szCs w:val="24"/>
            <w:lang w:val="en-US" w:eastAsia="zh-CN" w:bidi="ar"/>
            <w:rPrChange w:id="2263" w:author="P52s" w:date="2025-12-15T11:43:17Z">
              <w:rPr>
                <w:rFonts w:hint="eastAsia" w:ascii="方正仿宋_GBK" w:hAnsi="方正仿宋_GBK" w:eastAsia="方正仿宋_GBK" w:cs="方正仿宋_GBK"/>
                <w:sz w:val="24"/>
                <w:szCs w:val="24"/>
                <w:lang w:val="en-US" w:eastAsia="zh-CN" w:bidi="ar"/>
              </w:rPr>
            </w:rPrChange>
          </w:rPr>
          <w:t>单个</w:t>
        </w:r>
      </w:ins>
      <w:ins w:id="2265" w:author="P52s" w:date="2025-12-12T08:21:07Z">
        <w:r>
          <w:rPr>
            <w:rFonts w:hint="eastAsia" w:ascii="Times New Roman" w:hAnsi="Times New Roman" w:eastAsia="宋体" w:cs="Times New Roman"/>
            <w:color w:val="000000"/>
            <w:sz w:val="21"/>
            <w:szCs w:val="24"/>
            <w:lang w:val="en-US" w:eastAsia="zh-CN" w:bidi="ar"/>
            <w:rPrChange w:id="2266" w:author="P52s" w:date="2025-12-15T11:43:17Z">
              <w:rPr>
                <w:rFonts w:hint="eastAsia" w:ascii="方正仿宋_GBK" w:hAnsi="方正仿宋_GBK" w:eastAsia="方正仿宋_GBK" w:cs="方正仿宋_GBK"/>
                <w:sz w:val="24"/>
                <w:szCs w:val="24"/>
                <w:lang w:val="en-US" w:eastAsia="zh-CN" w:bidi="ar"/>
              </w:rPr>
            </w:rPrChange>
          </w:rPr>
          <w:t>储能</w:t>
        </w:r>
      </w:ins>
      <w:ins w:id="2268" w:author="P52s" w:date="2025-12-12T08:21:08Z">
        <w:r>
          <w:rPr>
            <w:rFonts w:hint="eastAsia" w:ascii="Times New Roman" w:hAnsi="Times New Roman" w:eastAsia="宋体" w:cs="Times New Roman"/>
            <w:color w:val="000000"/>
            <w:sz w:val="21"/>
            <w:szCs w:val="24"/>
            <w:lang w:val="en-US" w:eastAsia="zh-CN" w:bidi="ar"/>
            <w:rPrChange w:id="2269" w:author="P52s" w:date="2025-12-15T11:43:17Z">
              <w:rPr>
                <w:rFonts w:hint="eastAsia" w:ascii="方正仿宋_GBK" w:hAnsi="方正仿宋_GBK" w:eastAsia="方正仿宋_GBK" w:cs="方正仿宋_GBK"/>
                <w:sz w:val="24"/>
                <w:szCs w:val="24"/>
                <w:lang w:val="en-US" w:eastAsia="zh-CN" w:bidi="ar"/>
              </w:rPr>
            </w:rPrChange>
          </w:rPr>
          <w:t>系统</w:t>
        </w:r>
      </w:ins>
      <w:ins w:id="2271" w:author="P52s" w:date="2025-12-12T08:21:09Z">
        <w:r>
          <w:rPr>
            <w:rFonts w:hint="eastAsia" w:ascii="Times New Roman" w:hAnsi="Times New Roman" w:eastAsia="宋体" w:cs="Times New Roman"/>
            <w:color w:val="000000"/>
            <w:sz w:val="21"/>
            <w:szCs w:val="24"/>
            <w:lang w:val="en-US" w:eastAsia="zh-CN" w:bidi="ar"/>
            <w:rPrChange w:id="2272" w:author="P52s" w:date="2025-12-15T11:43:17Z">
              <w:rPr>
                <w:rFonts w:hint="eastAsia" w:ascii="方正仿宋_GBK" w:hAnsi="方正仿宋_GBK" w:eastAsia="方正仿宋_GBK" w:cs="方正仿宋_GBK"/>
                <w:sz w:val="24"/>
                <w:szCs w:val="24"/>
                <w:lang w:val="en-US" w:eastAsia="zh-CN" w:bidi="ar"/>
              </w:rPr>
            </w:rPrChange>
          </w:rPr>
          <w:t>的</w:t>
        </w:r>
      </w:ins>
      <w:ins w:id="2274" w:author="P52s" w:date="2025-12-12T08:21:12Z">
        <w:r>
          <w:rPr>
            <w:rFonts w:hint="eastAsia" w:ascii="Times New Roman" w:hAnsi="Times New Roman" w:eastAsia="宋体" w:cs="Times New Roman"/>
            <w:color w:val="000000"/>
            <w:sz w:val="21"/>
            <w:szCs w:val="24"/>
            <w:lang w:val="en-US" w:eastAsia="zh-CN" w:bidi="ar"/>
            <w:rPrChange w:id="2275" w:author="P52s" w:date="2025-12-15T11:43:17Z">
              <w:rPr>
                <w:rFonts w:hint="eastAsia" w:ascii="方正仿宋_GBK" w:hAnsi="方正仿宋_GBK" w:eastAsia="方正仿宋_GBK" w:cs="方正仿宋_GBK"/>
                <w:sz w:val="24"/>
                <w:szCs w:val="24"/>
                <w:lang w:val="en-US" w:eastAsia="zh-CN" w:bidi="ar"/>
              </w:rPr>
            </w:rPrChange>
          </w:rPr>
          <w:t>执行</w:t>
        </w:r>
      </w:ins>
      <w:ins w:id="2277" w:author="P52s" w:date="2025-12-12T08:21:14Z">
        <w:r>
          <w:rPr>
            <w:rFonts w:hint="eastAsia" w:ascii="Times New Roman" w:hAnsi="Times New Roman" w:eastAsia="宋体" w:cs="Times New Roman"/>
            <w:color w:val="000000"/>
            <w:sz w:val="21"/>
            <w:szCs w:val="24"/>
            <w:lang w:val="en-US" w:eastAsia="zh-CN" w:bidi="ar"/>
            <w:rPrChange w:id="2278" w:author="P52s" w:date="2025-12-15T11:43:17Z">
              <w:rPr>
                <w:rFonts w:hint="eastAsia" w:ascii="方正仿宋_GBK" w:hAnsi="方正仿宋_GBK" w:eastAsia="方正仿宋_GBK" w:cs="方正仿宋_GBK"/>
                <w:sz w:val="24"/>
                <w:szCs w:val="24"/>
                <w:lang w:val="en-US" w:eastAsia="zh-CN" w:bidi="ar"/>
              </w:rPr>
            </w:rPrChange>
          </w:rPr>
          <w:t>时长</w:t>
        </w:r>
      </w:ins>
      <w:ins w:id="2280" w:author="P52s" w:date="2025-12-12T08:21:15Z">
        <w:r>
          <w:rPr>
            <w:rFonts w:hint="eastAsia" w:ascii="Times New Roman" w:hAnsi="Times New Roman" w:eastAsia="宋体" w:cs="Times New Roman"/>
            <w:color w:val="000000"/>
            <w:sz w:val="21"/>
            <w:szCs w:val="24"/>
            <w:lang w:val="en-US" w:eastAsia="zh-CN" w:bidi="ar"/>
            <w:rPrChange w:id="2281" w:author="P52s" w:date="2025-12-15T11:43:17Z">
              <w:rPr>
                <w:rFonts w:hint="eastAsia" w:ascii="方正仿宋_GBK" w:hAnsi="方正仿宋_GBK" w:eastAsia="方正仿宋_GBK" w:cs="方正仿宋_GBK"/>
                <w:sz w:val="24"/>
                <w:szCs w:val="24"/>
                <w:lang w:val="en-US" w:eastAsia="zh-CN" w:bidi="ar"/>
              </w:rPr>
            </w:rPrChange>
          </w:rPr>
          <w:t>应当</w:t>
        </w:r>
      </w:ins>
      <w:ins w:id="2283" w:author="P52s" w:date="2025-12-12T08:21:17Z">
        <w:r>
          <w:rPr>
            <w:rFonts w:hint="eastAsia" w:ascii="Times New Roman" w:hAnsi="Times New Roman" w:eastAsia="宋体" w:cs="Times New Roman"/>
            <w:color w:val="000000"/>
            <w:sz w:val="21"/>
            <w:szCs w:val="24"/>
            <w:lang w:val="en-US" w:eastAsia="zh-CN" w:bidi="ar"/>
            <w:rPrChange w:id="2284" w:author="P52s" w:date="2025-12-15T11:43:17Z">
              <w:rPr>
                <w:rFonts w:hint="eastAsia" w:ascii="方正仿宋_GBK" w:hAnsi="方正仿宋_GBK" w:eastAsia="方正仿宋_GBK" w:cs="方正仿宋_GBK"/>
                <w:sz w:val="24"/>
                <w:szCs w:val="24"/>
                <w:lang w:val="en-US" w:eastAsia="zh-CN" w:bidi="ar"/>
              </w:rPr>
            </w:rPrChange>
          </w:rPr>
          <w:t>保持</w:t>
        </w:r>
      </w:ins>
      <w:ins w:id="2286" w:author="P52s" w:date="2025-12-12T08:21:19Z">
        <w:r>
          <w:rPr>
            <w:rFonts w:hint="eastAsia" w:ascii="Times New Roman" w:hAnsi="Times New Roman" w:eastAsia="宋体" w:cs="Times New Roman"/>
            <w:color w:val="000000"/>
            <w:sz w:val="21"/>
            <w:szCs w:val="24"/>
            <w:lang w:val="en-US" w:eastAsia="zh-CN" w:bidi="ar"/>
            <w:rPrChange w:id="2287" w:author="P52s" w:date="2025-12-15T11:43:17Z">
              <w:rPr>
                <w:rFonts w:hint="eastAsia" w:ascii="方正仿宋_GBK" w:hAnsi="方正仿宋_GBK" w:eastAsia="方正仿宋_GBK" w:cs="方正仿宋_GBK"/>
                <w:sz w:val="24"/>
                <w:szCs w:val="24"/>
                <w:lang w:val="en-US" w:eastAsia="zh-CN" w:bidi="ar"/>
              </w:rPr>
            </w:rPrChange>
          </w:rPr>
          <w:t>一致，</w:t>
        </w:r>
      </w:ins>
      <w:ins w:id="2289" w:author="P52s" w:date="2025-12-12T08:21:32Z">
        <w:r>
          <w:rPr>
            <w:rFonts w:hint="eastAsia" w:ascii="Times New Roman" w:hAnsi="Times New Roman" w:eastAsia="宋体" w:cs="Times New Roman"/>
            <w:color w:val="000000"/>
            <w:sz w:val="21"/>
            <w:szCs w:val="24"/>
            <w:lang w:val="en-US" w:eastAsia="zh-CN" w:bidi="ar"/>
            <w:rPrChange w:id="2290" w:author="P52s" w:date="2025-12-15T11:43:17Z">
              <w:rPr>
                <w:rFonts w:hint="eastAsia" w:ascii="方正仿宋_GBK" w:hAnsi="方正仿宋_GBK" w:eastAsia="方正仿宋_GBK" w:cs="方正仿宋_GBK"/>
                <w:sz w:val="24"/>
                <w:szCs w:val="24"/>
                <w:lang w:val="en-US" w:eastAsia="zh-CN" w:bidi="ar"/>
              </w:rPr>
            </w:rPrChange>
          </w:rPr>
          <w:t>即</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292" w:author="P52s" w:date="2025-12-15T11:57:48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293">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95" w:author="P52s" w:date="2025-12-15T11:57:4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294" w:author="P52s" w:date="2025-12-12T08:21:38Z"/>
        </w:trPr>
        <w:tc>
          <w:tcPr>
            <w:tcW w:w="2840" w:type="dxa"/>
            <w:tcBorders>
              <w:top w:val="nil"/>
              <w:left w:val="nil"/>
              <w:bottom w:val="nil"/>
              <w:right w:val="nil"/>
            </w:tcBorders>
            <w:vAlign w:val="center"/>
            <w:tcPrChange w:id="2296" w:author="P52s" w:date="2025-12-15T11:57:48Z">
              <w:tcPr>
                <w:tcW w:w="2840" w:type="dxa"/>
                <w:tcBorders>
                  <w:top w:val="nil"/>
                  <w:left w:val="nil"/>
                  <w:bottom w:val="nil"/>
                  <w:right w:val="nil"/>
                </w:tcBorders>
              </w:tcPr>
            </w:tcPrChange>
          </w:tcPr>
          <w:p>
            <w:pPr>
              <w:numPr>
                <w:ilvl w:val="0"/>
                <w:numId w:val="0"/>
              </w:numPr>
              <w:jc w:val="center"/>
              <w:rPr>
                <w:ins w:id="2298" w:author="P52s" w:date="2025-12-12T08:21:38Z"/>
                <w:rFonts w:hint="eastAsia" w:ascii="Times New Roman" w:hAnsi="Times New Roman" w:eastAsia="宋体" w:cs="Times New Roman"/>
                <w:color w:val="000000"/>
                <w:sz w:val="21"/>
                <w:szCs w:val="24"/>
                <w:vertAlign w:val="baseline"/>
                <w:lang w:val="en-US" w:eastAsia="zh-CN" w:bidi="ar"/>
                <w:rPrChange w:id="2299" w:author="P52s" w:date="2025-12-15T11:57:19Z">
                  <w:rPr>
                    <w:ins w:id="2300" w:author="P52s" w:date="2025-12-12T08:21:38Z"/>
                    <w:rFonts w:hint="eastAsia" w:ascii="方正仿宋_GBK" w:hAnsi="方正仿宋_GBK" w:eastAsia="方正仿宋_GBK" w:cs="方正仿宋_GBK"/>
                    <w:sz w:val="24"/>
                    <w:szCs w:val="24"/>
                    <w:vertAlign w:val="baseline"/>
                    <w:lang w:val="en-US" w:eastAsia="zh-CN"/>
                  </w:rPr>
                </w:rPrChange>
              </w:rPr>
              <w:pPrChange w:id="2297" w:author="P52s" w:date="2025-12-15T11:57:19Z">
                <w:pPr>
                  <w:numPr>
                    <w:ilvl w:val="0"/>
                    <w:numId w:val="0"/>
                  </w:numPr>
                </w:pPr>
              </w:pPrChange>
            </w:pPr>
          </w:p>
        </w:tc>
        <w:tc>
          <w:tcPr>
            <w:tcW w:w="2841" w:type="dxa"/>
            <w:tcBorders>
              <w:top w:val="nil"/>
              <w:left w:val="nil"/>
              <w:bottom w:val="nil"/>
              <w:right w:val="nil"/>
            </w:tcBorders>
            <w:vAlign w:val="center"/>
            <w:tcPrChange w:id="2301" w:author="P52s" w:date="2025-12-15T11:57:48Z">
              <w:tcPr>
                <w:tcW w:w="2841" w:type="dxa"/>
                <w:tcBorders>
                  <w:top w:val="nil"/>
                  <w:left w:val="nil"/>
                  <w:bottom w:val="nil"/>
                  <w:right w:val="nil"/>
                </w:tcBorders>
              </w:tcPr>
            </w:tcPrChange>
          </w:tcPr>
          <w:p>
            <w:pPr>
              <w:numPr>
                <w:ilvl w:val="0"/>
                <w:numId w:val="0"/>
              </w:numPr>
              <w:jc w:val="center"/>
              <w:rPr>
                <w:ins w:id="2303" w:author="P52s" w:date="2025-12-12T08:21:38Z"/>
                <w:rFonts w:hint="eastAsia" w:ascii="Times New Roman" w:hAnsi="Times New Roman" w:eastAsia="宋体" w:cs="Times New Roman"/>
                <w:color w:val="000000"/>
                <w:sz w:val="21"/>
                <w:szCs w:val="24"/>
                <w:vertAlign w:val="baseline"/>
                <w:lang w:val="en-US" w:eastAsia="zh-CN" w:bidi="ar"/>
                <w:rPrChange w:id="2304" w:author="P52s" w:date="2025-12-15T11:54:40Z">
                  <w:rPr>
                    <w:ins w:id="2305" w:author="P52s" w:date="2025-12-12T08:21:38Z"/>
                    <w:rFonts w:hint="eastAsia" w:ascii="方正仿宋_GBK" w:hAnsi="方正仿宋_GBK" w:eastAsia="方正仿宋_GBK" w:cs="方正仿宋_GBK"/>
                    <w:sz w:val="24"/>
                    <w:szCs w:val="24"/>
                    <w:vertAlign w:val="baseline"/>
                    <w:lang w:val="en-US" w:eastAsia="zh-CN"/>
                  </w:rPr>
                </w:rPrChange>
              </w:rPr>
              <w:pPrChange w:id="2302" w:author="P52s" w:date="2025-12-15T11:57:19Z">
                <w:pPr>
                  <w:numPr>
                    <w:ilvl w:val="0"/>
                    <w:numId w:val="0"/>
                  </w:numPr>
                </w:pPr>
              </w:pPrChange>
            </w:pPr>
            <w:ins w:id="2306" w:author="P52s" w:date="2025-12-12T08:21:38Z"/>
            <w:ins w:id="2309" w:author="P52s" w:date="2025-12-12T08:21:38Z"/>
            <w:ins w:id="2312" w:author="P52s" w:date="2025-12-12T08:21:38Z"/>
            <w:ins w:id="2315" w:author="P52s" w:date="2025-12-12T08:21:38Z">
              <w:r>
                <w:rPr>
                  <w:rFonts w:hint="eastAsia" w:ascii="Times New Roman" w:hAnsi="Times New Roman" w:eastAsia="宋体" w:cs="Times New Roman"/>
                  <w:color w:val="000000"/>
                  <w:position w:val="0"/>
                  <w:sz w:val="21"/>
                  <w:szCs w:val="24"/>
                  <w:lang w:val="en-US" w:eastAsia="zh-CN" w:bidi="ar"/>
                  <w:rPrChange w:id="2319" w:author="P52s" w:date="2025-12-15T11:54:40Z">
                    <w:rPr>
                      <w:rFonts w:hint="eastAsia" w:ascii="方正仿宋_GBK" w:hAnsi="方正仿宋_GBK" w:eastAsia="方正仿宋_GBK" w:cs="方正仿宋_GBK"/>
                      <w:position w:val="-12"/>
                      <w:sz w:val="24"/>
                      <w:szCs w:val="24"/>
                      <w:lang w:val="en-US" w:eastAsia="zh-CN"/>
                    </w:rPr>
                  </w:rPrChange>
                </w:rPr>
                <w:object>
                  <v:shape id="_x0000_i1053" o:spt="75" type="#_x0000_t75" style="height:17pt;width:54pt;" o:ole="t" filled="f" o:preferrelative="t" stroked="f" coordsize="21600,21600">
                    <v:path/>
                    <v:fill on="f" focussize="0,0"/>
                    <v:stroke on="f"/>
                    <v:imagedata r:id="rId59" o:title=""/>
                    <o:lock v:ext="edit" aspectratio="t"/>
                    <w10:wrap type="none"/>
                    <w10:anchorlock/>
                  </v:shape>
                  <o:OLEObject Type="Embed" ProgID="Equation.KSEE3" ShapeID="_x0000_i1053" DrawAspect="Content" ObjectID="_1468075753" r:id="rId58">
                    <o:LockedField>false</o:LockedField>
                  </o:OLEObject>
                </w:object>
              </w:r>
            </w:ins>
            <w:ins w:id="2321" w:author="P52s" w:date="2025-12-12T08:21:38Z"/>
          </w:p>
        </w:tc>
        <w:tc>
          <w:tcPr>
            <w:tcW w:w="2841" w:type="dxa"/>
            <w:tcBorders>
              <w:top w:val="nil"/>
              <w:left w:val="nil"/>
              <w:bottom w:val="nil"/>
              <w:right w:val="nil"/>
            </w:tcBorders>
            <w:vAlign w:val="center"/>
            <w:tcPrChange w:id="2324" w:author="P52s" w:date="2025-12-15T11:57:48Z">
              <w:tcPr>
                <w:tcW w:w="2841" w:type="dxa"/>
                <w:tcBorders>
                  <w:top w:val="nil"/>
                  <w:left w:val="nil"/>
                  <w:bottom w:val="nil"/>
                  <w:right w:val="nil"/>
                </w:tcBorders>
              </w:tcPr>
            </w:tcPrChange>
          </w:tcPr>
          <w:p>
            <w:pPr>
              <w:numPr>
                <w:ilvl w:val="0"/>
                <w:numId w:val="0"/>
              </w:numPr>
              <w:jc w:val="center"/>
              <w:rPr>
                <w:ins w:id="2326" w:author="P52s" w:date="2025-12-12T08:21:38Z"/>
                <w:rFonts w:hint="default" w:ascii="Times New Roman" w:hAnsi="Times New Roman" w:eastAsia="宋体" w:cs="Times New Roman"/>
                <w:color w:val="000000"/>
                <w:sz w:val="21"/>
                <w:szCs w:val="24"/>
                <w:vertAlign w:val="baseline"/>
                <w:lang w:val="en-US" w:eastAsia="zh-CN" w:bidi="ar"/>
                <w:rPrChange w:id="2327" w:author="P52s" w:date="2025-12-15T11:54:40Z">
                  <w:rPr>
                    <w:ins w:id="2328" w:author="P52s" w:date="2025-12-12T08:21:38Z"/>
                    <w:rFonts w:hint="eastAsia" w:ascii="方正仿宋_GBK" w:hAnsi="方正仿宋_GBK" w:eastAsia="方正仿宋_GBK" w:cs="方正仿宋_GBK"/>
                    <w:sz w:val="24"/>
                    <w:szCs w:val="24"/>
                    <w:vertAlign w:val="baseline"/>
                    <w:lang w:val="en-US" w:eastAsia="zh-CN"/>
                  </w:rPr>
                </w:rPrChange>
              </w:rPr>
              <w:pPrChange w:id="2325" w:author="P52s" w:date="2025-12-15T11:57:19Z">
                <w:pPr>
                  <w:numPr>
                    <w:ilvl w:val="0"/>
                    <w:numId w:val="0"/>
                  </w:numPr>
                </w:pPr>
              </w:pPrChange>
            </w:pPr>
            <w:ins w:id="2329" w:author="P52s" w:date="2025-12-15T11:54:42Z">
              <w:r>
                <w:rPr>
                  <w:rFonts w:hint="eastAsia" w:ascii="Times New Roman" w:hAnsi="Times New Roman" w:eastAsia="宋体" w:cs="Times New Roman"/>
                  <w:color w:val="000000"/>
                  <w:sz w:val="21"/>
                  <w:szCs w:val="24"/>
                  <w:vertAlign w:val="baseline"/>
                  <w:lang w:val="en-US" w:eastAsia="zh-CN" w:bidi="ar"/>
                </w:rPr>
                <w:t>(</w:t>
              </w:r>
            </w:ins>
            <w:ins w:id="2330" w:author="P52s" w:date="2025-12-15T11:54:43Z">
              <w:r>
                <w:rPr>
                  <w:rFonts w:hint="eastAsia" w:ascii="Times New Roman" w:hAnsi="Times New Roman" w:eastAsia="宋体" w:cs="Times New Roman"/>
                  <w:color w:val="000000"/>
                  <w:sz w:val="21"/>
                  <w:szCs w:val="24"/>
                  <w:vertAlign w:val="baseline"/>
                  <w:lang w:val="en-US" w:eastAsia="zh-CN" w:bidi="ar"/>
                </w:rPr>
                <w:t>4</w:t>
              </w:r>
            </w:ins>
            <w:ins w:id="2331" w:author="P52s" w:date="2025-12-15T11:54:42Z">
              <w:r>
                <w:rPr>
                  <w:rFonts w:hint="eastAsia" w:ascii="Times New Roman" w:hAnsi="Times New Roman" w:eastAsia="宋体" w:cs="Times New Roman"/>
                  <w:color w:val="000000"/>
                  <w:sz w:val="21"/>
                  <w:szCs w:val="24"/>
                  <w:vertAlign w:val="baseline"/>
                  <w:lang w:val="en-US" w:eastAsia="zh-CN" w:bidi="ar"/>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33" w:author="P52s" w:date="2025-12-15T11:57: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99" w:hRule="atLeast"/>
          <w:ins w:id="2332" w:author="P52s" w:date="2025-12-12T08:24:35Z"/>
        </w:trPr>
        <w:tc>
          <w:tcPr>
            <w:tcW w:w="2840" w:type="dxa"/>
            <w:tcBorders>
              <w:top w:val="nil"/>
              <w:left w:val="nil"/>
              <w:bottom w:val="nil"/>
              <w:right w:val="nil"/>
            </w:tcBorders>
            <w:vAlign w:val="center"/>
            <w:tcPrChange w:id="2334" w:author="P52s" w:date="2025-12-15T11:57:52Z">
              <w:tcPr>
                <w:tcW w:w="2840" w:type="dxa"/>
                <w:tcBorders>
                  <w:top w:val="nil"/>
                  <w:left w:val="nil"/>
                  <w:bottom w:val="nil"/>
                  <w:right w:val="nil"/>
                </w:tcBorders>
              </w:tcPr>
            </w:tcPrChange>
          </w:tcPr>
          <w:p>
            <w:pPr>
              <w:numPr>
                <w:ilvl w:val="0"/>
                <w:numId w:val="0"/>
              </w:numPr>
              <w:jc w:val="center"/>
              <w:rPr>
                <w:ins w:id="2336" w:author="P52s" w:date="2025-12-12T08:24:35Z"/>
                <w:rFonts w:hint="eastAsia" w:ascii="Times New Roman" w:hAnsi="Times New Roman" w:eastAsia="宋体" w:cs="Times New Roman"/>
                <w:color w:val="000000"/>
                <w:sz w:val="21"/>
                <w:szCs w:val="24"/>
                <w:vertAlign w:val="baseline"/>
                <w:lang w:val="en-US" w:eastAsia="zh-CN" w:bidi="ar"/>
                <w:rPrChange w:id="2337" w:author="P52s" w:date="2025-12-15T11:57:17Z">
                  <w:rPr>
                    <w:ins w:id="2338" w:author="P52s" w:date="2025-12-12T08:24:35Z"/>
                    <w:rFonts w:hint="eastAsia" w:ascii="方正仿宋_GBK" w:hAnsi="方正仿宋_GBK" w:eastAsia="方正仿宋_GBK" w:cs="方正仿宋_GBK"/>
                    <w:sz w:val="24"/>
                    <w:szCs w:val="24"/>
                    <w:vertAlign w:val="baseline"/>
                    <w:lang w:val="en-US" w:eastAsia="zh-CN"/>
                  </w:rPr>
                </w:rPrChange>
              </w:rPr>
              <w:pPrChange w:id="2335" w:author="P52s" w:date="2025-12-15T11:57:17Z">
                <w:pPr>
                  <w:numPr>
                    <w:ilvl w:val="0"/>
                    <w:numId w:val="0"/>
                  </w:numPr>
                </w:pPr>
              </w:pPrChange>
            </w:pPr>
          </w:p>
        </w:tc>
        <w:tc>
          <w:tcPr>
            <w:tcW w:w="2841" w:type="dxa"/>
            <w:tcBorders>
              <w:top w:val="nil"/>
              <w:left w:val="nil"/>
              <w:bottom w:val="nil"/>
              <w:right w:val="nil"/>
            </w:tcBorders>
            <w:vAlign w:val="center"/>
            <w:tcPrChange w:id="2339" w:author="P52s" w:date="2025-12-15T11:57:52Z">
              <w:tcPr>
                <w:tcW w:w="2841" w:type="dxa"/>
                <w:tcBorders>
                  <w:top w:val="nil"/>
                  <w:left w:val="nil"/>
                  <w:bottom w:val="nil"/>
                  <w:right w:val="nil"/>
                </w:tcBorders>
              </w:tcPr>
            </w:tcPrChange>
          </w:tcPr>
          <w:p>
            <w:pPr>
              <w:numPr>
                <w:ilvl w:val="0"/>
                <w:numId w:val="0"/>
              </w:numPr>
              <w:jc w:val="center"/>
              <w:rPr>
                <w:ins w:id="2341" w:author="P52s" w:date="2025-12-12T08:24:35Z"/>
                <w:rFonts w:hint="eastAsia" w:ascii="Times New Roman" w:hAnsi="Times New Roman" w:eastAsia="宋体" w:cs="Times New Roman"/>
                <w:color w:val="000000"/>
                <w:position w:val="0"/>
                <w:sz w:val="21"/>
                <w:szCs w:val="24"/>
                <w:lang w:val="en-US" w:eastAsia="zh-CN" w:bidi="ar"/>
                <w:rPrChange w:id="2342" w:author="P52s" w:date="2025-12-15T11:54:40Z">
                  <w:rPr>
                    <w:ins w:id="2343" w:author="P52s" w:date="2025-12-12T08:24:35Z"/>
                    <w:rFonts w:hint="eastAsia" w:ascii="方正仿宋_GBK" w:hAnsi="方正仿宋_GBK" w:eastAsia="方正仿宋_GBK" w:cs="方正仿宋_GBK"/>
                    <w:position w:val="-42"/>
                    <w:sz w:val="24"/>
                    <w:szCs w:val="24"/>
                    <w:lang w:val="en-US" w:eastAsia="zh-CN"/>
                  </w:rPr>
                </w:rPrChange>
              </w:rPr>
              <w:pPrChange w:id="2340" w:author="P52s" w:date="2025-12-15T11:57:17Z">
                <w:pPr>
                  <w:numPr>
                    <w:ilvl w:val="0"/>
                    <w:numId w:val="0"/>
                  </w:numPr>
                </w:pPr>
              </w:pPrChange>
            </w:pPr>
            <w:ins w:id="2344" w:author="P52s" w:date="2025-12-12T08:24:36Z"/>
            <w:ins w:id="2347" w:author="P52s" w:date="2025-12-12T08:24:36Z"/>
            <w:ins w:id="2350" w:author="P52s" w:date="2025-12-12T08:24:36Z"/>
            <w:ins w:id="2353" w:author="P52s" w:date="2025-12-12T08:24:36Z">
              <w:r>
                <w:rPr>
                  <w:rFonts w:hint="eastAsia" w:ascii="Times New Roman" w:hAnsi="Times New Roman" w:eastAsia="宋体" w:cs="Times New Roman"/>
                  <w:color w:val="000000"/>
                  <w:position w:val="0"/>
                  <w:sz w:val="21"/>
                  <w:szCs w:val="24"/>
                  <w:lang w:val="en-US" w:eastAsia="zh-CN" w:bidi="ar"/>
                  <w:rPrChange w:id="2357" w:author="P52s" w:date="2025-12-15T11:54:40Z">
                    <w:rPr>
                      <w:rFonts w:hint="eastAsia" w:ascii="方正仿宋_GBK" w:hAnsi="方正仿宋_GBK" w:eastAsia="方正仿宋_GBK" w:cs="方正仿宋_GBK"/>
                      <w:position w:val="-28"/>
                      <w:sz w:val="24"/>
                      <w:szCs w:val="24"/>
                      <w:lang w:val="en-US" w:eastAsia="zh-CN"/>
                    </w:rPr>
                  </w:rPrChange>
                </w:rPr>
                <w:object>
                  <v:shape id="_x0000_i1054" o:spt="75" type="#_x0000_t75" style="height:31.95pt;width:105pt;" o:ole="t" filled="f" o:preferrelative="t" stroked="f" coordsize="21600,21600">
                    <v:path/>
                    <v:fill on="f" focussize="0,0"/>
                    <v:stroke on="f"/>
                    <v:imagedata r:id="rId61" o:title=""/>
                    <o:lock v:ext="edit" aspectratio="f"/>
                    <w10:wrap type="none"/>
                    <w10:anchorlock/>
                  </v:shape>
                  <o:OLEObject Type="Embed" ProgID="Equation.DSMT4" ShapeID="_x0000_i1054" DrawAspect="Content" ObjectID="_1468075754" r:id="rId60">
                    <o:LockedField>false</o:LockedField>
                  </o:OLEObject>
                </w:object>
              </w:r>
            </w:ins>
            <w:ins w:id="2359" w:author="P52s" w:date="2025-12-12T08:24:36Z"/>
          </w:p>
        </w:tc>
        <w:tc>
          <w:tcPr>
            <w:tcW w:w="2841" w:type="dxa"/>
            <w:tcBorders>
              <w:top w:val="nil"/>
              <w:left w:val="nil"/>
              <w:bottom w:val="nil"/>
              <w:right w:val="nil"/>
            </w:tcBorders>
            <w:vAlign w:val="center"/>
            <w:tcPrChange w:id="2362" w:author="P52s" w:date="2025-12-15T11:57:52Z">
              <w:tcPr>
                <w:tcW w:w="2841" w:type="dxa"/>
                <w:tcBorders>
                  <w:top w:val="nil"/>
                  <w:left w:val="nil"/>
                  <w:bottom w:val="nil"/>
                  <w:right w:val="nil"/>
                </w:tcBorders>
              </w:tcPr>
            </w:tcPrChange>
          </w:tcPr>
          <w:p>
            <w:pPr>
              <w:numPr>
                <w:ilvl w:val="0"/>
                <w:numId w:val="0"/>
              </w:numPr>
              <w:jc w:val="center"/>
              <w:rPr>
                <w:ins w:id="2364" w:author="P52s" w:date="2025-12-12T08:24:35Z"/>
                <w:rFonts w:hint="default" w:ascii="Times New Roman" w:hAnsi="Times New Roman" w:eastAsia="宋体" w:cs="Times New Roman"/>
                <w:color w:val="000000"/>
                <w:sz w:val="21"/>
                <w:szCs w:val="24"/>
                <w:vertAlign w:val="baseline"/>
                <w:lang w:val="en-US" w:eastAsia="zh-CN" w:bidi="ar"/>
                <w:rPrChange w:id="2365" w:author="P52s" w:date="2025-12-15T11:54:40Z">
                  <w:rPr>
                    <w:ins w:id="2366" w:author="P52s" w:date="2025-12-12T08:24:35Z"/>
                    <w:rFonts w:hint="eastAsia" w:ascii="方正仿宋_GBK" w:hAnsi="方正仿宋_GBK" w:eastAsia="方正仿宋_GBK" w:cs="方正仿宋_GBK"/>
                    <w:sz w:val="24"/>
                    <w:szCs w:val="24"/>
                    <w:vertAlign w:val="baseline"/>
                    <w:lang w:val="en-US" w:eastAsia="zh-CN"/>
                  </w:rPr>
                </w:rPrChange>
              </w:rPr>
              <w:pPrChange w:id="2363" w:author="P52s" w:date="2025-12-15T11:57:17Z">
                <w:pPr>
                  <w:numPr>
                    <w:ilvl w:val="0"/>
                    <w:numId w:val="0"/>
                  </w:numPr>
                </w:pPr>
              </w:pPrChange>
            </w:pPr>
            <w:ins w:id="2367" w:author="P52s" w:date="2025-12-15T11:54:44Z">
              <w:r>
                <w:rPr>
                  <w:rFonts w:hint="eastAsia" w:ascii="Times New Roman" w:hAnsi="Times New Roman" w:eastAsia="宋体" w:cs="Times New Roman"/>
                  <w:color w:val="000000"/>
                  <w:sz w:val="21"/>
                  <w:szCs w:val="24"/>
                  <w:vertAlign w:val="baseline"/>
                  <w:lang w:val="en-US" w:eastAsia="zh-CN" w:bidi="ar"/>
                </w:rPr>
                <w:t>(</w:t>
              </w:r>
            </w:ins>
            <w:ins w:id="2368" w:author="P52s" w:date="2025-12-15T11:54:46Z">
              <w:r>
                <w:rPr>
                  <w:rFonts w:hint="eastAsia" w:ascii="Times New Roman" w:hAnsi="Times New Roman" w:eastAsia="宋体" w:cs="Times New Roman"/>
                  <w:color w:val="000000"/>
                  <w:sz w:val="21"/>
                  <w:szCs w:val="24"/>
                  <w:vertAlign w:val="baseline"/>
                  <w:lang w:val="en-US" w:eastAsia="zh-CN" w:bidi="ar"/>
                </w:rPr>
                <w:t>5</w:t>
              </w:r>
            </w:ins>
            <w:ins w:id="2369" w:author="P52s" w:date="2025-12-15T11:54:44Z">
              <w:r>
                <w:rPr>
                  <w:rFonts w:hint="eastAsia" w:ascii="Times New Roman" w:hAnsi="Times New Roman" w:eastAsia="宋体" w:cs="Times New Roman"/>
                  <w:color w:val="000000"/>
                  <w:sz w:val="21"/>
                  <w:szCs w:val="24"/>
                  <w:vertAlign w:val="baseline"/>
                  <w:lang w:val="en-US" w:eastAsia="zh-CN" w:bidi="ar"/>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71" w:author="P52s" w:date="2025-12-15T12:27: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66" w:hRule="atLeast"/>
          <w:ins w:id="2370" w:author="P52s" w:date="2025-12-12T08:30:25Z"/>
          <w:trPrChange w:id="2371" w:author="P52s" w:date="2025-12-15T12:27:52Z">
            <w:trPr>
              <w:trHeight w:val="797" w:hRule="atLeast"/>
            </w:trPr>
          </w:trPrChange>
        </w:trPr>
        <w:tc>
          <w:tcPr>
            <w:tcW w:w="2840" w:type="dxa"/>
            <w:tcBorders>
              <w:top w:val="nil"/>
              <w:left w:val="nil"/>
              <w:bottom w:val="nil"/>
              <w:right w:val="nil"/>
            </w:tcBorders>
            <w:vAlign w:val="center"/>
            <w:tcPrChange w:id="2372" w:author="P52s" w:date="2025-12-15T12:27:52Z">
              <w:tcPr>
                <w:tcW w:w="2840" w:type="dxa"/>
                <w:tcBorders>
                  <w:top w:val="nil"/>
                  <w:left w:val="nil"/>
                  <w:bottom w:val="nil"/>
                  <w:right w:val="nil"/>
                </w:tcBorders>
              </w:tcPr>
            </w:tcPrChange>
          </w:tcPr>
          <w:p>
            <w:pPr>
              <w:numPr>
                <w:ilvl w:val="0"/>
                <w:numId w:val="0"/>
              </w:numPr>
              <w:jc w:val="center"/>
              <w:rPr>
                <w:ins w:id="2374" w:author="P52s" w:date="2025-12-12T08:30:25Z"/>
                <w:rFonts w:hint="eastAsia" w:ascii="Times New Roman" w:hAnsi="Times New Roman" w:eastAsia="宋体" w:cs="Times New Roman"/>
                <w:color w:val="000000"/>
                <w:sz w:val="21"/>
                <w:szCs w:val="24"/>
                <w:vertAlign w:val="baseline"/>
                <w:lang w:val="en-US" w:eastAsia="zh-CN" w:bidi="ar"/>
                <w:rPrChange w:id="2375" w:author="P52s" w:date="2025-12-15T11:57:15Z">
                  <w:rPr>
                    <w:ins w:id="2376" w:author="P52s" w:date="2025-12-12T08:30:25Z"/>
                    <w:rFonts w:hint="eastAsia" w:ascii="方正仿宋_GBK" w:hAnsi="方正仿宋_GBK" w:eastAsia="方正仿宋_GBK" w:cs="方正仿宋_GBK"/>
                    <w:sz w:val="24"/>
                    <w:szCs w:val="24"/>
                    <w:vertAlign w:val="baseline"/>
                    <w:lang w:val="en-US" w:eastAsia="zh-CN"/>
                  </w:rPr>
                </w:rPrChange>
              </w:rPr>
              <w:pPrChange w:id="2373" w:author="P52s" w:date="2025-12-15T11:57:15Z">
                <w:pPr>
                  <w:numPr>
                    <w:ilvl w:val="0"/>
                    <w:numId w:val="0"/>
                  </w:numPr>
                </w:pPr>
              </w:pPrChange>
            </w:pPr>
          </w:p>
        </w:tc>
        <w:tc>
          <w:tcPr>
            <w:tcW w:w="2841" w:type="dxa"/>
            <w:tcBorders>
              <w:top w:val="nil"/>
              <w:left w:val="nil"/>
              <w:bottom w:val="nil"/>
              <w:right w:val="nil"/>
            </w:tcBorders>
            <w:vAlign w:val="center"/>
            <w:tcPrChange w:id="2377" w:author="P52s" w:date="2025-12-15T12:27:52Z">
              <w:tcPr>
                <w:tcW w:w="2841" w:type="dxa"/>
                <w:tcBorders>
                  <w:top w:val="nil"/>
                  <w:left w:val="nil"/>
                  <w:bottom w:val="nil"/>
                  <w:right w:val="nil"/>
                </w:tcBorders>
              </w:tcPr>
            </w:tcPrChange>
          </w:tcPr>
          <w:p>
            <w:pPr>
              <w:numPr>
                <w:ilvl w:val="0"/>
                <w:numId w:val="0"/>
              </w:numPr>
              <w:jc w:val="center"/>
              <w:textAlignment w:val="auto"/>
              <w:rPr>
                <w:ins w:id="2379" w:author="P52s" w:date="2025-12-12T08:30:25Z"/>
                <w:rFonts w:hint="eastAsia" w:ascii="Times New Roman" w:hAnsi="Times New Roman" w:eastAsia="宋体" w:cs="Times New Roman"/>
                <w:color w:val="000000"/>
                <w:position w:val="0"/>
                <w:sz w:val="21"/>
                <w:szCs w:val="24"/>
                <w:lang w:val="en-US" w:eastAsia="zh-CN" w:bidi="ar"/>
                <w:rPrChange w:id="2380" w:author="P52s" w:date="2025-12-15T11:54:40Z">
                  <w:rPr>
                    <w:ins w:id="2381" w:author="P52s" w:date="2025-12-12T08:30:25Z"/>
                    <w:rFonts w:hint="eastAsia" w:ascii="方正仿宋_GBK" w:hAnsi="方正仿宋_GBK" w:eastAsia="方正仿宋_GBK" w:cs="方正仿宋_GBK"/>
                    <w:position w:val="-28"/>
                    <w:sz w:val="24"/>
                    <w:szCs w:val="24"/>
                    <w:lang w:val="en-US" w:eastAsia="zh-CN"/>
                  </w:rPr>
                </w:rPrChange>
              </w:rPr>
              <w:pPrChange w:id="2378" w:author="P52s" w:date="2025-12-15T11:57:15Z">
                <w:pPr>
                  <w:numPr>
                    <w:ilvl w:val="0"/>
                    <w:numId w:val="0"/>
                  </w:numPr>
                  <w:textAlignment w:val="center"/>
                </w:pPr>
              </w:pPrChange>
            </w:pPr>
            <w:ins w:id="2382" w:author="P52s" w:date="2025-12-12T08:30:30Z"/>
            <w:ins w:id="2385" w:author="P52s" w:date="2025-12-12T08:30:30Z"/>
            <w:ins w:id="2388" w:author="P52s" w:date="2025-12-12T08:30:30Z"/>
            <w:ins w:id="2391" w:author="P52s" w:date="2025-12-12T08:30:30Z">
              <w:r>
                <w:rPr>
                  <w:rFonts w:hint="eastAsia" w:ascii="Times New Roman" w:hAnsi="Times New Roman" w:eastAsia="宋体" w:cs="Times New Roman"/>
                  <w:color w:val="000000"/>
                  <w:position w:val="0"/>
                  <w:sz w:val="21"/>
                  <w:szCs w:val="24"/>
                  <w:lang w:val="en-US" w:eastAsia="zh-CN" w:bidi="ar"/>
                  <w:rPrChange w:id="2395" w:author="P52s" w:date="2025-12-15T11:54:40Z">
                    <w:rPr>
                      <w:rFonts w:hint="eastAsia" w:ascii="方正仿宋_GBK" w:hAnsi="方正仿宋_GBK" w:eastAsia="方正仿宋_GBK" w:cs="方正仿宋_GBK"/>
                      <w:position w:val="-28"/>
                      <w:sz w:val="24"/>
                      <w:szCs w:val="24"/>
                      <w:lang w:val="en-US" w:eastAsia="zh-CN"/>
                    </w:rPr>
                  </w:rPrChange>
                </w:rPr>
                <w:object>
                  <v:shape id="_x0000_i1055" o:spt="75" type="#_x0000_t75" style="height:31.95pt;width:78.95pt;" o:ole="t" filled="f" o:preferrelative="t" stroked="f" coordsize="21600,21600">
                    <v:path/>
                    <v:fill on="f" focussize="0,0"/>
                    <v:stroke on="f"/>
                    <v:imagedata r:id="rId63" o:title=""/>
                    <o:lock v:ext="edit" aspectratio="f"/>
                    <w10:wrap type="none"/>
                    <w10:anchorlock/>
                  </v:shape>
                  <o:OLEObject Type="Embed" ProgID="Equation.DSMT4" ShapeID="_x0000_i1055" DrawAspect="Content" ObjectID="_1468075755" r:id="rId62">
                    <o:LockedField>false</o:LockedField>
                  </o:OLEObject>
                </w:object>
              </w:r>
            </w:ins>
            <w:ins w:id="2397" w:author="P52s" w:date="2025-12-12T08:30:30Z"/>
          </w:p>
        </w:tc>
        <w:tc>
          <w:tcPr>
            <w:tcW w:w="2841" w:type="dxa"/>
            <w:tcBorders>
              <w:top w:val="nil"/>
              <w:left w:val="nil"/>
              <w:bottom w:val="nil"/>
              <w:right w:val="nil"/>
            </w:tcBorders>
            <w:vAlign w:val="center"/>
            <w:tcPrChange w:id="2400" w:author="P52s" w:date="2025-12-15T12:27:52Z">
              <w:tcPr>
                <w:tcW w:w="2841" w:type="dxa"/>
                <w:tcBorders>
                  <w:top w:val="nil"/>
                  <w:left w:val="nil"/>
                  <w:bottom w:val="nil"/>
                  <w:right w:val="nil"/>
                </w:tcBorders>
              </w:tcPr>
            </w:tcPrChange>
          </w:tcPr>
          <w:p>
            <w:pPr>
              <w:numPr>
                <w:ilvl w:val="0"/>
                <w:numId w:val="0"/>
              </w:numPr>
              <w:jc w:val="center"/>
              <w:rPr>
                <w:ins w:id="2402" w:author="P52s" w:date="2025-12-12T08:30:25Z"/>
                <w:rFonts w:hint="default" w:ascii="Times New Roman" w:hAnsi="Times New Roman" w:eastAsia="宋体" w:cs="Times New Roman"/>
                <w:color w:val="000000"/>
                <w:sz w:val="21"/>
                <w:szCs w:val="24"/>
                <w:vertAlign w:val="baseline"/>
                <w:lang w:val="en-US" w:eastAsia="zh-CN" w:bidi="ar"/>
                <w:rPrChange w:id="2403" w:author="P52s" w:date="2025-12-15T11:54:40Z">
                  <w:rPr>
                    <w:ins w:id="2404" w:author="P52s" w:date="2025-12-12T08:30:25Z"/>
                    <w:rFonts w:hint="eastAsia" w:ascii="方正仿宋_GBK" w:hAnsi="方正仿宋_GBK" w:eastAsia="方正仿宋_GBK" w:cs="方正仿宋_GBK"/>
                    <w:sz w:val="24"/>
                    <w:szCs w:val="24"/>
                    <w:vertAlign w:val="baseline"/>
                    <w:lang w:val="en-US" w:eastAsia="zh-CN"/>
                  </w:rPr>
                </w:rPrChange>
              </w:rPr>
              <w:pPrChange w:id="2401" w:author="P52s" w:date="2025-12-15T11:57:15Z">
                <w:pPr>
                  <w:numPr>
                    <w:ilvl w:val="0"/>
                    <w:numId w:val="0"/>
                  </w:numPr>
                </w:pPr>
              </w:pPrChange>
            </w:pPr>
            <w:ins w:id="2405" w:author="P52s" w:date="2025-12-15T11:54:48Z">
              <w:r>
                <w:rPr>
                  <w:rFonts w:hint="eastAsia" w:ascii="Times New Roman" w:hAnsi="Times New Roman" w:eastAsia="宋体" w:cs="Times New Roman"/>
                  <w:color w:val="000000"/>
                  <w:sz w:val="21"/>
                  <w:szCs w:val="24"/>
                  <w:vertAlign w:val="baseline"/>
                  <w:lang w:val="en-US" w:eastAsia="zh-CN" w:bidi="ar"/>
                </w:rPr>
                <w:t>(</w:t>
              </w:r>
            </w:ins>
            <w:ins w:id="2406" w:author="P52s" w:date="2025-12-15T11:54:49Z">
              <w:r>
                <w:rPr>
                  <w:rFonts w:hint="eastAsia" w:ascii="Times New Roman" w:hAnsi="Times New Roman" w:eastAsia="宋体" w:cs="Times New Roman"/>
                  <w:color w:val="000000"/>
                  <w:sz w:val="21"/>
                  <w:szCs w:val="24"/>
                  <w:vertAlign w:val="baseline"/>
                  <w:lang w:val="en-US" w:eastAsia="zh-CN" w:bidi="ar"/>
                </w:rPr>
                <w:t>6</w:t>
              </w:r>
            </w:ins>
            <w:ins w:id="2407" w:author="P52s" w:date="2025-12-15T11:54:48Z">
              <w:r>
                <w:rPr>
                  <w:rFonts w:hint="eastAsia" w:ascii="Times New Roman" w:hAnsi="Times New Roman" w:eastAsia="宋体" w:cs="Times New Roman"/>
                  <w:color w:val="000000"/>
                  <w:sz w:val="21"/>
                  <w:szCs w:val="24"/>
                  <w:vertAlign w:val="baseline"/>
                  <w:lang w:val="en-US" w:eastAsia="zh-CN" w:bidi="ar"/>
                </w:rPr>
                <w:t>)</w:t>
              </w:r>
            </w:ins>
          </w:p>
        </w:tc>
      </w:tr>
    </w:tbl>
    <w:p>
      <w:pPr>
        <w:widowControl/>
        <w:numPr>
          <w:ilvl w:val="-1"/>
          <w:numId w:val="0"/>
        </w:numPr>
        <w:spacing w:line="360" w:lineRule="auto"/>
        <w:ind w:firstLine="420" w:firstLineChars="200"/>
        <w:textAlignment w:val="center"/>
        <w:rPr>
          <w:ins w:id="2409" w:author="P52s" w:date="2025-12-12T08:28:58Z"/>
          <w:rFonts w:hint="eastAsia" w:ascii="Times New Roman" w:hAnsi="Times New Roman" w:eastAsia="宋体" w:cs="Times New Roman"/>
          <w:color w:val="000000"/>
          <w:sz w:val="21"/>
          <w:szCs w:val="24"/>
          <w:lang w:val="en-US" w:eastAsia="zh-CN" w:bidi="ar"/>
          <w:rPrChange w:id="2410" w:author="P52s" w:date="2025-12-15T11:43:20Z">
            <w:rPr>
              <w:ins w:id="2411" w:author="P52s" w:date="2025-12-12T08:28:58Z"/>
              <w:rFonts w:hint="eastAsia" w:ascii="方正仿宋_GBK" w:hAnsi="方正仿宋_GBK" w:eastAsia="方正仿宋_GBK" w:cs="方正仿宋_GBK"/>
              <w:sz w:val="24"/>
              <w:szCs w:val="24"/>
              <w:lang w:val="en-US" w:eastAsia="zh-CN" w:bidi="ar"/>
            </w:rPr>
          </w:rPrChange>
        </w:rPr>
        <w:pPrChange w:id="2408" w:author="P52s" w:date="2025-12-15T11:43:20Z">
          <w:pPr>
            <w:numPr>
              <w:ilvl w:val="0"/>
              <w:numId w:val="0"/>
            </w:numPr>
          </w:pPr>
        </w:pPrChange>
      </w:pPr>
      <w:ins w:id="2412" w:author="P52s" w:date="2025-12-12T08:27:01Z">
        <w:r>
          <w:rPr>
            <w:rFonts w:hint="eastAsia" w:ascii="Times New Roman" w:hAnsi="Times New Roman" w:eastAsia="宋体" w:cs="Times New Roman"/>
            <w:color w:val="000000"/>
            <w:sz w:val="21"/>
            <w:szCs w:val="24"/>
            <w:lang w:val="en-US" w:eastAsia="zh-CN" w:bidi="ar"/>
            <w:rPrChange w:id="2413" w:author="P52s" w:date="2025-12-15T11:43:20Z">
              <w:rPr>
                <w:rFonts w:hint="eastAsia" w:ascii="方正仿宋_GBK" w:hAnsi="方正仿宋_GBK" w:eastAsia="方正仿宋_GBK" w:cs="方正仿宋_GBK"/>
                <w:sz w:val="24"/>
                <w:szCs w:val="24"/>
                <w:lang w:val="en-US" w:eastAsia="zh-CN" w:bidi="ar"/>
              </w:rPr>
            </w:rPrChange>
          </w:rPr>
          <w:t>因此，</w:t>
        </w:r>
      </w:ins>
      <w:ins w:id="2415" w:author="P52s" w:date="2025-12-12T08:27:04Z">
        <w:r>
          <w:rPr>
            <w:rFonts w:hint="eastAsia" w:ascii="Times New Roman" w:hAnsi="Times New Roman" w:eastAsia="宋体" w:cs="Times New Roman"/>
            <w:color w:val="000000"/>
            <w:sz w:val="21"/>
            <w:szCs w:val="24"/>
            <w:lang w:val="en-US" w:eastAsia="zh-CN" w:bidi="ar"/>
            <w:rPrChange w:id="2416" w:author="P52s" w:date="2025-12-15T11:43:20Z">
              <w:rPr>
                <w:rFonts w:hint="eastAsia" w:ascii="方正仿宋_GBK" w:hAnsi="方正仿宋_GBK" w:eastAsia="方正仿宋_GBK" w:cs="方正仿宋_GBK"/>
                <w:sz w:val="24"/>
                <w:szCs w:val="24"/>
                <w:lang w:val="en-US" w:eastAsia="zh-CN" w:bidi="ar"/>
              </w:rPr>
            </w:rPrChange>
          </w:rPr>
          <w:t>为</w:t>
        </w:r>
      </w:ins>
      <w:ins w:id="2418" w:author="P52s" w:date="2025-12-12T08:27:07Z">
        <w:r>
          <w:rPr>
            <w:rFonts w:hint="eastAsia" w:ascii="Times New Roman" w:hAnsi="Times New Roman" w:eastAsia="宋体" w:cs="Times New Roman"/>
            <w:color w:val="000000"/>
            <w:sz w:val="21"/>
            <w:szCs w:val="24"/>
            <w:lang w:val="en-US" w:eastAsia="zh-CN" w:bidi="ar"/>
            <w:rPrChange w:id="2419" w:author="P52s" w:date="2025-12-15T11:43:20Z">
              <w:rPr>
                <w:rFonts w:hint="eastAsia" w:ascii="方正仿宋_GBK" w:hAnsi="方正仿宋_GBK" w:eastAsia="方正仿宋_GBK" w:cs="方正仿宋_GBK"/>
                <w:sz w:val="24"/>
                <w:szCs w:val="24"/>
                <w:lang w:val="en-US" w:eastAsia="zh-CN" w:bidi="ar"/>
              </w:rPr>
            </w:rPrChange>
          </w:rPr>
          <w:t>保证</w:t>
        </w:r>
      </w:ins>
      <w:ins w:id="2421" w:author="P52s" w:date="2025-12-12T08:27:09Z">
        <w:r>
          <w:rPr>
            <w:rFonts w:hint="eastAsia" w:ascii="Times New Roman" w:hAnsi="Times New Roman" w:eastAsia="宋体" w:cs="Times New Roman"/>
            <w:color w:val="000000"/>
            <w:sz w:val="21"/>
            <w:szCs w:val="24"/>
            <w:lang w:val="en-US" w:eastAsia="zh-CN" w:bidi="ar"/>
            <w:rPrChange w:id="2422" w:author="P52s" w:date="2025-12-15T11:43:20Z">
              <w:rPr>
                <w:rFonts w:hint="eastAsia" w:ascii="方正仿宋_GBK" w:hAnsi="方正仿宋_GBK" w:eastAsia="方正仿宋_GBK" w:cs="方正仿宋_GBK"/>
                <w:sz w:val="24"/>
                <w:szCs w:val="24"/>
                <w:lang w:val="en-US" w:eastAsia="zh-CN" w:bidi="ar"/>
              </w:rPr>
            </w:rPrChange>
          </w:rPr>
          <w:t>最</w:t>
        </w:r>
      </w:ins>
      <w:ins w:id="2424" w:author="P52s" w:date="2025-12-12T08:27:11Z">
        <w:r>
          <w:rPr>
            <w:rFonts w:hint="eastAsia" w:ascii="Times New Roman" w:hAnsi="Times New Roman" w:eastAsia="宋体" w:cs="Times New Roman"/>
            <w:color w:val="000000"/>
            <w:sz w:val="21"/>
            <w:szCs w:val="24"/>
            <w:lang w:val="en-US" w:eastAsia="zh-CN" w:bidi="ar"/>
            <w:rPrChange w:id="2425" w:author="P52s" w:date="2025-12-15T11:43:20Z">
              <w:rPr>
                <w:rFonts w:hint="eastAsia" w:ascii="方正仿宋_GBK" w:hAnsi="方正仿宋_GBK" w:eastAsia="方正仿宋_GBK" w:cs="方正仿宋_GBK"/>
                <w:sz w:val="24"/>
                <w:szCs w:val="24"/>
                <w:lang w:val="en-US" w:eastAsia="zh-CN" w:bidi="ar"/>
              </w:rPr>
            </w:rPrChange>
          </w:rPr>
          <w:t>大</w:t>
        </w:r>
      </w:ins>
      <w:ins w:id="2427" w:author="P52s" w:date="2025-12-12T08:30:09Z">
        <w:r>
          <w:rPr>
            <w:rFonts w:hint="eastAsia" w:ascii="Times New Roman" w:hAnsi="Times New Roman" w:eastAsia="宋体" w:cs="Times New Roman"/>
            <w:color w:val="000000"/>
            <w:sz w:val="21"/>
            <w:szCs w:val="24"/>
            <w:lang w:val="en-US" w:eastAsia="zh-CN" w:bidi="ar"/>
            <w:rPrChange w:id="2428" w:author="P52s" w:date="2025-12-15T11:43:20Z">
              <w:rPr>
                <w:rFonts w:hint="eastAsia" w:ascii="方正仿宋_GBK" w:hAnsi="方正仿宋_GBK" w:eastAsia="方正仿宋_GBK" w:cs="方正仿宋_GBK"/>
                <w:sz w:val="24"/>
                <w:szCs w:val="24"/>
                <w:lang w:val="en-US" w:eastAsia="zh-CN" w:bidi="ar"/>
              </w:rPr>
            </w:rPrChange>
          </w:rPr>
          <w:t>运行</w:t>
        </w:r>
      </w:ins>
      <w:ins w:id="2430" w:author="P52s" w:date="2025-12-12T08:27:13Z">
        <w:r>
          <w:rPr>
            <w:rFonts w:hint="eastAsia" w:ascii="Times New Roman" w:hAnsi="Times New Roman" w:eastAsia="宋体" w:cs="Times New Roman"/>
            <w:color w:val="000000"/>
            <w:sz w:val="21"/>
            <w:szCs w:val="24"/>
            <w:lang w:val="en-US" w:eastAsia="zh-CN" w:bidi="ar"/>
            <w:rPrChange w:id="2431" w:author="P52s" w:date="2025-12-15T11:43:20Z">
              <w:rPr>
                <w:rFonts w:hint="eastAsia" w:ascii="方正仿宋_GBK" w:hAnsi="方正仿宋_GBK" w:eastAsia="方正仿宋_GBK" w:cs="方正仿宋_GBK"/>
                <w:sz w:val="24"/>
                <w:szCs w:val="24"/>
                <w:lang w:val="en-US" w:eastAsia="zh-CN" w:bidi="ar"/>
              </w:rPr>
            </w:rPrChange>
          </w:rPr>
          <w:t>时长，</w:t>
        </w:r>
      </w:ins>
      <w:ins w:id="2433" w:author="P52s" w:date="2025-12-12T08:27:17Z">
        <w:r>
          <w:rPr>
            <w:rFonts w:hint="eastAsia" w:ascii="Times New Roman" w:hAnsi="Times New Roman" w:eastAsia="宋体" w:cs="Times New Roman"/>
            <w:color w:val="000000"/>
            <w:sz w:val="21"/>
            <w:szCs w:val="24"/>
            <w:lang w:val="en-US" w:eastAsia="zh-CN" w:bidi="ar"/>
            <w:rPrChange w:id="2434" w:author="P52s" w:date="2025-12-15T11:43:20Z">
              <w:rPr>
                <w:rFonts w:hint="eastAsia" w:ascii="方正仿宋_GBK" w:hAnsi="方正仿宋_GBK" w:eastAsia="方正仿宋_GBK" w:cs="方正仿宋_GBK"/>
                <w:sz w:val="24"/>
                <w:szCs w:val="24"/>
                <w:lang w:val="en-US" w:eastAsia="zh-CN" w:bidi="ar"/>
              </w:rPr>
            </w:rPrChange>
          </w:rPr>
          <w:t>各</w:t>
        </w:r>
      </w:ins>
      <w:ins w:id="2436" w:author="P52s" w:date="2025-12-12T08:27:19Z">
        <w:r>
          <w:rPr>
            <w:rFonts w:hint="eastAsia" w:ascii="Times New Roman" w:hAnsi="Times New Roman" w:eastAsia="宋体" w:cs="Times New Roman"/>
            <w:color w:val="000000"/>
            <w:sz w:val="21"/>
            <w:szCs w:val="24"/>
            <w:lang w:val="en-US" w:eastAsia="zh-CN" w:bidi="ar"/>
            <w:rPrChange w:id="2437" w:author="P52s" w:date="2025-12-15T11:43:20Z">
              <w:rPr>
                <w:rFonts w:hint="eastAsia" w:ascii="方正仿宋_GBK" w:hAnsi="方正仿宋_GBK" w:eastAsia="方正仿宋_GBK" w:cs="方正仿宋_GBK"/>
                <w:sz w:val="24"/>
                <w:szCs w:val="24"/>
                <w:lang w:val="en-US" w:eastAsia="zh-CN" w:bidi="ar"/>
              </w:rPr>
            </w:rPrChange>
          </w:rPr>
          <w:t>储能</w:t>
        </w:r>
      </w:ins>
      <w:ins w:id="2439" w:author="P52s" w:date="2025-12-12T08:27:20Z">
        <w:r>
          <w:rPr>
            <w:rFonts w:hint="eastAsia" w:ascii="Times New Roman" w:hAnsi="Times New Roman" w:eastAsia="宋体" w:cs="Times New Roman"/>
            <w:color w:val="000000"/>
            <w:sz w:val="21"/>
            <w:szCs w:val="24"/>
            <w:lang w:val="en-US" w:eastAsia="zh-CN" w:bidi="ar"/>
            <w:rPrChange w:id="2440" w:author="P52s" w:date="2025-12-15T11:43:20Z">
              <w:rPr>
                <w:rFonts w:hint="eastAsia" w:ascii="方正仿宋_GBK" w:hAnsi="方正仿宋_GBK" w:eastAsia="方正仿宋_GBK" w:cs="方正仿宋_GBK"/>
                <w:sz w:val="24"/>
                <w:szCs w:val="24"/>
                <w:lang w:val="en-US" w:eastAsia="zh-CN" w:bidi="ar"/>
              </w:rPr>
            </w:rPrChange>
          </w:rPr>
          <w:t>系统</w:t>
        </w:r>
      </w:ins>
      <w:ins w:id="2442" w:author="P52s" w:date="2025-12-12T08:27:21Z">
        <w:r>
          <w:rPr>
            <w:rFonts w:hint="eastAsia" w:ascii="Times New Roman" w:hAnsi="Times New Roman" w:eastAsia="宋体" w:cs="Times New Roman"/>
            <w:color w:val="000000"/>
            <w:sz w:val="21"/>
            <w:szCs w:val="24"/>
            <w:lang w:val="en-US" w:eastAsia="zh-CN" w:bidi="ar"/>
            <w:rPrChange w:id="2443" w:author="P52s" w:date="2025-12-15T11:43:20Z">
              <w:rPr>
                <w:rFonts w:hint="eastAsia" w:ascii="方正仿宋_GBK" w:hAnsi="方正仿宋_GBK" w:eastAsia="方正仿宋_GBK" w:cs="方正仿宋_GBK"/>
                <w:sz w:val="24"/>
                <w:szCs w:val="24"/>
                <w:lang w:val="en-US" w:eastAsia="zh-CN" w:bidi="ar"/>
              </w:rPr>
            </w:rPrChange>
          </w:rPr>
          <w:t>的</w:t>
        </w:r>
      </w:ins>
      <w:ins w:id="2445" w:author="P52s" w:date="2025-12-12T08:28:15Z">
        <w:r>
          <w:rPr>
            <w:rFonts w:hint="eastAsia" w:ascii="Times New Roman" w:hAnsi="Times New Roman" w:eastAsia="宋体" w:cs="Times New Roman"/>
            <w:color w:val="000000"/>
            <w:sz w:val="21"/>
            <w:szCs w:val="24"/>
            <w:lang w:val="en-US" w:eastAsia="zh-CN" w:bidi="ar"/>
            <w:rPrChange w:id="2446" w:author="P52s" w:date="2025-12-15T11:43:20Z">
              <w:rPr>
                <w:rFonts w:hint="eastAsia" w:ascii="方正仿宋_GBK" w:hAnsi="方正仿宋_GBK" w:eastAsia="方正仿宋_GBK" w:cs="方正仿宋_GBK"/>
                <w:sz w:val="24"/>
                <w:szCs w:val="24"/>
                <w:lang w:val="en-US" w:eastAsia="zh-CN" w:bidi="ar"/>
              </w:rPr>
            </w:rPrChange>
          </w:rPr>
          <w:t>输出</w:t>
        </w:r>
      </w:ins>
      <w:ins w:id="2448" w:author="P52s" w:date="2025-12-12T08:28:16Z">
        <w:r>
          <w:rPr>
            <w:rFonts w:hint="eastAsia" w:ascii="Times New Roman" w:hAnsi="Times New Roman" w:eastAsia="宋体" w:cs="Times New Roman"/>
            <w:color w:val="000000"/>
            <w:sz w:val="21"/>
            <w:szCs w:val="24"/>
            <w:lang w:val="en-US" w:eastAsia="zh-CN" w:bidi="ar"/>
            <w:rPrChange w:id="2449" w:author="P52s" w:date="2025-12-15T11:43:20Z">
              <w:rPr>
                <w:rFonts w:hint="eastAsia" w:ascii="方正仿宋_GBK" w:hAnsi="方正仿宋_GBK" w:eastAsia="方正仿宋_GBK" w:cs="方正仿宋_GBK"/>
                <w:sz w:val="24"/>
                <w:szCs w:val="24"/>
                <w:lang w:val="en-US" w:eastAsia="zh-CN" w:bidi="ar"/>
              </w:rPr>
            </w:rPrChange>
          </w:rPr>
          <w:t>功率</w:t>
        </w:r>
      </w:ins>
      <w:ins w:id="2451" w:author="P52s" w:date="2025-12-12T08:29:45Z"/>
      <w:ins w:id="2454" w:author="P52s" w:date="2025-12-12T08:29:45Z"/>
      <w:ins w:id="2457" w:author="P52s" w:date="2025-12-12T08:29:45Z"/>
      <w:ins w:id="2460" w:author="P52s" w:date="2025-12-12T08:29:45Z">
        <w:r>
          <w:rPr>
            <w:rFonts w:hint="eastAsia" w:ascii="Times New Roman" w:hAnsi="Times New Roman" w:eastAsia="宋体" w:cs="Times New Roman"/>
            <w:color w:val="000000"/>
            <w:sz w:val="21"/>
            <w:szCs w:val="24"/>
            <w:lang w:val="en-US" w:eastAsia="zh-CN" w:bidi="ar"/>
            <w:rPrChange w:id="2464" w:author="P52s" w:date="2025-12-15T11:43:20Z">
              <w:rPr>
                <w:rFonts w:hint="eastAsia" w:ascii="方正仿宋_GBK" w:hAnsi="方正仿宋_GBK" w:eastAsia="方正仿宋_GBK" w:cs="方正仿宋_GBK"/>
                <w:sz w:val="24"/>
                <w:szCs w:val="24"/>
                <w:lang w:val="en-US" w:eastAsia="zh-CN"/>
              </w:rPr>
            </w:rPrChange>
          </w:rPr>
          <w:object>
            <v:shape id="_x0000_i1056" o:spt="75" type="#_x0000_t75" style="height:16pt;width:11pt;" o:ole="t" filled="f" o:preferrelative="t" stroked="f" coordsize="21600,21600">
              <v:path/>
              <v:fill on="f" focussize="0,0"/>
              <v:stroke on="f"/>
              <v:imagedata r:id="rId65" o:title=""/>
              <o:lock v:ext="edit" aspectratio="t"/>
              <w10:wrap type="none"/>
              <w10:anchorlock/>
            </v:shape>
            <o:OLEObject Type="Embed" ProgID="DSEquations" ShapeID="_x0000_i1056" DrawAspect="Content" ObjectID="_1468075756" r:id="rId64">
              <o:LockedField>false</o:LockedField>
            </o:OLEObject>
          </w:object>
        </w:r>
      </w:ins>
      <w:ins w:id="2466" w:author="P52s" w:date="2025-12-12T08:29:45Z"/>
      <w:ins w:id="2469" w:author="P52s" w:date="2025-12-12T08:28:18Z">
        <w:r>
          <w:rPr>
            <w:rFonts w:hint="eastAsia" w:ascii="Times New Roman" w:hAnsi="Times New Roman" w:eastAsia="宋体" w:cs="Times New Roman"/>
            <w:color w:val="000000"/>
            <w:sz w:val="21"/>
            <w:szCs w:val="24"/>
            <w:lang w:val="en-US" w:eastAsia="zh-CN" w:bidi="ar"/>
            <w:rPrChange w:id="2470" w:author="P52s" w:date="2025-12-15T11:43:20Z">
              <w:rPr>
                <w:rFonts w:hint="eastAsia" w:ascii="方正仿宋_GBK" w:hAnsi="方正仿宋_GBK" w:eastAsia="方正仿宋_GBK" w:cs="方正仿宋_GBK"/>
                <w:sz w:val="24"/>
                <w:szCs w:val="24"/>
                <w:lang w:val="en-US" w:eastAsia="zh-CN" w:bidi="ar"/>
              </w:rPr>
            </w:rPrChange>
          </w:rPr>
          <w:t>应当</w:t>
        </w:r>
      </w:ins>
      <w:ins w:id="2472" w:author="P52s" w:date="2025-12-12T08:28:30Z">
        <w:r>
          <w:rPr>
            <w:rFonts w:hint="eastAsia" w:ascii="Times New Roman" w:hAnsi="Times New Roman" w:eastAsia="宋体" w:cs="Times New Roman"/>
            <w:color w:val="000000"/>
            <w:sz w:val="21"/>
            <w:szCs w:val="24"/>
            <w:lang w:val="en-US" w:eastAsia="zh-CN" w:bidi="ar"/>
            <w:rPrChange w:id="2473" w:author="P52s" w:date="2025-12-15T11:43:20Z">
              <w:rPr>
                <w:rFonts w:hint="eastAsia" w:ascii="方正仿宋_GBK" w:hAnsi="方正仿宋_GBK" w:eastAsia="方正仿宋_GBK" w:cs="方正仿宋_GBK"/>
                <w:sz w:val="24"/>
                <w:szCs w:val="24"/>
                <w:lang w:val="en-US" w:eastAsia="zh-CN" w:bidi="ar"/>
              </w:rPr>
            </w:rPrChange>
          </w:rPr>
          <w:t>与</w:t>
        </w:r>
      </w:ins>
      <w:ins w:id="2475" w:author="P52s" w:date="2025-12-12T08:28:36Z">
        <w:r>
          <w:rPr>
            <w:rFonts w:hint="eastAsia" w:ascii="Times New Roman" w:hAnsi="Times New Roman" w:eastAsia="宋体" w:cs="Times New Roman"/>
            <w:color w:val="000000"/>
            <w:sz w:val="21"/>
            <w:szCs w:val="24"/>
            <w:lang w:val="en-US" w:eastAsia="zh-CN" w:bidi="ar"/>
            <w:rPrChange w:id="2476" w:author="P52s" w:date="2025-12-15T11:43:20Z">
              <w:rPr>
                <w:rFonts w:hint="eastAsia" w:ascii="方正仿宋_GBK" w:hAnsi="方正仿宋_GBK" w:eastAsia="方正仿宋_GBK" w:cs="方正仿宋_GBK"/>
                <w:sz w:val="24"/>
                <w:szCs w:val="24"/>
                <w:lang w:val="en-US" w:eastAsia="zh-CN" w:bidi="ar"/>
              </w:rPr>
            </w:rPrChange>
          </w:rPr>
          <w:t>自身</w:t>
        </w:r>
      </w:ins>
      <w:ins w:id="2478" w:author="P52s" w:date="2025-12-12T08:28:40Z">
        <w:r>
          <w:rPr>
            <w:rFonts w:hint="eastAsia" w:ascii="Times New Roman" w:hAnsi="Times New Roman" w:eastAsia="宋体" w:cs="Times New Roman"/>
            <w:color w:val="000000"/>
            <w:sz w:val="21"/>
            <w:szCs w:val="24"/>
            <w:lang w:val="en-US" w:eastAsia="zh-CN" w:bidi="ar"/>
            <w:rPrChange w:id="2479" w:author="P52s" w:date="2025-12-15T11:43:20Z">
              <w:rPr>
                <w:rFonts w:hint="eastAsia" w:ascii="方正仿宋_GBK" w:hAnsi="方正仿宋_GBK" w:eastAsia="方正仿宋_GBK" w:cs="方正仿宋_GBK"/>
                <w:sz w:val="24"/>
                <w:szCs w:val="24"/>
                <w:lang w:val="en-US" w:eastAsia="zh-CN" w:bidi="ar"/>
              </w:rPr>
            </w:rPrChange>
          </w:rPr>
          <w:t>可用</w:t>
        </w:r>
      </w:ins>
      <w:ins w:id="2481" w:author="P52s" w:date="2025-12-12T08:28:42Z">
        <w:r>
          <w:rPr>
            <w:rFonts w:hint="eastAsia" w:ascii="Times New Roman" w:hAnsi="Times New Roman" w:eastAsia="宋体" w:cs="Times New Roman"/>
            <w:color w:val="000000"/>
            <w:sz w:val="21"/>
            <w:szCs w:val="24"/>
            <w:lang w:val="en-US" w:eastAsia="zh-CN" w:bidi="ar"/>
            <w:rPrChange w:id="2482" w:author="P52s" w:date="2025-12-15T11:43:20Z">
              <w:rPr>
                <w:rFonts w:hint="eastAsia" w:ascii="方正仿宋_GBK" w:hAnsi="方正仿宋_GBK" w:eastAsia="方正仿宋_GBK" w:cs="方正仿宋_GBK"/>
                <w:sz w:val="24"/>
                <w:szCs w:val="24"/>
                <w:lang w:val="en-US" w:eastAsia="zh-CN" w:bidi="ar"/>
              </w:rPr>
            </w:rPrChange>
          </w:rPr>
          <w:t>能量</w:t>
        </w:r>
      </w:ins>
      <w:ins w:id="2484" w:author="P52s" w:date="2025-12-12T08:37:56Z"/>
      <w:ins w:id="2487" w:author="P52s" w:date="2025-12-12T08:37:56Z"/>
      <w:ins w:id="2490" w:author="P52s" w:date="2025-12-12T08:37:56Z"/>
      <w:ins w:id="2493" w:author="P52s" w:date="2025-12-12T08:37:56Z">
        <w:r>
          <w:rPr>
            <w:rFonts w:hint="eastAsia" w:ascii="Times New Roman" w:hAnsi="Times New Roman" w:eastAsia="宋体" w:cs="Times New Roman"/>
            <w:color w:val="000000"/>
            <w:sz w:val="21"/>
            <w:szCs w:val="24"/>
            <w:lang w:val="en-US" w:eastAsia="zh-CN" w:bidi="ar"/>
            <w:rPrChange w:id="2497" w:author="P52s" w:date="2025-12-15T11:43:20Z">
              <w:rPr>
                <w:rFonts w:hint="eastAsia" w:ascii="方正仿宋_GBK" w:hAnsi="方正仿宋_GBK" w:eastAsia="方正仿宋_GBK" w:cs="方正仿宋_GBK"/>
                <w:sz w:val="24"/>
                <w:szCs w:val="24"/>
                <w:lang w:val="en-US" w:eastAsia="zh-CN"/>
              </w:rPr>
            </w:rPrChange>
          </w:rPr>
          <w:object>
            <v:shape id="_x0000_i1057" o:spt="75" type="#_x0000_t75" style="height:17pt;width:27pt;" o:ole="t" filled="f" o:preferrelative="t" stroked="f" coordsize="21600,21600">
              <v:path/>
              <v:fill on="f" focussize="0,0"/>
              <v:stroke on="f"/>
              <v:imagedata r:id="rId67" o:title=""/>
              <o:lock v:ext="edit" aspectratio="t"/>
              <w10:wrap type="none"/>
              <w10:anchorlock/>
            </v:shape>
            <o:OLEObject Type="Embed" ProgID="DSEquations" ShapeID="_x0000_i1057" DrawAspect="Content" ObjectID="_1468075757" r:id="rId66">
              <o:LockedField>false</o:LockedField>
            </o:OLEObject>
          </w:object>
        </w:r>
      </w:ins>
      <w:ins w:id="2499" w:author="P52s" w:date="2025-12-12T08:37:56Z"/>
      <w:ins w:id="2502" w:author="P52s" w:date="2025-12-12T08:38:27Z">
        <w:r>
          <w:rPr>
            <w:rFonts w:hint="eastAsia" w:ascii="Times New Roman" w:hAnsi="Times New Roman" w:eastAsia="宋体" w:cs="Times New Roman"/>
            <w:color w:val="000000"/>
            <w:sz w:val="21"/>
            <w:szCs w:val="24"/>
            <w:lang w:val="en-US" w:eastAsia="zh-CN" w:bidi="ar"/>
            <w:rPrChange w:id="2503" w:author="P52s" w:date="2025-12-15T11:43:20Z">
              <w:rPr>
                <w:rFonts w:hint="eastAsia" w:ascii="方正仿宋_GBK" w:hAnsi="方正仿宋_GBK" w:eastAsia="方正仿宋_GBK" w:cs="方正仿宋_GBK"/>
                <w:sz w:val="24"/>
                <w:szCs w:val="24"/>
                <w:lang w:val="en-US" w:eastAsia="zh-CN"/>
              </w:rPr>
            </w:rPrChange>
          </w:rPr>
          <w:t>、</w:t>
        </w:r>
      </w:ins>
      <w:ins w:id="2505" w:author="P52s" w:date="2025-12-12T08:38:57Z">
        <w:r>
          <w:rPr>
            <w:rFonts w:hint="eastAsia" w:ascii="Times New Roman" w:hAnsi="Times New Roman" w:eastAsia="宋体" w:cs="Times New Roman"/>
            <w:color w:val="000000"/>
            <w:sz w:val="21"/>
            <w:szCs w:val="24"/>
            <w:lang w:val="en-US" w:eastAsia="zh-CN" w:bidi="ar"/>
            <w:rPrChange w:id="2506" w:author="P52s" w:date="2025-12-15T11:43:20Z">
              <w:rPr>
                <w:rFonts w:hint="eastAsia" w:ascii="方正仿宋_GBK" w:hAnsi="方正仿宋_GBK" w:eastAsia="方正仿宋_GBK" w:cs="方正仿宋_GBK"/>
                <w:sz w:val="24"/>
                <w:szCs w:val="24"/>
                <w:lang w:val="en-US" w:eastAsia="zh-CN"/>
              </w:rPr>
            </w:rPrChange>
          </w:rPr>
          <w:t>电力</w:t>
        </w:r>
      </w:ins>
      <w:ins w:id="2508" w:author="P52s" w:date="2025-12-12T08:39:00Z">
        <w:r>
          <w:rPr>
            <w:rFonts w:hint="eastAsia" w:ascii="Times New Roman" w:hAnsi="Times New Roman" w:eastAsia="宋体" w:cs="Times New Roman"/>
            <w:color w:val="000000"/>
            <w:sz w:val="21"/>
            <w:szCs w:val="24"/>
            <w:lang w:val="en-US" w:eastAsia="zh-CN" w:bidi="ar"/>
            <w:rPrChange w:id="2509" w:author="P52s" w:date="2025-12-15T11:43:20Z">
              <w:rPr>
                <w:rFonts w:hint="eastAsia" w:ascii="方正仿宋_GBK" w:hAnsi="方正仿宋_GBK" w:eastAsia="方正仿宋_GBK" w:cs="方正仿宋_GBK"/>
                <w:sz w:val="24"/>
                <w:szCs w:val="24"/>
                <w:lang w:val="en-US" w:eastAsia="zh-CN"/>
              </w:rPr>
            </w:rPrChange>
          </w:rPr>
          <w:t>调度</w:t>
        </w:r>
      </w:ins>
      <w:ins w:id="2511" w:author="P52s" w:date="2025-12-12T08:39:01Z">
        <w:r>
          <w:rPr>
            <w:rFonts w:hint="eastAsia" w:ascii="Times New Roman" w:hAnsi="Times New Roman" w:eastAsia="宋体" w:cs="Times New Roman"/>
            <w:color w:val="000000"/>
            <w:sz w:val="21"/>
            <w:szCs w:val="24"/>
            <w:lang w:val="en-US" w:eastAsia="zh-CN" w:bidi="ar"/>
            <w:rPrChange w:id="2512" w:author="P52s" w:date="2025-12-15T11:43:20Z">
              <w:rPr>
                <w:rFonts w:hint="eastAsia" w:ascii="方正仿宋_GBK" w:hAnsi="方正仿宋_GBK" w:eastAsia="方正仿宋_GBK" w:cs="方正仿宋_GBK"/>
                <w:sz w:val="24"/>
                <w:szCs w:val="24"/>
                <w:lang w:val="en-US" w:eastAsia="zh-CN"/>
              </w:rPr>
            </w:rPrChange>
          </w:rPr>
          <w:t>功率</w:t>
        </w:r>
      </w:ins>
      <w:ins w:id="2514" w:author="P52s" w:date="2025-12-12T08:39:02Z">
        <w:r>
          <w:rPr>
            <w:rFonts w:hint="eastAsia" w:ascii="Times New Roman" w:hAnsi="Times New Roman" w:eastAsia="宋体" w:cs="Times New Roman"/>
            <w:color w:val="000000"/>
            <w:sz w:val="21"/>
            <w:szCs w:val="24"/>
            <w:lang w:val="en-US" w:eastAsia="zh-CN" w:bidi="ar"/>
            <w:rPrChange w:id="2515" w:author="P52s" w:date="2025-12-15T11:43:20Z">
              <w:rPr>
                <w:rFonts w:hint="eastAsia" w:ascii="方正仿宋_GBK" w:hAnsi="方正仿宋_GBK" w:eastAsia="方正仿宋_GBK" w:cs="方正仿宋_GBK"/>
                <w:sz w:val="24"/>
                <w:szCs w:val="24"/>
                <w:lang w:val="en-US" w:eastAsia="zh-CN"/>
              </w:rPr>
            </w:rPrChange>
          </w:rPr>
          <w:t>指令</w:t>
        </w:r>
      </w:ins>
      <w:ins w:id="2517" w:author="P52s" w:date="2025-12-12T09:22:03Z"/>
      <w:ins w:id="2520" w:author="P52s" w:date="2025-12-12T09:22:03Z"/>
      <w:ins w:id="2523" w:author="P52s" w:date="2025-12-12T09:22:03Z"/>
      <w:ins w:id="2526" w:author="P52s" w:date="2025-12-12T09:22:03Z">
        <w:r>
          <w:rPr>
            <w:rFonts w:hint="eastAsia" w:ascii="Times New Roman" w:hAnsi="Times New Roman" w:eastAsia="宋体" w:cs="Times New Roman"/>
            <w:color w:val="000000"/>
            <w:sz w:val="21"/>
            <w:szCs w:val="24"/>
            <w:lang w:val="en-US" w:eastAsia="zh-CN" w:bidi="ar"/>
            <w:rPrChange w:id="2530" w:author="P52s" w:date="2025-12-15T11:43:20Z">
              <w:rPr>
                <w:rFonts w:hint="eastAsia" w:ascii="方正仿宋_GBK" w:hAnsi="方正仿宋_GBK" w:eastAsia="方正仿宋_GBK" w:cs="方正仿宋_GBK"/>
                <w:sz w:val="24"/>
                <w:szCs w:val="24"/>
                <w:lang w:val="en-US" w:eastAsia="zh-CN"/>
              </w:rPr>
            </w:rPrChange>
          </w:rPr>
          <w:object>
            <v:shape id="_x0000_i1058" o:spt="75" type="#_x0000_t75" style="height:16pt;width:33pt;" o:ole="t" filled="f" o:preferrelative="t" stroked="f" coordsize="21600,21600">
              <v:path/>
              <v:fill on="f" focussize="0,0"/>
              <v:stroke on="f"/>
              <v:imagedata r:id="rId48" o:title=""/>
              <o:lock v:ext="edit" aspectratio="t"/>
              <w10:wrap type="none"/>
              <w10:anchorlock/>
            </v:shape>
            <o:OLEObject Type="Embed" ProgID="DSEquations" ShapeID="_x0000_i1058" DrawAspect="Content" ObjectID="_1468075758" r:id="rId68">
              <o:LockedField>false</o:LockedField>
            </o:OLEObject>
          </w:object>
        </w:r>
      </w:ins>
      <w:ins w:id="2532" w:author="P52s" w:date="2025-12-12T09:22:03Z"/>
      <w:ins w:id="2535" w:author="P52s" w:date="2025-12-12T08:28:45Z">
        <w:r>
          <w:rPr>
            <w:rFonts w:hint="eastAsia" w:ascii="Times New Roman" w:hAnsi="Times New Roman" w:eastAsia="宋体" w:cs="Times New Roman"/>
            <w:color w:val="000000"/>
            <w:sz w:val="21"/>
            <w:szCs w:val="24"/>
            <w:lang w:val="en-US" w:eastAsia="zh-CN" w:bidi="ar"/>
            <w:rPrChange w:id="2536" w:author="P52s" w:date="2025-12-15T11:43:20Z">
              <w:rPr>
                <w:rFonts w:hint="eastAsia" w:ascii="方正仿宋_GBK" w:hAnsi="方正仿宋_GBK" w:eastAsia="方正仿宋_GBK" w:cs="方正仿宋_GBK"/>
                <w:sz w:val="24"/>
                <w:szCs w:val="24"/>
                <w:lang w:val="en-US" w:eastAsia="zh-CN" w:bidi="ar"/>
              </w:rPr>
            </w:rPrChange>
          </w:rPr>
          <w:t>成</w:t>
        </w:r>
      </w:ins>
      <w:ins w:id="2538" w:author="P52s" w:date="2025-12-12T08:28:47Z">
        <w:r>
          <w:rPr>
            <w:rFonts w:hint="eastAsia" w:ascii="Times New Roman" w:hAnsi="Times New Roman" w:eastAsia="宋体" w:cs="Times New Roman"/>
            <w:color w:val="000000"/>
            <w:sz w:val="21"/>
            <w:szCs w:val="24"/>
            <w:lang w:val="en-US" w:eastAsia="zh-CN" w:bidi="ar"/>
            <w:rPrChange w:id="2539" w:author="P52s" w:date="2025-12-15T11:43:20Z">
              <w:rPr>
                <w:rFonts w:hint="eastAsia" w:ascii="方正仿宋_GBK" w:hAnsi="方正仿宋_GBK" w:eastAsia="方正仿宋_GBK" w:cs="方正仿宋_GBK"/>
                <w:sz w:val="24"/>
                <w:szCs w:val="24"/>
                <w:lang w:val="en-US" w:eastAsia="zh-CN" w:bidi="ar"/>
              </w:rPr>
            </w:rPrChange>
          </w:rPr>
          <w:t>正比</w:t>
        </w:r>
      </w:ins>
      <w:ins w:id="2541" w:author="P52s" w:date="2025-12-12T08:31:12Z">
        <w:r>
          <w:rPr>
            <w:rFonts w:hint="eastAsia" w:ascii="Times New Roman" w:hAnsi="Times New Roman" w:eastAsia="宋体" w:cs="Times New Roman"/>
            <w:color w:val="000000"/>
            <w:sz w:val="21"/>
            <w:szCs w:val="24"/>
            <w:lang w:val="en-US" w:eastAsia="zh-CN" w:bidi="ar"/>
            <w:rPrChange w:id="2542" w:author="P52s" w:date="2025-12-15T11:43:20Z">
              <w:rPr>
                <w:rFonts w:hint="eastAsia" w:ascii="方正仿宋_GBK" w:hAnsi="方正仿宋_GBK" w:eastAsia="方正仿宋_GBK" w:cs="方正仿宋_GBK"/>
                <w:sz w:val="24"/>
                <w:szCs w:val="24"/>
                <w:lang w:val="en-US" w:eastAsia="zh-CN" w:bidi="ar"/>
              </w:rPr>
            </w:rPrChange>
          </w:rPr>
          <w:t>，</w:t>
        </w:r>
      </w:ins>
      <w:ins w:id="2544" w:author="P52s" w:date="2025-12-12T08:39:07Z">
        <w:r>
          <w:rPr>
            <w:rFonts w:hint="eastAsia" w:ascii="Times New Roman" w:hAnsi="Times New Roman" w:eastAsia="宋体" w:cs="Times New Roman"/>
            <w:color w:val="000000"/>
            <w:sz w:val="21"/>
            <w:szCs w:val="24"/>
            <w:lang w:val="en-US" w:eastAsia="zh-CN" w:bidi="ar"/>
            <w:rPrChange w:id="2545" w:author="P52s" w:date="2025-12-15T11:43:20Z">
              <w:rPr>
                <w:rFonts w:hint="eastAsia" w:ascii="方正仿宋_GBK" w:hAnsi="方正仿宋_GBK" w:eastAsia="方正仿宋_GBK" w:cs="方正仿宋_GBK"/>
                <w:sz w:val="24"/>
                <w:szCs w:val="24"/>
                <w:lang w:val="en-US" w:eastAsia="zh-CN" w:bidi="ar"/>
              </w:rPr>
            </w:rPrChange>
          </w:rPr>
          <w:t>与</w:t>
        </w:r>
      </w:ins>
      <w:ins w:id="2547" w:author="P52s" w:date="2025-12-12T08:39:19Z">
        <w:r>
          <w:rPr>
            <w:rFonts w:hint="eastAsia" w:ascii="Times New Roman" w:hAnsi="Times New Roman" w:eastAsia="宋体" w:cs="Times New Roman"/>
            <w:color w:val="000000"/>
            <w:sz w:val="21"/>
            <w:szCs w:val="24"/>
            <w:lang w:val="en-US" w:eastAsia="zh-CN" w:bidi="ar"/>
            <w:rPrChange w:id="2548" w:author="P52s" w:date="2025-12-15T11:43:20Z">
              <w:rPr>
                <w:rFonts w:hint="eastAsia" w:ascii="方正仿宋_GBK" w:hAnsi="方正仿宋_GBK" w:eastAsia="方正仿宋_GBK" w:cs="方正仿宋_GBK"/>
                <w:sz w:val="24"/>
                <w:szCs w:val="24"/>
                <w:lang w:val="en-US" w:eastAsia="zh-CN" w:bidi="ar"/>
              </w:rPr>
            </w:rPrChange>
          </w:rPr>
          <w:t>整站</w:t>
        </w:r>
      </w:ins>
      <w:ins w:id="2550" w:author="P52s" w:date="2025-12-12T08:39:15Z">
        <w:r>
          <w:rPr>
            <w:rFonts w:hint="eastAsia" w:ascii="Times New Roman" w:hAnsi="Times New Roman" w:eastAsia="宋体" w:cs="Times New Roman"/>
            <w:color w:val="000000"/>
            <w:sz w:val="21"/>
            <w:szCs w:val="24"/>
            <w:lang w:val="en-US" w:eastAsia="zh-CN" w:bidi="ar"/>
            <w:rPrChange w:id="2551" w:author="P52s" w:date="2025-12-15T11:43:20Z">
              <w:rPr>
                <w:rFonts w:hint="eastAsia" w:ascii="方正仿宋_GBK" w:hAnsi="方正仿宋_GBK" w:eastAsia="方正仿宋_GBK" w:cs="方正仿宋_GBK"/>
                <w:sz w:val="24"/>
                <w:szCs w:val="24"/>
                <w:lang w:val="en-US" w:eastAsia="zh-CN" w:bidi="ar"/>
              </w:rPr>
            </w:rPrChange>
          </w:rPr>
          <w:t>可用能量</w:t>
        </w:r>
      </w:ins>
      <w:ins w:id="2553" w:author="P52s" w:date="2025-12-12T08:39:15Z"/>
      <w:ins w:id="2556" w:author="P52s" w:date="2025-12-12T08:39:15Z"/>
      <w:ins w:id="2559" w:author="P52s" w:date="2025-12-12T08:39:15Z"/>
      <w:ins w:id="2562" w:author="P52s" w:date="2025-12-12T08:39:15Z">
        <w:r>
          <w:rPr>
            <w:rFonts w:hint="eastAsia" w:ascii="Times New Roman" w:hAnsi="Times New Roman" w:eastAsia="宋体" w:cs="Times New Roman"/>
            <w:color w:val="000000"/>
            <w:sz w:val="21"/>
            <w:szCs w:val="24"/>
            <w:lang w:val="en-US" w:eastAsia="zh-CN" w:bidi="ar"/>
            <w:rPrChange w:id="2566" w:author="P52s" w:date="2025-12-15T11:43:20Z">
              <w:rPr>
                <w:rFonts w:hint="eastAsia" w:ascii="方正仿宋_GBK" w:hAnsi="方正仿宋_GBK" w:eastAsia="方正仿宋_GBK" w:cs="方正仿宋_GBK"/>
                <w:sz w:val="24"/>
                <w:szCs w:val="24"/>
                <w:lang w:val="en-US" w:eastAsia="zh-CN"/>
              </w:rPr>
            </w:rPrChange>
          </w:rPr>
          <w:object>
            <v:shape id="_x0000_i1059" o:spt="75" type="#_x0000_t75" style="height:16pt;width:23pt;" o:ole="t" filled="f" o:preferrelative="t" stroked="f" coordsize="21600,21600">
              <v:path/>
              <v:fill on="f" focussize="0,0"/>
              <v:stroke on="f"/>
              <v:imagedata r:id="rId70" o:title=""/>
              <o:lock v:ext="edit" aspectratio="t"/>
              <w10:wrap type="none"/>
              <w10:anchorlock/>
            </v:shape>
            <o:OLEObject Type="Embed" ProgID="DSEquations" ShapeID="_x0000_i1059" DrawAspect="Content" ObjectID="_1468075759" r:id="rId69">
              <o:LockedField>false</o:LockedField>
            </o:OLEObject>
          </w:object>
        </w:r>
      </w:ins>
      <w:ins w:id="2568" w:author="P52s" w:date="2025-12-12T08:39:15Z"/>
      <w:ins w:id="2571" w:author="P52s" w:date="2025-12-12T09:03:29Z">
        <w:r>
          <w:rPr>
            <w:rFonts w:hint="eastAsia" w:ascii="Times New Roman" w:hAnsi="Times New Roman" w:eastAsia="宋体" w:cs="Times New Roman"/>
            <w:color w:val="000000"/>
            <w:sz w:val="21"/>
            <w:szCs w:val="24"/>
            <w:lang w:val="en-US" w:eastAsia="zh-CN" w:bidi="ar"/>
            <w:rPrChange w:id="2572" w:author="P52s" w:date="2025-12-15T11:43:20Z">
              <w:rPr>
                <w:rFonts w:hint="eastAsia" w:ascii="方正仿宋_GBK" w:hAnsi="方正仿宋_GBK" w:eastAsia="方正仿宋_GBK" w:cs="方正仿宋_GBK"/>
                <w:sz w:val="24"/>
                <w:szCs w:val="24"/>
                <w:lang w:val="en-US" w:eastAsia="zh-CN"/>
              </w:rPr>
            </w:rPrChange>
          </w:rPr>
          <w:t>成</w:t>
        </w:r>
      </w:ins>
      <w:ins w:id="2574" w:author="P52s" w:date="2025-12-12T09:03:30Z">
        <w:r>
          <w:rPr>
            <w:rFonts w:hint="eastAsia" w:ascii="Times New Roman" w:hAnsi="Times New Roman" w:eastAsia="宋体" w:cs="Times New Roman"/>
            <w:color w:val="000000"/>
            <w:sz w:val="21"/>
            <w:szCs w:val="24"/>
            <w:lang w:val="en-US" w:eastAsia="zh-CN" w:bidi="ar"/>
            <w:rPrChange w:id="2575" w:author="P52s" w:date="2025-12-15T11:43:20Z">
              <w:rPr>
                <w:rFonts w:hint="eastAsia" w:ascii="方正仿宋_GBK" w:hAnsi="方正仿宋_GBK" w:eastAsia="方正仿宋_GBK" w:cs="方正仿宋_GBK"/>
                <w:sz w:val="24"/>
                <w:szCs w:val="24"/>
                <w:lang w:val="en-US" w:eastAsia="zh-CN"/>
              </w:rPr>
            </w:rPrChange>
          </w:rPr>
          <w:t>反比</w:t>
        </w:r>
      </w:ins>
      <w:ins w:id="2577" w:author="P52s" w:date="2025-12-12T08:28:50Z">
        <w:r>
          <w:rPr>
            <w:rFonts w:hint="eastAsia" w:ascii="Times New Roman" w:hAnsi="Times New Roman" w:eastAsia="宋体" w:cs="Times New Roman"/>
            <w:color w:val="000000"/>
            <w:sz w:val="21"/>
            <w:szCs w:val="24"/>
            <w:lang w:val="en-US" w:eastAsia="zh-CN" w:bidi="ar"/>
            <w:rPrChange w:id="2578" w:author="P52s" w:date="2025-12-15T11:43:20Z">
              <w:rPr>
                <w:rFonts w:hint="eastAsia" w:ascii="方正仿宋_GBK" w:hAnsi="方正仿宋_GBK" w:eastAsia="方正仿宋_GBK" w:cs="方正仿宋_GBK"/>
                <w:sz w:val="24"/>
                <w:szCs w:val="24"/>
                <w:lang w:val="en-US" w:eastAsia="zh-CN" w:bidi="ar"/>
              </w:rPr>
            </w:rPrChange>
          </w:rPr>
          <w:t>。</w:t>
        </w:r>
      </w:ins>
    </w:p>
    <w:p>
      <w:pPr>
        <w:widowControl/>
        <w:numPr>
          <w:ilvl w:val="-1"/>
          <w:numId w:val="0"/>
        </w:numPr>
        <w:ind w:firstLine="422" w:firstLineChars="200"/>
        <w:textAlignment w:val="center"/>
        <w:rPr>
          <w:ins w:id="2580" w:author="P52s" w:date="2025-12-12T08:39:46Z"/>
          <w:rFonts w:hint="default" w:ascii="Times New Roman" w:hAnsi="Times New Roman" w:eastAsia="宋体" w:cs="Times New Roman"/>
          <w:b/>
          <w:bCs/>
          <w:color w:val="000000"/>
          <w:sz w:val="21"/>
          <w:szCs w:val="24"/>
          <w:lang w:val="en-US" w:eastAsia="zh-CN"/>
          <w:rPrChange w:id="2581" w:author="P52s" w:date="2025-12-15T11:43:01Z">
            <w:rPr>
              <w:ins w:id="2582" w:author="P52s" w:date="2025-12-12T08:39:46Z"/>
              <w:rFonts w:hint="eastAsia" w:ascii="方正仿宋_GBK" w:hAnsi="方正仿宋_GBK" w:eastAsia="方正仿宋_GBK" w:cs="方正仿宋_GBK"/>
              <w:b/>
              <w:bCs/>
              <w:sz w:val="24"/>
              <w:szCs w:val="24"/>
              <w:lang w:val="en-US" w:eastAsia="zh-CN"/>
            </w:rPr>
          </w:rPrChange>
        </w:rPr>
      </w:pPr>
      <w:ins w:id="2583" w:author="P52s" w:date="2025-12-12T08:39:46Z">
        <w:r>
          <w:rPr>
            <w:rFonts w:hint="default" w:ascii="Times New Roman" w:hAnsi="Times New Roman" w:eastAsia="宋体" w:cs="Times New Roman"/>
            <w:b/>
            <w:bCs/>
            <w:color w:val="000000"/>
            <w:sz w:val="21"/>
            <w:szCs w:val="24"/>
            <w:lang w:val="en-US" w:eastAsia="zh-CN"/>
            <w:rPrChange w:id="2584" w:author="P52s" w:date="2025-12-15T11:43:01Z">
              <w:rPr>
                <w:rFonts w:hint="eastAsia" w:ascii="方正仿宋_GBK" w:hAnsi="方正仿宋_GBK" w:eastAsia="方正仿宋_GBK" w:cs="方正仿宋_GBK"/>
                <w:b/>
                <w:bCs/>
                <w:sz w:val="24"/>
                <w:szCs w:val="24"/>
                <w:lang w:val="en-US" w:eastAsia="zh-CN"/>
              </w:rPr>
            </w:rPrChange>
          </w:rPr>
          <w:t>对运行原则</w:t>
        </w:r>
      </w:ins>
      <w:ins w:id="2586" w:author="P52s" w:date="2025-12-12T08:39:48Z">
        <w:r>
          <w:rPr>
            <w:rFonts w:hint="default" w:ascii="Times New Roman" w:hAnsi="Times New Roman" w:eastAsia="宋体" w:cs="Times New Roman"/>
            <w:b/>
            <w:bCs/>
            <w:color w:val="000000"/>
            <w:sz w:val="21"/>
            <w:szCs w:val="24"/>
            <w:lang w:val="en-US" w:eastAsia="zh-CN"/>
            <w:rPrChange w:id="2587" w:author="P52s" w:date="2025-12-15T11:43:01Z">
              <w:rPr>
                <w:rFonts w:hint="eastAsia" w:ascii="方正仿宋_GBK" w:hAnsi="方正仿宋_GBK" w:eastAsia="方正仿宋_GBK" w:cs="方正仿宋_GBK"/>
                <w:b/>
                <w:bCs/>
                <w:sz w:val="24"/>
                <w:szCs w:val="24"/>
                <w:lang w:val="en-US" w:eastAsia="zh-CN"/>
              </w:rPr>
            </w:rPrChange>
          </w:rPr>
          <w:t>2</w:t>
        </w:r>
      </w:ins>
      <w:ins w:id="2589" w:author="P52s" w:date="2025-12-12T08:39:46Z">
        <w:r>
          <w:rPr>
            <w:rFonts w:hint="default" w:ascii="Times New Roman" w:hAnsi="Times New Roman" w:eastAsia="宋体" w:cs="Times New Roman"/>
            <w:b/>
            <w:bCs/>
            <w:color w:val="000000"/>
            <w:sz w:val="21"/>
            <w:szCs w:val="24"/>
            <w:lang w:val="en-US" w:eastAsia="zh-CN"/>
            <w:rPrChange w:id="2590" w:author="P52s" w:date="2025-12-15T11:43:01Z">
              <w:rPr>
                <w:rFonts w:hint="eastAsia" w:ascii="方正仿宋_GBK" w:hAnsi="方正仿宋_GBK" w:eastAsia="方正仿宋_GBK" w:cs="方正仿宋_GBK"/>
                <w:b/>
                <w:bCs/>
                <w:sz w:val="24"/>
                <w:szCs w:val="24"/>
                <w:lang w:val="en-US" w:eastAsia="zh-CN"/>
              </w:rPr>
            </w:rPrChange>
          </w:rPr>
          <w:t>的分析：</w:t>
        </w:r>
      </w:ins>
    </w:p>
    <w:p>
      <w:pPr>
        <w:widowControl/>
        <w:numPr>
          <w:ilvl w:val="-1"/>
          <w:numId w:val="0"/>
        </w:numPr>
        <w:spacing w:line="360" w:lineRule="auto"/>
        <w:ind w:firstLine="420" w:firstLineChars="200"/>
        <w:textAlignment w:val="center"/>
        <w:rPr>
          <w:ins w:id="2593" w:author="P52s" w:date="2025-12-12T08:40:51Z"/>
          <w:rFonts w:hint="eastAsia" w:ascii="Times New Roman" w:hAnsi="Times New Roman" w:eastAsia="宋体" w:cs="Times New Roman"/>
          <w:color w:val="000000"/>
          <w:sz w:val="21"/>
          <w:szCs w:val="24"/>
          <w:lang w:val="en-US" w:eastAsia="zh-CN" w:bidi="ar"/>
          <w:rPrChange w:id="2594" w:author="P52s" w:date="2025-12-15T11:43:24Z">
            <w:rPr>
              <w:ins w:id="2595" w:author="P52s" w:date="2025-12-12T08:40:51Z"/>
              <w:rFonts w:hint="eastAsia" w:ascii="方正仿宋_GBK" w:hAnsi="方正仿宋_GBK" w:eastAsia="方正仿宋_GBK" w:cs="方正仿宋_GBK"/>
              <w:sz w:val="24"/>
              <w:szCs w:val="24"/>
              <w:lang w:val="en-US" w:eastAsia="zh-CN"/>
            </w:rPr>
          </w:rPrChange>
        </w:rPr>
        <w:pPrChange w:id="2592" w:author="P52s" w:date="2025-12-15T11:43:24Z">
          <w:pPr>
            <w:numPr>
              <w:ilvl w:val="0"/>
              <w:numId w:val="0"/>
            </w:numPr>
          </w:pPr>
        </w:pPrChange>
      </w:pPr>
      <w:ins w:id="2596" w:author="P52s" w:date="2025-12-12T08:40:28Z">
        <w:r>
          <w:rPr>
            <w:rFonts w:hint="eastAsia" w:ascii="Times New Roman" w:hAnsi="Times New Roman" w:eastAsia="宋体" w:cs="Times New Roman"/>
            <w:color w:val="000000"/>
            <w:sz w:val="21"/>
            <w:szCs w:val="24"/>
            <w:lang w:val="en-US" w:eastAsia="zh-CN" w:bidi="ar"/>
            <w:rPrChange w:id="2597" w:author="P52s" w:date="2025-12-15T11:43:24Z">
              <w:rPr>
                <w:rFonts w:hint="eastAsia" w:ascii="方正仿宋_GBK" w:hAnsi="方正仿宋_GBK" w:eastAsia="方正仿宋_GBK" w:cs="方正仿宋_GBK"/>
                <w:sz w:val="24"/>
                <w:szCs w:val="24"/>
                <w:lang w:val="en-US" w:eastAsia="zh-CN" w:bidi="ar"/>
              </w:rPr>
            </w:rPrChange>
          </w:rPr>
          <w:t>考虑</w:t>
        </w:r>
      </w:ins>
      <w:ins w:id="2599" w:author="P52s" w:date="2025-12-12T08:40:37Z"/>
      <w:ins w:id="2602" w:author="P52s" w:date="2025-12-12T08:40:37Z"/>
      <w:ins w:id="2605" w:author="P52s" w:date="2025-12-12T08:40:37Z"/>
      <w:ins w:id="2608" w:author="P52s" w:date="2025-12-12T08:40:37Z">
        <w:r>
          <w:rPr>
            <w:rFonts w:hint="eastAsia" w:ascii="Times New Roman" w:hAnsi="Times New Roman" w:eastAsia="宋体" w:cs="Times New Roman"/>
            <w:color w:val="000000"/>
            <w:sz w:val="21"/>
            <w:szCs w:val="24"/>
            <w:lang w:val="en-US" w:eastAsia="zh-CN" w:bidi="ar"/>
            <w:rPrChange w:id="2612" w:author="P52s" w:date="2025-12-15T11:43:24Z">
              <w:rPr>
                <w:rFonts w:hint="eastAsia" w:ascii="方正仿宋_GBK" w:hAnsi="方正仿宋_GBK" w:eastAsia="方正仿宋_GBK" w:cs="方正仿宋_GBK"/>
                <w:sz w:val="24"/>
                <w:szCs w:val="24"/>
                <w:lang w:val="en-US" w:eastAsia="zh-CN"/>
              </w:rPr>
            </w:rPrChange>
          </w:rPr>
          <w:object>
            <v:shape id="_x0000_i1060" o:spt="75" type="#_x0000_t75" style="height:17pt;width:27pt;" o:ole="t" filled="f" o:preferrelative="t" stroked="f" coordsize="21600,21600">
              <v:path/>
              <v:fill on="f" focussize="0,0"/>
              <v:stroke on="f"/>
              <v:imagedata r:id="rId67" o:title=""/>
              <o:lock v:ext="edit" aspectratio="t"/>
              <w10:wrap type="none"/>
              <w10:anchorlock/>
            </v:shape>
            <o:OLEObject Type="Embed" ProgID="DSEquations" ShapeID="_x0000_i1060" DrawAspect="Content" ObjectID="_1468075760" r:id="rId71">
              <o:LockedField>false</o:LockedField>
            </o:OLEObject>
          </w:object>
        </w:r>
      </w:ins>
      <w:ins w:id="2614" w:author="P52s" w:date="2025-12-12T08:40:37Z"/>
      <w:ins w:id="2617" w:author="P52s" w:date="2025-12-12T08:40:39Z">
        <w:r>
          <w:rPr>
            <w:rFonts w:hint="eastAsia" w:ascii="Times New Roman" w:hAnsi="Times New Roman" w:eastAsia="宋体" w:cs="Times New Roman"/>
            <w:color w:val="000000"/>
            <w:sz w:val="21"/>
            <w:szCs w:val="24"/>
            <w:lang w:val="en-US" w:eastAsia="zh-CN" w:bidi="ar"/>
            <w:rPrChange w:id="2618" w:author="P52s" w:date="2025-12-15T11:43:24Z">
              <w:rPr>
                <w:rFonts w:hint="eastAsia" w:ascii="方正仿宋_GBK" w:hAnsi="方正仿宋_GBK" w:eastAsia="方正仿宋_GBK" w:cs="方正仿宋_GBK"/>
                <w:sz w:val="24"/>
                <w:szCs w:val="24"/>
                <w:lang w:val="en-US" w:eastAsia="zh-CN"/>
              </w:rPr>
            </w:rPrChange>
          </w:rPr>
          <w:t>可以</w:t>
        </w:r>
      </w:ins>
      <w:ins w:id="2620" w:author="P52s" w:date="2025-12-12T08:40:40Z">
        <w:r>
          <w:rPr>
            <w:rFonts w:hint="eastAsia" w:ascii="Times New Roman" w:hAnsi="Times New Roman" w:eastAsia="宋体" w:cs="Times New Roman"/>
            <w:color w:val="000000"/>
            <w:sz w:val="21"/>
            <w:szCs w:val="24"/>
            <w:lang w:val="en-US" w:eastAsia="zh-CN" w:bidi="ar"/>
            <w:rPrChange w:id="2621" w:author="P52s" w:date="2025-12-15T11:43:24Z">
              <w:rPr>
                <w:rFonts w:hint="eastAsia" w:ascii="方正仿宋_GBK" w:hAnsi="方正仿宋_GBK" w:eastAsia="方正仿宋_GBK" w:cs="方正仿宋_GBK"/>
                <w:sz w:val="24"/>
                <w:szCs w:val="24"/>
                <w:lang w:val="en-US" w:eastAsia="zh-CN"/>
              </w:rPr>
            </w:rPrChange>
          </w:rPr>
          <w:t>通过</w:t>
        </w:r>
      </w:ins>
      <w:ins w:id="2623" w:author="P52s" w:date="2025-12-12T08:40:41Z">
        <w:r>
          <w:rPr>
            <w:rFonts w:hint="eastAsia" w:ascii="Times New Roman" w:hAnsi="Times New Roman" w:eastAsia="宋体" w:cs="Times New Roman"/>
            <w:color w:val="000000"/>
            <w:sz w:val="21"/>
            <w:szCs w:val="24"/>
            <w:lang w:val="en-US" w:eastAsia="zh-CN" w:bidi="ar"/>
            <w:rPrChange w:id="2624" w:author="P52s" w:date="2025-12-15T11:43:24Z">
              <w:rPr>
                <w:rFonts w:hint="eastAsia" w:ascii="方正仿宋_GBK" w:hAnsi="方正仿宋_GBK" w:eastAsia="方正仿宋_GBK" w:cs="方正仿宋_GBK"/>
                <w:sz w:val="24"/>
                <w:szCs w:val="24"/>
                <w:lang w:val="en-US" w:eastAsia="zh-CN"/>
              </w:rPr>
            </w:rPrChange>
          </w:rPr>
          <w:t>额定</w:t>
        </w:r>
      </w:ins>
      <w:ins w:id="2626" w:author="P52s" w:date="2025-12-12T08:40:43Z">
        <w:r>
          <w:rPr>
            <w:rFonts w:hint="eastAsia" w:ascii="Times New Roman" w:hAnsi="Times New Roman" w:eastAsia="宋体" w:cs="Times New Roman"/>
            <w:color w:val="000000"/>
            <w:sz w:val="21"/>
            <w:szCs w:val="24"/>
            <w:lang w:val="en-US" w:eastAsia="zh-CN" w:bidi="ar"/>
            <w:rPrChange w:id="2627" w:author="P52s" w:date="2025-12-15T11:43:24Z">
              <w:rPr>
                <w:rFonts w:hint="eastAsia" w:ascii="方正仿宋_GBK" w:hAnsi="方正仿宋_GBK" w:eastAsia="方正仿宋_GBK" w:cs="方正仿宋_GBK"/>
                <w:sz w:val="24"/>
                <w:szCs w:val="24"/>
                <w:lang w:val="en-US" w:eastAsia="zh-CN"/>
              </w:rPr>
            </w:rPrChange>
          </w:rPr>
          <w:t>能量</w:t>
        </w:r>
      </w:ins>
      <w:ins w:id="2629" w:author="P52s" w:date="2025-12-12T08:49:42Z">
        <w:r>
          <w:rPr>
            <w:rFonts w:hint="eastAsia" w:ascii="Times New Roman" w:hAnsi="Times New Roman" w:eastAsia="宋体" w:cs="Times New Roman"/>
            <w:color w:val="000000"/>
            <w:sz w:val="21"/>
            <w:szCs w:val="24"/>
            <w:lang w:val="en-US" w:eastAsia="zh-CN" w:bidi="ar"/>
            <w:rPrChange w:id="2630" w:author="P52s" w:date="2025-12-15T11:43:24Z">
              <w:rPr>
                <w:rFonts w:hint="eastAsia" w:ascii="方正仿宋_GBK" w:hAnsi="方正仿宋_GBK" w:eastAsia="方正仿宋_GBK" w:cs="方正仿宋_GBK"/>
                <w:sz w:val="24"/>
                <w:szCs w:val="24"/>
                <w:lang w:val="en-US" w:eastAsia="zh-CN"/>
              </w:rPr>
            </w:rPrChange>
          </w:rPr>
          <w:t>及</w:t>
        </w:r>
      </w:ins>
      <w:ins w:id="2632" w:author="P52s" w:date="2025-12-12T09:07:42Z">
        <w:r>
          <w:rPr>
            <w:rFonts w:hint="eastAsia" w:ascii="Times New Roman" w:hAnsi="Times New Roman" w:eastAsia="宋体" w:cs="Times New Roman"/>
            <w:color w:val="000000"/>
            <w:sz w:val="21"/>
            <w:szCs w:val="24"/>
            <w:lang w:val="en-US" w:eastAsia="zh-CN" w:bidi="ar"/>
            <w:rPrChange w:id="2633" w:author="P52s" w:date="2025-12-15T11:43:24Z">
              <w:rPr>
                <w:rFonts w:hint="eastAsia" w:ascii="方正仿宋_GBK" w:hAnsi="方正仿宋_GBK" w:eastAsia="方正仿宋_GBK" w:cs="方正仿宋_GBK"/>
                <w:sz w:val="24"/>
                <w:szCs w:val="24"/>
                <w:lang w:val="en-US" w:eastAsia="zh-CN"/>
              </w:rPr>
            </w:rPrChange>
          </w:rPr>
          <w:t>能量</w:t>
        </w:r>
      </w:ins>
      <w:ins w:id="2635" w:author="P52s" w:date="2025-12-12T09:07:44Z">
        <w:r>
          <w:rPr>
            <w:rFonts w:hint="eastAsia" w:ascii="Times New Roman" w:hAnsi="Times New Roman" w:eastAsia="宋体" w:cs="Times New Roman"/>
            <w:color w:val="000000"/>
            <w:sz w:val="21"/>
            <w:szCs w:val="24"/>
            <w:lang w:val="en-US" w:eastAsia="zh-CN" w:bidi="ar"/>
            <w:rPrChange w:id="2636" w:author="P52s" w:date="2025-12-15T11:43:24Z">
              <w:rPr>
                <w:rFonts w:hint="eastAsia" w:ascii="方正仿宋_GBK" w:hAnsi="方正仿宋_GBK" w:eastAsia="方正仿宋_GBK" w:cs="方正仿宋_GBK"/>
                <w:sz w:val="24"/>
                <w:szCs w:val="24"/>
                <w:lang w:val="en-US" w:eastAsia="zh-CN"/>
              </w:rPr>
            </w:rPrChange>
          </w:rPr>
          <w:t>裕度</w:t>
        </w:r>
      </w:ins>
      <w:ins w:id="2638" w:author="P52s" w:date="2025-12-12T08:40:48Z">
        <w:r>
          <w:rPr>
            <w:rFonts w:hint="eastAsia" w:ascii="Times New Roman" w:hAnsi="Times New Roman" w:eastAsia="宋体" w:cs="Times New Roman"/>
            <w:color w:val="000000"/>
            <w:sz w:val="21"/>
            <w:szCs w:val="24"/>
            <w:lang w:val="en-US" w:eastAsia="zh-CN" w:bidi="ar"/>
            <w:rPrChange w:id="2639" w:author="P52s" w:date="2025-12-15T11:43:24Z">
              <w:rPr>
                <w:rFonts w:hint="eastAsia" w:ascii="方正仿宋_GBK" w:hAnsi="方正仿宋_GBK" w:eastAsia="方正仿宋_GBK" w:cs="方正仿宋_GBK"/>
                <w:sz w:val="24"/>
                <w:szCs w:val="24"/>
                <w:lang w:val="en-US" w:eastAsia="zh-CN"/>
              </w:rPr>
            </w:rPrChange>
          </w:rPr>
          <w:t>表示</w:t>
        </w:r>
      </w:ins>
      <w:ins w:id="2641" w:author="P52s" w:date="2025-12-12T08:40:50Z">
        <w:r>
          <w:rPr>
            <w:rFonts w:hint="eastAsia" w:ascii="Times New Roman" w:hAnsi="Times New Roman" w:eastAsia="宋体" w:cs="Times New Roman"/>
            <w:color w:val="000000"/>
            <w:sz w:val="21"/>
            <w:szCs w:val="24"/>
            <w:lang w:val="en-US" w:eastAsia="zh-CN" w:bidi="ar"/>
            <w:rPrChange w:id="2642" w:author="P52s" w:date="2025-12-15T11:43:24Z">
              <w:rPr>
                <w:rFonts w:hint="eastAsia" w:ascii="方正仿宋_GBK" w:hAnsi="方正仿宋_GBK" w:eastAsia="方正仿宋_GBK" w:cs="方正仿宋_GBK"/>
                <w:sz w:val="24"/>
                <w:szCs w:val="24"/>
                <w:lang w:val="en-US" w:eastAsia="zh-CN"/>
              </w:rPr>
            </w:rPrChange>
          </w:rPr>
          <w:t>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644" w:author="P52s" w:date="2025-12-15T11:58:04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645">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47" w:author="P52s" w:date="2025-12-15T11:58:0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646" w:author="P52s" w:date="2025-12-12T08:40:56Z"/>
        </w:trPr>
        <w:tc>
          <w:tcPr>
            <w:tcW w:w="2840" w:type="dxa"/>
            <w:tcBorders>
              <w:top w:val="nil"/>
              <w:left w:val="nil"/>
              <w:bottom w:val="nil"/>
              <w:right w:val="nil"/>
            </w:tcBorders>
            <w:vAlign w:val="center"/>
            <w:tcPrChange w:id="2648" w:author="P52s" w:date="2025-12-15T11:58:04Z">
              <w:tcPr>
                <w:tcW w:w="2840" w:type="dxa"/>
                <w:tcBorders>
                  <w:top w:val="nil"/>
                  <w:left w:val="nil"/>
                  <w:bottom w:val="nil"/>
                  <w:right w:val="nil"/>
                </w:tcBorders>
              </w:tcPr>
            </w:tcPrChange>
          </w:tcPr>
          <w:p>
            <w:pPr>
              <w:numPr>
                <w:ilvl w:val="0"/>
                <w:numId w:val="0"/>
              </w:numPr>
              <w:jc w:val="center"/>
              <w:rPr>
                <w:ins w:id="2650" w:author="P52s" w:date="2025-12-12T08:40:56Z"/>
                <w:rFonts w:hint="eastAsia" w:ascii="Times New Roman" w:hAnsi="Times New Roman" w:eastAsia="宋体" w:cs="Times New Roman"/>
                <w:color w:val="000000"/>
                <w:sz w:val="21"/>
                <w:szCs w:val="24"/>
                <w:vertAlign w:val="baseline"/>
                <w:lang w:val="en-US" w:eastAsia="zh-CN" w:bidi="ar"/>
                <w:rPrChange w:id="2651" w:author="P52s" w:date="2025-12-15T11:55:13Z">
                  <w:rPr>
                    <w:ins w:id="2652" w:author="P52s" w:date="2025-12-12T08:40:56Z"/>
                    <w:rFonts w:hint="eastAsia" w:ascii="方正仿宋_GBK" w:hAnsi="方正仿宋_GBK" w:eastAsia="方正仿宋_GBK" w:cs="方正仿宋_GBK"/>
                    <w:sz w:val="24"/>
                    <w:szCs w:val="24"/>
                    <w:vertAlign w:val="baseline"/>
                    <w:lang w:val="en-US" w:eastAsia="zh-CN"/>
                  </w:rPr>
                </w:rPrChange>
              </w:rPr>
              <w:pPrChange w:id="2649" w:author="P52s" w:date="2025-12-15T11:57:10Z">
                <w:pPr>
                  <w:numPr>
                    <w:ilvl w:val="0"/>
                    <w:numId w:val="0"/>
                  </w:numPr>
                </w:pPr>
              </w:pPrChange>
            </w:pPr>
          </w:p>
        </w:tc>
        <w:tc>
          <w:tcPr>
            <w:tcW w:w="2841" w:type="dxa"/>
            <w:tcBorders>
              <w:top w:val="nil"/>
              <w:left w:val="nil"/>
              <w:bottom w:val="nil"/>
              <w:right w:val="nil"/>
            </w:tcBorders>
            <w:vAlign w:val="center"/>
            <w:tcPrChange w:id="2653" w:author="P52s" w:date="2025-12-15T11:58:04Z">
              <w:tcPr>
                <w:tcW w:w="2841" w:type="dxa"/>
                <w:tcBorders>
                  <w:top w:val="nil"/>
                  <w:left w:val="nil"/>
                  <w:bottom w:val="nil"/>
                  <w:right w:val="nil"/>
                </w:tcBorders>
              </w:tcPr>
            </w:tcPrChange>
          </w:tcPr>
          <w:p>
            <w:pPr>
              <w:numPr>
                <w:ilvl w:val="0"/>
                <w:numId w:val="0"/>
              </w:numPr>
              <w:jc w:val="center"/>
              <w:rPr>
                <w:ins w:id="2655" w:author="P52s" w:date="2025-12-12T08:40:56Z"/>
                <w:rFonts w:hint="eastAsia" w:ascii="Times New Roman" w:hAnsi="Times New Roman" w:eastAsia="宋体" w:cs="Times New Roman"/>
                <w:color w:val="000000"/>
                <w:sz w:val="21"/>
                <w:szCs w:val="24"/>
                <w:vertAlign w:val="baseline"/>
                <w:lang w:val="en-US" w:eastAsia="zh-CN" w:bidi="ar"/>
                <w:rPrChange w:id="2656" w:author="P52s" w:date="2025-12-15T11:55:13Z">
                  <w:rPr>
                    <w:ins w:id="2657" w:author="P52s" w:date="2025-12-12T08:40:56Z"/>
                    <w:rFonts w:hint="eastAsia" w:ascii="方正仿宋_GBK" w:hAnsi="方正仿宋_GBK" w:eastAsia="方正仿宋_GBK" w:cs="方正仿宋_GBK"/>
                    <w:sz w:val="24"/>
                    <w:szCs w:val="24"/>
                    <w:vertAlign w:val="baseline"/>
                    <w:lang w:val="en-US" w:eastAsia="zh-CN"/>
                  </w:rPr>
                </w:rPrChange>
              </w:rPr>
              <w:pPrChange w:id="2654" w:author="P52s" w:date="2025-12-15T11:57:10Z">
                <w:pPr>
                  <w:numPr>
                    <w:ilvl w:val="0"/>
                    <w:numId w:val="0"/>
                  </w:numPr>
                </w:pPr>
              </w:pPrChange>
            </w:pPr>
            <w:ins w:id="2658" w:author="P52s" w:date="2025-12-12T08:40:56Z"/>
            <w:ins w:id="2661" w:author="P52s" w:date="2025-12-12T08:40:56Z"/>
            <w:ins w:id="2664" w:author="P52s" w:date="2025-12-12T08:40:56Z"/>
            <w:ins w:id="2667" w:author="P52s" w:date="2025-12-12T08:40:56Z">
              <w:r>
                <w:rPr>
                  <w:rFonts w:hint="eastAsia" w:ascii="Times New Roman" w:hAnsi="Times New Roman" w:eastAsia="宋体" w:cs="Times New Roman"/>
                  <w:color w:val="000000"/>
                  <w:position w:val="0"/>
                  <w:sz w:val="21"/>
                  <w:szCs w:val="24"/>
                  <w:lang w:val="en-US" w:eastAsia="zh-CN" w:bidi="ar"/>
                  <w:rPrChange w:id="2671" w:author="P52s" w:date="2025-12-15T11:55:13Z">
                    <w:rPr>
                      <w:rFonts w:hint="eastAsia" w:ascii="方正仿宋_GBK" w:hAnsi="方正仿宋_GBK" w:eastAsia="方正仿宋_GBK" w:cs="方正仿宋_GBK"/>
                      <w:position w:val="-12"/>
                      <w:sz w:val="24"/>
                      <w:szCs w:val="24"/>
                      <w:lang w:val="en-US" w:eastAsia="zh-CN"/>
                    </w:rPr>
                  </w:rPrChange>
                </w:rPr>
                <w:object>
                  <v:shape id="_x0000_i1061" o:spt="75" type="#_x0000_t75" style="height:17pt;width:91pt;" o:ole="t" filled="f" o:preferrelative="t" stroked="f" coordsize="21600,21600">
                    <v:path/>
                    <v:fill on="f" focussize="0,0"/>
                    <v:stroke on="f"/>
                    <v:imagedata r:id="rId73" o:title=""/>
                    <o:lock v:ext="edit" aspectratio="t"/>
                    <w10:wrap type="none"/>
                    <w10:anchorlock/>
                  </v:shape>
                  <o:OLEObject Type="Embed" ProgID="Equation.KSEE3" ShapeID="_x0000_i1061" DrawAspect="Content" ObjectID="_1468075761" r:id="rId72">
                    <o:LockedField>false</o:LockedField>
                  </o:OLEObject>
                </w:object>
              </w:r>
            </w:ins>
            <w:ins w:id="2673" w:author="P52s" w:date="2025-12-12T08:40:56Z"/>
          </w:p>
        </w:tc>
        <w:tc>
          <w:tcPr>
            <w:tcW w:w="2841" w:type="dxa"/>
            <w:tcBorders>
              <w:top w:val="nil"/>
              <w:left w:val="nil"/>
              <w:bottom w:val="nil"/>
              <w:right w:val="nil"/>
            </w:tcBorders>
            <w:vAlign w:val="center"/>
            <w:tcPrChange w:id="2676" w:author="P52s" w:date="2025-12-15T11:58:04Z">
              <w:tcPr>
                <w:tcW w:w="2841" w:type="dxa"/>
                <w:tcBorders>
                  <w:top w:val="nil"/>
                  <w:left w:val="nil"/>
                  <w:bottom w:val="nil"/>
                  <w:right w:val="nil"/>
                </w:tcBorders>
              </w:tcPr>
            </w:tcPrChange>
          </w:tcPr>
          <w:p>
            <w:pPr>
              <w:numPr>
                <w:ilvl w:val="0"/>
                <w:numId w:val="0"/>
              </w:numPr>
              <w:jc w:val="center"/>
              <w:rPr>
                <w:ins w:id="2678" w:author="P52s" w:date="2025-12-12T08:40:56Z"/>
                <w:rFonts w:hint="eastAsia" w:ascii="Times New Roman" w:hAnsi="Times New Roman" w:eastAsia="宋体" w:cs="Times New Roman"/>
                <w:color w:val="000000"/>
                <w:sz w:val="21"/>
                <w:szCs w:val="24"/>
                <w:vertAlign w:val="baseline"/>
                <w:lang w:val="en-US" w:eastAsia="zh-CN" w:bidi="ar"/>
                <w:rPrChange w:id="2679" w:author="P52s" w:date="2025-12-15T11:55:13Z">
                  <w:rPr>
                    <w:ins w:id="2680" w:author="P52s" w:date="2025-12-12T08:40:56Z"/>
                    <w:rFonts w:hint="eastAsia" w:ascii="方正仿宋_GBK" w:hAnsi="方正仿宋_GBK" w:eastAsia="方正仿宋_GBK" w:cs="方正仿宋_GBK"/>
                    <w:sz w:val="24"/>
                    <w:szCs w:val="24"/>
                    <w:vertAlign w:val="baseline"/>
                    <w:lang w:val="en-US" w:eastAsia="zh-CN"/>
                  </w:rPr>
                </w:rPrChange>
              </w:rPr>
              <w:pPrChange w:id="2677" w:author="P52s" w:date="2025-12-15T11:57:10Z">
                <w:pPr>
                  <w:numPr>
                    <w:ilvl w:val="0"/>
                    <w:numId w:val="0"/>
                  </w:numPr>
                </w:pPr>
              </w:pPrChange>
            </w:pPr>
            <w:ins w:id="2681" w:author="P52s" w:date="2025-12-15T11:55:41Z">
              <w:r>
                <w:rPr>
                  <w:rFonts w:hint="eastAsia" w:ascii="Times New Roman" w:hAnsi="Times New Roman" w:eastAsia="宋体" w:cs="Times New Roman"/>
                  <w:color w:val="000000"/>
                  <w:sz w:val="21"/>
                  <w:szCs w:val="24"/>
                  <w:vertAlign w:val="baseline"/>
                  <w:lang w:val="en-US" w:eastAsia="zh-CN" w:bidi="ar"/>
                </w:rPr>
                <w:t>(</w:t>
              </w:r>
            </w:ins>
            <w:ins w:id="2682" w:author="P52s" w:date="2025-12-15T11:55:44Z">
              <w:r>
                <w:rPr>
                  <w:rFonts w:hint="eastAsia" w:ascii="Times New Roman" w:hAnsi="Times New Roman" w:eastAsia="宋体" w:cs="Times New Roman"/>
                  <w:color w:val="000000"/>
                  <w:sz w:val="21"/>
                  <w:szCs w:val="24"/>
                  <w:vertAlign w:val="baseline"/>
                  <w:lang w:val="en-US" w:eastAsia="zh-CN" w:bidi="ar"/>
                </w:rPr>
                <w:t>7</w:t>
              </w:r>
            </w:ins>
            <w:ins w:id="2683" w:author="P52s" w:date="2025-12-15T11:55:41Z">
              <w:r>
                <w:rPr>
                  <w:rFonts w:hint="eastAsia" w:ascii="Times New Roman" w:hAnsi="Times New Roman" w:eastAsia="宋体" w:cs="Times New Roman"/>
                  <w:color w:val="000000"/>
                  <w:sz w:val="21"/>
                  <w:szCs w:val="24"/>
                  <w:vertAlign w:val="baseline"/>
                  <w:lang w:val="en-US" w:eastAsia="zh-CN" w:bidi="ar"/>
                </w:rPr>
                <w:t>)</w:t>
              </w:r>
            </w:ins>
          </w:p>
        </w:tc>
      </w:tr>
    </w:tbl>
    <w:p>
      <w:pPr>
        <w:widowControl/>
        <w:numPr>
          <w:ilvl w:val="-1"/>
          <w:numId w:val="0"/>
        </w:numPr>
        <w:spacing w:line="360" w:lineRule="auto"/>
        <w:ind w:firstLine="420" w:firstLineChars="200"/>
        <w:textAlignment w:val="center"/>
        <w:rPr>
          <w:ins w:id="2685" w:author="P52s" w:date="2025-12-12T08:44:05Z"/>
          <w:rFonts w:hint="eastAsia" w:ascii="Times New Roman" w:hAnsi="Times New Roman" w:eastAsia="宋体" w:cs="Times New Roman"/>
          <w:color w:val="000000"/>
          <w:sz w:val="21"/>
          <w:szCs w:val="24"/>
          <w:lang w:val="en-US" w:eastAsia="zh-CN" w:bidi="ar"/>
          <w:rPrChange w:id="2686" w:author="P52s" w:date="2025-12-15T11:43:28Z">
            <w:rPr>
              <w:ins w:id="2687" w:author="P52s" w:date="2025-12-12T08:44:05Z"/>
              <w:rFonts w:hint="eastAsia" w:ascii="方正仿宋_GBK" w:hAnsi="方正仿宋_GBK" w:eastAsia="方正仿宋_GBK" w:cs="方正仿宋_GBK"/>
              <w:sz w:val="24"/>
              <w:szCs w:val="24"/>
              <w:lang w:val="en-US" w:eastAsia="zh-CN" w:bidi="ar"/>
            </w:rPr>
          </w:rPrChange>
        </w:rPr>
        <w:pPrChange w:id="2684" w:author="P52s" w:date="2025-12-15T11:43:28Z">
          <w:pPr>
            <w:numPr>
              <w:ilvl w:val="0"/>
              <w:numId w:val="0"/>
            </w:numPr>
          </w:pPr>
        </w:pPrChange>
      </w:pPr>
      <w:ins w:id="2688" w:author="P52s" w:date="2025-12-12T09:06:09Z"/>
      <w:ins w:id="2691" w:author="P52s" w:date="2025-12-12T09:06:09Z"/>
      <w:ins w:id="2694" w:author="P52s" w:date="2025-12-12T09:06:09Z"/>
      <w:ins w:id="2697" w:author="P52s" w:date="2025-12-12T09:06:09Z">
        <w:r>
          <w:rPr>
            <w:rFonts w:hint="eastAsia" w:ascii="Times New Roman" w:hAnsi="Times New Roman" w:eastAsia="宋体" w:cs="Times New Roman"/>
            <w:color w:val="000000"/>
            <w:position w:val="0"/>
            <w:sz w:val="21"/>
            <w:szCs w:val="24"/>
            <w:lang w:val="en-US" w:eastAsia="zh-CN" w:bidi="ar"/>
            <w:rPrChange w:id="2701" w:author="P52s" w:date="2025-12-15T11:43:28Z">
              <w:rPr>
                <w:rFonts w:hint="eastAsia" w:ascii="方正仿宋_GBK" w:hAnsi="方正仿宋_GBK" w:eastAsia="方正仿宋_GBK" w:cs="方正仿宋_GBK"/>
                <w:position w:val="0"/>
                <w:sz w:val="24"/>
                <w:szCs w:val="24"/>
                <w:lang w:val="en-US" w:eastAsia="zh-CN" w:bidi="ar"/>
              </w:rPr>
            </w:rPrChange>
          </w:rPr>
          <w:object>
            <v:shape id="_x0000_i1062" o:spt="75" type="#_x0000_t75" style="height:16pt;width:31.95pt;" o:ole="t" filled="f" o:preferrelative="t" stroked="f" coordsize="21600,21600">
              <v:path/>
              <v:fill on="f" focussize="0,0"/>
              <v:stroke on="f"/>
              <v:imagedata r:id="rId75" o:title=""/>
              <o:lock v:ext="edit" aspectratio="t"/>
              <w10:wrap type="none"/>
              <w10:anchorlock/>
            </v:shape>
            <o:OLEObject Type="Embed" ProgID="Equation.KSEE3" ShapeID="_x0000_i1062" DrawAspect="Content" ObjectID="_1468075762" r:id="rId74">
              <o:LockedField>false</o:LockedField>
            </o:OLEObject>
          </w:object>
        </w:r>
      </w:ins>
      <w:ins w:id="2703" w:author="P52s" w:date="2025-12-12T09:06:09Z"/>
      <w:ins w:id="2706" w:author="P52s" w:date="2025-12-12T09:06:11Z">
        <w:r>
          <w:rPr>
            <w:rFonts w:hint="eastAsia" w:ascii="Times New Roman" w:hAnsi="Times New Roman" w:eastAsia="宋体" w:cs="Times New Roman"/>
            <w:color w:val="000000"/>
            <w:position w:val="0"/>
            <w:sz w:val="21"/>
            <w:szCs w:val="24"/>
            <w:lang w:val="en-US" w:eastAsia="zh-CN" w:bidi="ar"/>
            <w:rPrChange w:id="2707" w:author="P52s" w:date="2025-12-15T11:43:28Z">
              <w:rPr>
                <w:rFonts w:hint="eastAsia" w:ascii="方正仿宋_GBK" w:hAnsi="方正仿宋_GBK" w:eastAsia="方正仿宋_GBK" w:cs="方正仿宋_GBK"/>
                <w:position w:val="0"/>
                <w:sz w:val="24"/>
                <w:szCs w:val="24"/>
                <w:lang w:val="en-US" w:eastAsia="zh-CN" w:bidi="ar"/>
              </w:rPr>
            </w:rPrChange>
          </w:rPr>
          <w:t>表示</w:t>
        </w:r>
      </w:ins>
      <w:ins w:id="2709" w:author="P52s" w:date="2025-12-12T09:06:23Z">
        <w:r>
          <w:rPr>
            <w:rFonts w:hint="eastAsia" w:ascii="Times New Roman" w:hAnsi="Times New Roman" w:eastAsia="宋体" w:cs="Times New Roman"/>
            <w:color w:val="000000"/>
            <w:position w:val="0"/>
            <w:sz w:val="21"/>
            <w:szCs w:val="24"/>
            <w:lang w:val="en-US" w:eastAsia="zh-CN" w:bidi="ar"/>
            <w:rPrChange w:id="2710" w:author="P52s" w:date="2025-12-15T11:43:28Z">
              <w:rPr>
                <w:rFonts w:hint="eastAsia" w:ascii="方正仿宋_GBK" w:hAnsi="方正仿宋_GBK" w:eastAsia="方正仿宋_GBK" w:cs="方正仿宋_GBK"/>
                <w:position w:val="0"/>
                <w:sz w:val="24"/>
                <w:szCs w:val="24"/>
                <w:lang w:val="en-US" w:eastAsia="zh-CN" w:bidi="ar"/>
              </w:rPr>
            </w:rPrChange>
          </w:rPr>
          <w:t>能量</w:t>
        </w:r>
      </w:ins>
      <w:ins w:id="2712" w:author="P52s" w:date="2025-12-12T09:06:25Z">
        <w:r>
          <w:rPr>
            <w:rFonts w:hint="eastAsia" w:ascii="Times New Roman" w:hAnsi="Times New Roman" w:eastAsia="宋体" w:cs="Times New Roman"/>
            <w:color w:val="000000"/>
            <w:position w:val="0"/>
            <w:sz w:val="21"/>
            <w:szCs w:val="24"/>
            <w:lang w:val="en-US" w:eastAsia="zh-CN" w:bidi="ar"/>
            <w:rPrChange w:id="2713" w:author="P52s" w:date="2025-12-15T11:43:28Z">
              <w:rPr>
                <w:rFonts w:hint="eastAsia" w:ascii="方正仿宋_GBK" w:hAnsi="方正仿宋_GBK" w:eastAsia="方正仿宋_GBK" w:cs="方正仿宋_GBK"/>
                <w:position w:val="0"/>
                <w:sz w:val="24"/>
                <w:szCs w:val="24"/>
                <w:lang w:val="en-US" w:eastAsia="zh-CN" w:bidi="ar"/>
              </w:rPr>
            </w:rPrChange>
          </w:rPr>
          <w:t>“</w:t>
        </w:r>
      </w:ins>
      <w:ins w:id="2715" w:author="P52s" w:date="2025-12-12T09:06:28Z">
        <w:r>
          <w:rPr>
            <w:rFonts w:hint="eastAsia" w:ascii="Times New Roman" w:hAnsi="Times New Roman" w:eastAsia="宋体" w:cs="Times New Roman"/>
            <w:color w:val="000000"/>
            <w:position w:val="0"/>
            <w:sz w:val="21"/>
            <w:szCs w:val="24"/>
            <w:lang w:val="en-US" w:eastAsia="zh-CN" w:bidi="ar"/>
            <w:rPrChange w:id="2716" w:author="P52s" w:date="2025-12-15T11:43:28Z">
              <w:rPr>
                <w:rFonts w:hint="eastAsia" w:ascii="方正仿宋_GBK" w:hAnsi="方正仿宋_GBK" w:eastAsia="方正仿宋_GBK" w:cs="方正仿宋_GBK"/>
                <w:position w:val="0"/>
                <w:sz w:val="24"/>
                <w:szCs w:val="24"/>
                <w:lang w:val="en-US" w:eastAsia="zh-CN" w:bidi="ar"/>
              </w:rPr>
            </w:rPrChange>
          </w:rPr>
          <w:t>触底</w:t>
        </w:r>
      </w:ins>
      <w:ins w:id="2718" w:author="P52s" w:date="2025-12-12T09:06:25Z">
        <w:r>
          <w:rPr>
            <w:rFonts w:hint="eastAsia" w:ascii="Times New Roman" w:hAnsi="Times New Roman" w:eastAsia="宋体" w:cs="Times New Roman"/>
            <w:color w:val="000000"/>
            <w:position w:val="0"/>
            <w:sz w:val="21"/>
            <w:szCs w:val="24"/>
            <w:lang w:val="en-US" w:eastAsia="zh-CN" w:bidi="ar"/>
            <w:rPrChange w:id="2719" w:author="P52s" w:date="2025-12-15T11:43:28Z">
              <w:rPr>
                <w:rFonts w:hint="eastAsia" w:ascii="方正仿宋_GBK" w:hAnsi="方正仿宋_GBK" w:eastAsia="方正仿宋_GBK" w:cs="方正仿宋_GBK"/>
                <w:position w:val="0"/>
                <w:sz w:val="24"/>
                <w:szCs w:val="24"/>
                <w:lang w:val="en-US" w:eastAsia="zh-CN" w:bidi="ar"/>
              </w:rPr>
            </w:rPrChange>
          </w:rPr>
          <w:t>”</w:t>
        </w:r>
      </w:ins>
      <w:ins w:id="2721" w:author="P52s" w:date="2025-12-12T09:06:31Z">
        <w:r>
          <w:rPr>
            <w:rFonts w:hint="eastAsia" w:ascii="Times New Roman" w:hAnsi="Times New Roman" w:eastAsia="宋体" w:cs="Times New Roman"/>
            <w:color w:val="000000"/>
            <w:position w:val="0"/>
            <w:sz w:val="21"/>
            <w:szCs w:val="24"/>
            <w:lang w:val="en-US" w:eastAsia="zh-CN" w:bidi="ar"/>
            <w:rPrChange w:id="2722" w:author="P52s" w:date="2025-12-15T11:43:28Z">
              <w:rPr>
                <w:rFonts w:hint="eastAsia" w:ascii="方正仿宋_GBK" w:hAnsi="方正仿宋_GBK" w:eastAsia="方正仿宋_GBK" w:cs="方正仿宋_GBK"/>
                <w:position w:val="0"/>
                <w:sz w:val="24"/>
                <w:szCs w:val="24"/>
                <w:lang w:val="en-US" w:eastAsia="zh-CN" w:bidi="ar"/>
              </w:rPr>
            </w:rPrChange>
          </w:rPr>
          <w:t>或</w:t>
        </w:r>
      </w:ins>
      <w:ins w:id="2724" w:author="P52s" w:date="2025-12-12T09:06:33Z">
        <w:r>
          <w:rPr>
            <w:rFonts w:hint="eastAsia" w:ascii="Times New Roman" w:hAnsi="Times New Roman" w:eastAsia="宋体" w:cs="Times New Roman"/>
            <w:color w:val="000000"/>
            <w:position w:val="0"/>
            <w:sz w:val="21"/>
            <w:szCs w:val="24"/>
            <w:lang w:val="en-US" w:eastAsia="zh-CN" w:bidi="ar"/>
            <w:rPrChange w:id="2725" w:author="P52s" w:date="2025-12-15T11:43:28Z">
              <w:rPr>
                <w:rFonts w:hint="eastAsia" w:ascii="方正仿宋_GBK" w:hAnsi="方正仿宋_GBK" w:eastAsia="方正仿宋_GBK" w:cs="方正仿宋_GBK"/>
                <w:position w:val="0"/>
                <w:sz w:val="24"/>
                <w:szCs w:val="24"/>
                <w:lang w:val="en-US" w:eastAsia="zh-CN" w:bidi="ar"/>
              </w:rPr>
            </w:rPrChange>
          </w:rPr>
          <w:t>“</w:t>
        </w:r>
      </w:ins>
      <w:ins w:id="2727" w:author="P52s" w:date="2025-12-12T09:06:36Z">
        <w:r>
          <w:rPr>
            <w:rFonts w:hint="eastAsia" w:ascii="Times New Roman" w:hAnsi="Times New Roman" w:eastAsia="宋体" w:cs="Times New Roman"/>
            <w:color w:val="000000"/>
            <w:position w:val="0"/>
            <w:sz w:val="21"/>
            <w:szCs w:val="24"/>
            <w:lang w:val="en-US" w:eastAsia="zh-CN" w:bidi="ar"/>
            <w:rPrChange w:id="2728" w:author="P52s" w:date="2025-12-15T11:43:28Z">
              <w:rPr>
                <w:rFonts w:hint="eastAsia" w:ascii="方正仿宋_GBK" w:hAnsi="方正仿宋_GBK" w:eastAsia="方正仿宋_GBK" w:cs="方正仿宋_GBK"/>
                <w:position w:val="0"/>
                <w:sz w:val="24"/>
                <w:szCs w:val="24"/>
                <w:lang w:val="en-US" w:eastAsia="zh-CN" w:bidi="ar"/>
              </w:rPr>
            </w:rPrChange>
          </w:rPr>
          <w:t>触顶</w:t>
        </w:r>
      </w:ins>
      <w:ins w:id="2730" w:author="P52s" w:date="2025-12-12T09:06:33Z">
        <w:r>
          <w:rPr>
            <w:rFonts w:hint="eastAsia" w:ascii="Times New Roman" w:hAnsi="Times New Roman" w:eastAsia="宋体" w:cs="Times New Roman"/>
            <w:color w:val="000000"/>
            <w:position w:val="0"/>
            <w:sz w:val="21"/>
            <w:szCs w:val="24"/>
            <w:lang w:val="en-US" w:eastAsia="zh-CN" w:bidi="ar"/>
            <w:rPrChange w:id="2731" w:author="P52s" w:date="2025-12-15T11:43:28Z">
              <w:rPr>
                <w:rFonts w:hint="eastAsia" w:ascii="方正仿宋_GBK" w:hAnsi="方正仿宋_GBK" w:eastAsia="方正仿宋_GBK" w:cs="方正仿宋_GBK"/>
                <w:position w:val="0"/>
                <w:sz w:val="24"/>
                <w:szCs w:val="24"/>
                <w:lang w:val="en-US" w:eastAsia="zh-CN" w:bidi="ar"/>
              </w:rPr>
            </w:rPrChange>
          </w:rPr>
          <w:t>”</w:t>
        </w:r>
      </w:ins>
      <w:ins w:id="2733" w:author="P52s" w:date="2025-12-12T09:06:38Z">
        <w:r>
          <w:rPr>
            <w:rFonts w:hint="eastAsia" w:ascii="Times New Roman" w:hAnsi="Times New Roman" w:eastAsia="宋体" w:cs="Times New Roman"/>
            <w:color w:val="000000"/>
            <w:position w:val="0"/>
            <w:sz w:val="21"/>
            <w:szCs w:val="24"/>
            <w:lang w:val="en-US" w:eastAsia="zh-CN" w:bidi="ar"/>
            <w:rPrChange w:id="2734" w:author="P52s" w:date="2025-12-15T11:43:28Z">
              <w:rPr>
                <w:rFonts w:hint="eastAsia" w:ascii="方正仿宋_GBK" w:hAnsi="方正仿宋_GBK" w:eastAsia="方正仿宋_GBK" w:cs="方正仿宋_GBK"/>
                <w:position w:val="0"/>
                <w:sz w:val="24"/>
                <w:szCs w:val="24"/>
                <w:lang w:val="en-US" w:eastAsia="zh-CN" w:bidi="ar"/>
              </w:rPr>
            </w:rPrChange>
          </w:rPr>
          <w:t>前</w:t>
        </w:r>
      </w:ins>
      <w:ins w:id="2736" w:author="P52s" w:date="2025-12-12T09:06:41Z">
        <w:r>
          <w:rPr>
            <w:rFonts w:hint="eastAsia" w:ascii="Times New Roman" w:hAnsi="Times New Roman" w:eastAsia="宋体" w:cs="Times New Roman"/>
            <w:color w:val="000000"/>
            <w:position w:val="0"/>
            <w:sz w:val="21"/>
            <w:szCs w:val="24"/>
            <w:lang w:val="en-US" w:eastAsia="zh-CN" w:bidi="ar"/>
            <w:rPrChange w:id="2737" w:author="P52s" w:date="2025-12-15T11:43:28Z">
              <w:rPr>
                <w:rFonts w:hint="eastAsia" w:ascii="方正仿宋_GBK" w:hAnsi="方正仿宋_GBK" w:eastAsia="方正仿宋_GBK" w:cs="方正仿宋_GBK"/>
                <w:position w:val="0"/>
                <w:sz w:val="24"/>
                <w:szCs w:val="24"/>
                <w:lang w:val="en-US" w:eastAsia="zh-CN" w:bidi="ar"/>
              </w:rPr>
            </w:rPrChange>
          </w:rPr>
          <w:t>的</w:t>
        </w:r>
      </w:ins>
      <w:ins w:id="2739" w:author="P52s" w:date="2025-12-12T09:07:13Z">
        <w:r>
          <w:rPr>
            <w:rFonts w:hint="eastAsia" w:ascii="Times New Roman" w:hAnsi="Times New Roman" w:eastAsia="宋体" w:cs="Times New Roman"/>
            <w:color w:val="000000"/>
            <w:position w:val="0"/>
            <w:sz w:val="21"/>
            <w:szCs w:val="24"/>
            <w:lang w:val="en-US" w:eastAsia="zh-CN" w:bidi="ar"/>
            <w:rPrChange w:id="2740" w:author="P52s" w:date="2025-12-15T11:43:28Z">
              <w:rPr>
                <w:rFonts w:hint="eastAsia" w:ascii="方正仿宋_GBK" w:hAnsi="方正仿宋_GBK" w:eastAsia="方正仿宋_GBK" w:cs="方正仿宋_GBK"/>
                <w:position w:val="0"/>
                <w:sz w:val="24"/>
                <w:szCs w:val="24"/>
                <w:lang w:val="en-US" w:eastAsia="zh-CN" w:bidi="ar"/>
              </w:rPr>
            </w:rPrChange>
          </w:rPr>
          <w:t>裕度</w:t>
        </w:r>
      </w:ins>
      <w:ins w:id="2742" w:author="P52s" w:date="2025-12-12T09:06:48Z">
        <w:r>
          <w:rPr>
            <w:rFonts w:hint="eastAsia" w:ascii="Times New Roman" w:hAnsi="Times New Roman" w:eastAsia="宋体" w:cs="Times New Roman"/>
            <w:color w:val="000000"/>
            <w:position w:val="0"/>
            <w:sz w:val="21"/>
            <w:szCs w:val="24"/>
            <w:lang w:val="en-US" w:eastAsia="zh-CN" w:bidi="ar"/>
            <w:rPrChange w:id="2743" w:author="P52s" w:date="2025-12-15T11:43:28Z">
              <w:rPr>
                <w:rFonts w:hint="eastAsia" w:ascii="方正仿宋_GBK" w:hAnsi="方正仿宋_GBK" w:eastAsia="方正仿宋_GBK" w:cs="方正仿宋_GBK"/>
                <w:position w:val="0"/>
                <w:sz w:val="24"/>
                <w:szCs w:val="24"/>
                <w:lang w:val="en-US" w:eastAsia="zh-CN" w:bidi="ar"/>
              </w:rPr>
            </w:rPrChange>
          </w:rPr>
          <w:t>。</w:t>
        </w:r>
      </w:ins>
      <w:ins w:id="2745" w:author="P52s" w:date="2025-12-12T09:00:25Z">
        <w:r>
          <w:rPr>
            <w:rFonts w:hint="eastAsia" w:ascii="Times New Roman" w:hAnsi="Times New Roman" w:eastAsia="宋体" w:cs="Times New Roman"/>
            <w:color w:val="000000"/>
            <w:position w:val="0"/>
            <w:sz w:val="21"/>
            <w:szCs w:val="24"/>
            <w:lang w:val="en-US" w:eastAsia="zh-CN" w:bidi="ar"/>
            <w:rPrChange w:id="2746" w:author="P52s" w:date="2025-12-15T11:43:28Z">
              <w:rPr>
                <w:rFonts w:hint="eastAsia" w:ascii="方正仿宋_GBK" w:hAnsi="方正仿宋_GBK" w:eastAsia="方正仿宋_GBK" w:cs="方正仿宋_GBK"/>
                <w:position w:val="0"/>
                <w:sz w:val="24"/>
                <w:szCs w:val="24"/>
                <w:lang w:val="en-US" w:eastAsia="zh-CN" w:bidi="ar"/>
              </w:rPr>
            </w:rPrChange>
          </w:rPr>
          <w:t>在</w:t>
        </w:r>
      </w:ins>
      <w:ins w:id="2748" w:author="P52s" w:date="2025-12-12T09:00:26Z">
        <w:r>
          <w:rPr>
            <w:rFonts w:hint="eastAsia" w:ascii="Times New Roman" w:hAnsi="Times New Roman" w:eastAsia="宋体" w:cs="Times New Roman"/>
            <w:color w:val="000000"/>
            <w:position w:val="0"/>
            <w:sz w:val="21"/>
            <w:szCs w:val="24"/>
            <w:lang w:val="en-US" w:eastAsia="zh-CN" w:bidi="ar"/>
            <w:rPrChange w:id="2749" w:author="P52s" w:date="2025-12-15T11:43:28Z">
              <w:rPr>
                <w:rFonts w:hint="eastAsia" w:ascii="方正仿宋_GBK" w:hAnsi="方正仿宋_GBK" w:eastAsia="方正仿宋_GBK" w:cs="方正仿宋_GBK"/>
                <w:position w:val="0"/>
                <w:sz w:val="24"/>
                <w:szCs w:val="24"/>
                <w:lang w:val="en-US" w:eastAsia="zh-CN" w:bidi="ar"/>
              </w:rPr>
            </w:rPrChange>
          </w:rPr>
          <w:t>充电</w:t>
        </w:r>
      </w:ins>
      <w:ins w:id="2751" w:author="P52s" w:date="2025-12-12T09:00:27Z">
        <w:r>
          <w:rPr>
            <w:rFonts w:hint="eastAsia" w:ascii="Times New Roman" w:hAnsi="Times New Roman" w:eastAsia="宋体" w:cs="Times New Roman"/>
            <w:color w:val="000000"/>
            <w:position w:val="0"/>
            <w:sz w:val="21"/>
            <w:szCs w:val="24"/>
            <w:lang w:val="en-US" w:eastAsia="zh-CN" w:bidi="ar"/>
            <w:rPrChange w:id="2752" w:author="P52s" w:date="2025-12-15T11:43:28Z">
              <w:rPr>
                <w:rFonts w:hint="eastAsia" w:ascii="方正仿宋_GBK" w:hAnsi="方正仿宋_GBK" w:eastAsia="方正仿宋_GBK" w:cs="方正仿宋_GBK"/>
                <w:position w:val="0"/>
                <w:sz w:val="24"/>
                <w:szCs w:val="24"/>
                <w:lang w:val="en-US" w:eastAsia="zh-CN" w:bidi="ar"/>
              </w:rPr>
            </w:rPrChange>
          </w:rPr>
          <w:t>时</w:t>
        </w:r>
      </w:ins>
      <w:ins w:id="2754" w:author="P52s" w:date="2025-12-12T09:00:28Z">
        <w:r>
          <w:rPr>
            <w:rFonts w:hint="eastAsia" w:ascii="Times New Roman" w:hAnsi="Times New Roman" w:eastAsia="宋体" w:cs="Times New Roman"/>
            <w:color w:val="000000"/>
            <w:position w:val="0"/>
            <w:sz w:val="21"/>
            <w:szCs w:val="24"/>
            <w:lang w:val="en-US" w:eastAsia="zh-CN" w:bidi="ar"/>
            <w:rPrChange w:id="2755" w:author="P52s" w:date="2025-12-15T11:43:28Z">
              <w:rPr>
                <w:rFonts w:hint="eastAsia" w:ascii="方正仿宋_GBK" w:hAnsi="方正仿宋_GBK" w:eastAsia="方正仿宋_GBK" w:cs="方正仿宋_GBK"/>
                <w:position w:val="0"/>
                <w:sz w:val="24"/>
                <w:szCs w:val="24"/>
                <w:lang w:val="en-US" w:eastAsia="zh-CN" w:bidi="ar"/>
              </w:rPr>
            </w:rPrChange>
          </w:rPr>
          <w:t>，</w:t>
        </w:r>
      </w:ins>
      <w:ins w:id="2757" w:author="P52s" w:date="2025-12-12T09:00:31Z">
        <w:r>
          <w:rPr>
            <w:rFonts w:hint="eastAsia" w:ascii="Times New Roman" w:hAnsi="Times New Roman" w:eastAsia="宋体" w:cs="Times New Roman"/>
            <w:color w:val="000000"/>
            <w:position w:val="0"/>
            <w:sz w:val="21"/>
            <w:szCs w:val="24"/>
            <w:lang w:val="en-US" w:eastAsia="zh-CN" w:bidi="ar"/>
            <w:rPrChange w:id="2758" w:author="P52s" w:date="2025-12-15T11:43:28Z">
              <w:rPr>
                <w:rFonts w:hint="eastAsia" w:ascii="方正仿宋_GBK" w:hAnsi="方正仿宋_GBK" w:eastAsia="方正仿宋_GBK" w:cs="方正仿宋_GBK"/>
                <w:position w:val="0"/>
                <w:sz w:val="24"/>
                <w:szCs w:val="24"/>
                <w:lang w:val="en-US" w:eastAsia="zh-CN" w:bidi="ar"/>
              </w:rPr>
            </w:rPrChange>
          </w:rPr>
          <w:t>可</w:t>
        </w:r>
      </w:ins>
      <w:ins w:id="2760" w:author="P52s" w:date="2025-12-12T09:00:32Z">
        <w:r>
          <w:rPr>
            <w:rFonts w:hint="eastAsia" w:ascii="Times New Roman" w:hAnsi="Times New Roman" w:eastAsia="宋体" w:cs="Times New Roman"/>
            <w:color w:val="000000"/>
            <w:position w:val="0"/>
            <w:sz w:val="21"/>
            <w:szCs w:val="24"/>
            <w:lang w:val="en-US" w:eastAsia="zh-CN" w:bidi="ar"/>
            <w:rPrChange w:id="2761" w:author="P52s" w:date="2025-12-15T11:43:28Z">
              <w:rPr>
                <w:rFonts w:hint="eastAsia" w:ascii="方正仿宋_GBK" w:hAnsi="方正仿宋_GBK" w:eastAsia="方正仿宋_GBK" w:cs="方正仿宋_GBK"/>
                <w:position w:val="0"/>
                <w:sz w:val="24"/>
                <w:szCs w:val="24"/>
                <w:lang w:val="en-US" w:eastAsia="zh-CN" w:bidi="ar"/>
              </w:rPr>
            </w:rPrChange>
          </w:rPr>
          <w:t>表示为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763" w:author="P52s" w:date="2025-12-15T11:58:09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764">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66" w:author="P52s" w:date="2025-12-15T11:58:0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765" w:author="P52s" w:date="2025-12-12T08:44:05Z"/>
        </w:trPr>
        <w:tc>
          <w:tcPr>
            <w:tcW w:w="2840" w:type="dxa"/>
            <w:tcBorders>
              <w:top w:val="nil"/>
              <w:left w:val="nil"/>
              <w:bottom w:val="nil"/>
              <w:right w:val="nil"/>
            </w:tcBorders>
            <w:vAlign w:val="center"/>
            <w:tcPrChange w:id="2767" w:author="P52s" w:date="2025-12-15T11:58:09Z">
              <w:tcPr>
                <w:tcW w:w="2840" w:type="dxa"/>
                <w:tcBorders>
                  <w:top w:val="nil"/>
                  <w:left w:val="nil"/>
                  <w:bottom w:val="nil"/>
                  <w:right w:val="nil"/>
                </w:tcBorders>
              </w:tcPr>
            </w:tcPrChange>
          </w:tcPr>
          <w:p>
            <w:pPr>
              <w:numPr>
                <w:ilvl w:val="0"/>
                <w:numId w:val="0"/>
              </w:numPr>
              <w:jc w:val="center"/>
              <w:rPr>
                <w:ins w:id="2769" w:author="P52s" w:date="2025-12-12T08:44:05Z"/>
                <w:rFonts w:hint="eastAsia" w:ascii="Times New Roman" w:hAnsi="Times New Roman" w:eastAsia="宋体" w:cs="Times New Roman"/>
                <w:color w:val="000000"/>
                <w:sz w:val="21"/>
                <w:szCs w:val="24"/>
                <w:vertAlign w:val="baseline"/>
                <w:lang w:val="en-US" w:eastAsia="zh-CN" w:bidi="ar"/>
                <w:rPrChange w:id="2770" w:author="P52s" w:date="2025-12-15T11:55:16Z">
                  <w:rPr>
                    <w:ins w:id="2771" w:author="P52s" w:date="2025-12-12T08:44:05Z"/>
                    <w:rFonts w:hint="eastAsia" w:ascii="方正仿宋_GBK" w:hAnsi="方正仿宋_GBK" w:eastAsia="方正仿宋_GBK" w:cs="方正仿宋_GBK"/>
                    <w:sz w:val="24"/>
                    <w:szCs w:val="24"/>
                    <w:vertAlign w:val="baseline"/>
                    <w:lang w:val="en-US" w:eastAsia="zh-CN"/>
                  </w:rPr>
                </w:rPrChange>
              </w:rPr>
              <w:pPrChange w:id="2768" w:author="P52s" w:date="2025-12-15T11:57:08Z">
                <w:pPr>
                  <w:numPr>
                    <w:ilvl w:val="0"/>
                    <w:numId w:val="0"/>
                  </w:numPr>
                </w:pPr>
              </w:pPrChange>
            </w:pPr>
          </w:p>
        </w:tc>
        <w:tc>
          <w:tcPr>
            <w:tcW w:w="2841" w:type="dxa"/>
            <w:tcBorders>
              <w:top w:val="nil"/>
              <w:left w:val="nil"/>
              <w:bottom w:val="nil"/>
              <w:right w:val="nil"/>
            </w:tcBorders>
            <w:vAlign w:val="center"/>
            <w:tcPrChange w:id="2772" w:author="P52s" w:date="2025-12-15T11:58:09Z">
              <w:tcPr>
                <w:tcW w:w="2841" w:type="dxa"/>
                <w:tcBorders>
                  <w:top w:val="nil"/>
                  <w:left w:val="nil"/>
                  <w:bottom w:val="nil"/>
                  <w:right w:val="nil"/>
                </w:tcBorders>
              </w:tcPr>
            </w:tcPrChange>
          </w:tcPr>
          <w:p>
            <w:pPr>
              <w:numPr>
                <w:ilvl w:val="0"/>
                <w:numId w:val="0"/>
              </w:numPr>
              <w:jc w:val="center"/>
              <w:rPr>
                <w:ins w:id="2774" w:author="P52s" w:date="2025-12-12T08:44:05Z"/>
                <w:rFonts w:hint="eastAsia" w:ascii="Times New Roman" w:hAnsi="Times New Roman" w:eastAsia="宋体" w:cs="Times New Roman"/>
                <w:color w:val="000000"/>
                <w:sz w:val="21"/>
                <w:szCs w:val="24"/>
                <w:vertAlign w:val="baseline"/>
                <w:lang w:val="en-US" w:eastAsia="zh-CN" w:bidi="ar"/>
                <w:rPrChange w:id="2775" w:author="P52s" w:date="2025-12-15T11:55:16Z">
                  <w:rPr>
                    <w:ins w:id="2776" w:author="P52s" w:date="2025-12-12T08:44:05Z"/>
                    <w:rFonts w:hint="eastAsia" w:ascii="方正仿宋_GBK" w:hAnsi="方正仿宋_GBK" w:eastAsia="方正仿宋_GBK" w:cs="方正仿宋_GBK"/>
                    <w:sz w:val="24"/>
                    <w:szCs w:val="24"/>
                    <w:vertAlign w:val="baseline"/>
                    <w:lang w:val="en-US" w:eastAsia="zh-CN"/>
                  </w:rPr>
                </w:rPrChange>
              </w:rPr>
              <w:pPrChange w:id="2773" w:author="P52s" w:date="2025-12-15T11:57:08Z">
                <w:pPr>
                  <w:numPr>
                    <w:ilvl w:val="0"/>
                    <w:numId w:val="0"/>
                  </w:numPr>
                </w:pPr>
              </w:pPrChange>
            </w:pPr>
            <w:ins w:id="2777" w:author="P52s" w:date="2025-12-12T08:44:05Z"/>
            <w:ins w:id="2780" w:author="P52s" w:date="2025-12-12T08:44:05Z"/>
            <w:ins w:id="2783" w:author="P52s" w:date="2025-12-12T08:44:05Z"/>
            <w:ins w:id="2786" w:author="P52s" w:date="2025-12-12T08:44:05Z">
              <w:r>
                <w:rPr>
                  <w:rFonts w:hint="eastAsia" w:ascii="Times New Roman" w:hAnsi="Times New Roman" w:eastAsia="宋体" w:cs="Times New Roman"/>
                  <w:color w:val="000000"/>
                  <w:position w:val="0"/>
                  <w:sz w:val="21"/>
                  <w:szCs w:val="24"/>
                  <w:lang w:val="en-US" w:eastAsia="zh-CN" w:bidi="ar"/>
                  <w:rPrChange w:id="2790" w:author="P52s" w:date="2025-12-15T11:55:16Z">
                    <w:rPr>
                      <w:rFonts w:hint="eastAsia" w:ascii="方正仿宋_GBK" w:hAnsi="方正仿宋_GBK" w:eastAsia="方正仿宋_GBK" w:cs="方正仿宋_GBK"/>
                      <w:position w:val="-12"/>
                      <w:sz w:val="24"/>
                      <w:szCs w:val="24"/>
                      <w:lang w:val="en-US" w:eastAsia="zh-CN"/>
                    </w:rPr>
                  </w:rPrChange>
                </w:rPr>
                <w:object>
                  <v:shape id="_x0000_i1063" o:spt="75" type="#_x0000_t75" style="height:17pt;width:118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6">
                    <o:LockedField>false</o:LockedField>
                  </o:OLEObject>
                </w:object>
              </w:r>
            </w:ins>
            <w:ins w:id="2792" w:author="P52s" w:date="2025-12-12T08:44:05Z"/>
          </w:p>
        </w:tc>
        <w:tc>
          <w:tcPr>
            <w:tcW w:w="2841" w:type="dxa"/>
            <w:tcBorders>
              <w:top w:val="nil"/>
              <w:left w:val="nil"/>
              <w:bottom w:val="nil"/>
              <w:right w:val="nil"/>
            </w:tcBorders>
            <w:vAlign w:val="center"/>
            <w:tcPrChange w:id="2795" w:author="P52s" w:date="2025-12-15T11:58:09Z">
              <w:tcPr>
                <w:tcW w:w="2841" w:type="dxa"/>
                <w:tcBorders>
                  <w:top w:val="nil"/>
                  <w:left w:val="nil"/>
                  <w:bottom w:val="nil"/>
                  <w:right w:val="nil"/>
                </w:tcBorders>
              </w:tcPr>
            </w:tcPrChange>
          </w:tcPr>
          <w:p>
            <w:pPr>
              <w:numPr>
                <w:ilvl w:val="0"/>
                <w:numId w:val="0"/>
              </w:numPr>
              <w:jc w:val="center"/>
              <w:rPr>
                <w:ins w:id="2797" w:author="P52s" w:date="2025-12-12T08:44:05Z"/>
                <w:rFonts w:hint="default" w:ascii="Times New Roman" w:hAnsi="Times New Roman" w:eastAsia="宋体" w:cs="Times New Roman"/>
                <w:color w:val="000000"/>
                <w:sz w:val="21"/>
                <w:szCs w:val="24"/>
                <w:vertAlign w:val="baseline"/>
                <w:lang w:val="en-US" w:eastAsia="zh-CN" w:bidi="ar"/>
                <w:rPrChange w:id="2798" w:author="P52s" w:date="2025-12-15T11:55:16Z">
                  <w:rPr>
                    <w:ins w:id="2799" w:author="P52s" w:date="2025-12-12T08:44:05Z"/>
                    <w:rFonts w:hint="eastAsia" w:ascii="方正仿宋_GBK" w:hAnsi="方正仿宋_GBK" w:eastAsia="方正仿宋_GBK" w:cs="方正仿宋_GBK"/>
                    <w:sz w:val="24"/>
                    <w:szCs w:val="24"/>
                    <w:vertAlign w:val="baseline"/>
                    <w:lang w:val="en-US" w:eastAsia="zh-CN"/>
                  </w:rPr>
                </w:rPrChange>
              </w:rPr>
              <w:pPrChange w:id="2796" w:author="P52s" w:date="2025-12-15T11:57:08Z">
                <w:pPr>
                  <w:numPr>
                    <w:ilvl w:val="0"/>
                    <w:numId w:val="0"/>
                  </w:numPr>
                </w:pPr>
              </w:pPrChange>
            </w:pPr>
            <w:ins w:id="2800" w:author="P52s" w:date="2025-12-15T11:55:46Z">
              <w:r>
                <w:rPr>
                  <w:rFonts w:hint="eastAsia" w:ascii="Times New Roman" w:hAnsi="Times New Roman" w:eastAsia="宋体" w:cs="Times New Roman"/>
                  <w:color w:val="000000"/>
                  <w:sz w:val="21"/>
                  <w:szCs w:val="24"/>
                  <w:vertAlign w:val="baseline"/>
                  <w:lang w:val="en-US" w:eastAsia="zh-CN" w:bidi="ar"/>
                </w:rPr>
                <w:t>(</w:t>
              </w:r>
            </w:ins>
            <w:ins w:id="2801" w:author="P52s" w:date="2025-12-15T11:55:47Z">
              <w:r>
                <w:rPr>
                  <w:rFonts w:hint="eastAsia" w:ascii="Times New Roman" w:hAnsi="Times New Roman" w:eastAsia="宋体" w:cs="Times New Roman"/>
                  <w:color w:val="000000"/>
                  <w:sz w:val="21"/>
                  <w:szCs w:val="24"/>
                  <w:vertAlign w:val="baseline"/>
                  <w:lang w:val="en-US" w:eastAsia="zh-CN" w:bidi="ar"/>
                </w:rPr>
                <w:t>8</w:t>
              </w:r>
            </w:ins>
            <w:ins w:id="2802" w:author="P52s" w:date="2025-12-15T11:55:46Z">
              <w:r>
                <w:rPr>
                  <w:rFonts w:hint="eastAsia" w:ascii="Times New Roman" w:hAnsi="Times New Roman" w:eastAsia="宋体" w:cs="Times New Roman"/>
                  <w:color w:val="000000"/>
                  <w:sz w:val="21"/>
                  <w:szCs w:val="24"/>
                  <w:vertAlign w:val="baseline"/>
                  <w:lang w:val="en-US" w:eastAsia="zh-CN" w:bidi="ar"/>
                </w:rPr>
                <w:t>)</w:t>
              </w:r>
            </w:ins>
          </w:p>
        </w:tc>
      </w:tr>
    </w:tbl>
    <w:p>
      <w:pPr>
        <w:widowControl/>
        <w:numPr>
          <w:ilvl w:val="-1"/>
          <w:numId w:val="0"/>
        </w:numPr>
        <w:spacing w:line="360" w:lineRule="auto"/>
        <w:ind w:firstLine="420" w:firstLineChars="200"/>
        <w:textAlignment w:val="center"/>
        <w:rPr>
          <w:ins w:id="2804" w:author="P52s" w:date="2025-12-12T08:46:03Z"/>
          <w:rFonts w:hint="eastAsia" w:ascii="Times New Roman" w:hAnsi="Times New Roman" w:eastAsia="宋体" w:cs="Times New Roman"/>
          <w:color w:val="000000"/>
          <w:sz w:val="21"/>
          <w:szCs w:val="24"/>
          <w:lang w:val="en-US" w:eastAsia="zh-CN" w:bidi="ar"/>
          <w:rPrChange w:id="2805" w:author="P52s" w:date="2025-12-15T11:43:31Z">
            <w:rPr>
              <w:ins w:id="2806" w:author="P52s" w:date="2025-12-12T08:46:03Z"/>
              <w:rFonts w:hint="eastAsia" w:ascii="方正仿宋_GBK" w:hAnsi="方正仿宋_GBK" w:eastAsia="方正仿宋_GBK" w:cs="方正仿宋_GBK"/>
              <w:sz w:val="24"/>
              <w:szCs w:val="24"/>
              <w:lang w:val="en-US" w:eastAsia="zh-CN" w:bidi="ar"/>
            </w:rPr>
          </w:rPrChange>
        </w:rPr>
        <w:pPrChange w:id="2803" w:author="P52s" w:date="2025-12-15T11:43:31Z">
          <w:pPr>
            <w:numPr>
              <w:ilvl w:val="0"/>
              <w:numId w:val="0"/>
            </w:numPr>
          </w:pPr>
        </w:pPrChange>
      </w:pPr>
      <w:ins w:id="2807" w:author="P52s" w:date="2025-12-12T09:00:41Z">
        <w:r>
          <w:rPr>
            <w:rFonts w:hint="eastAsia" w:ascii="Times New Roman" w:hAnsi="Times New Roman" w:eastAsia="宋体" w:cs="Times New Roman"/>
            <w:color w:val="000000"/>
            <w:position w:val="0"/>
            <w:sz w:val="21"/>
            <w:szCs w:val="24"/>
            <w:lang w:val="en-US" w:eastAsia="zh-CN" w:bidi="ar"/>
            <w:rPrChange w:id="2808" w:author="P52s" w:date="2025-12-15T11:43:31Z">
              <w:rPr>
                <w:rFonts w:hint="eastAsia" w:ascii="方正仿宋_GBK" w:hAnsi="方正仿宋_GBK" w:eastAsia="方正仿宋_GBK" w:cs="方正仿宋_GBK"/>
                <w:position w:val="0"/>
                <w:sz w:val="24"/>
                <w:szCs w:val="24"/>
                <w:lang w:val="en-US" w:eastAsia="zh-CN" w:bidi="ar"/>
              </w:rPr>
            </w:rPrChange>
          </w:rPr>
          <w:t>在</w:t>
        </w:r>
      </w:ins>
      <w:ins w:id="2810" w:author="P52s" w:date="2025-12-12T09:00:45Z">
        <w:r>
          <w:rPr>
            <w:rFonts w:hint="eastAsia" w:ascii="Times New Roman" w:hAnsi="Times New Roman" w:eastAsia="宋体" w:cs="Times New Roman"/>
            <w:color w:val="000000"/>
            <w:position w:val="0"/>
            <w:sz w:val="21"/>
            <w:szCs w:val="24"/>
            <w:lang w:val="en-US" w:eastAsia="zh-CN" w:bidi="ar"/>
            <w:rPrChange w:id="2811" w:author="P52s" w:date="2025-12-15T11:43:31Z">
              <w:rPr>
                <w:rFonts w:hint="eastAsia" w:ascii="方正仿宋_GBK" w:hAnsi="方正仿宋_GBK" w:eastAsia="方正仿宋_GBK" w:cs="方正仿宋_GBK"/>
                <w:position w:val="0"/>
                <w:sz w:val="24"/>
                <w:szCs w:val="24"/>
                <w:lang w:val="en-US" w:eastAsia="zh-CN" w:bidi="ar"/>
              </w:rPr>
            </w:rPrChange>
          </w:rPr>
          <w:t>放</w:t>
        </w:r>
      </w:ins>
      <w:ins w:id="2813" w:author="P52s" w:date="2025-12-12T09:00:41Z">
        <w:r>
          <w:rPr>
            <w:rFonts w:hint="eastAsia" w:ascii="Times New Roman" w:hAnsi="Times New Roman" w:eastAsia="宋体" w:cs="Times New Roman"/>
            <w:color w:val="000000"/>
            <w:position w:val="0"/>
            <w:sz w:val="21"/>
            <w:szCs w:val="24"/>
            <w:lang w:val="en-US" w:eastAsia="zh-CN" w:bidi="ar"/>
            <w:rPrChange w:id="2814" w:author="P52s" w:date="2025-12-15T11:43:31Z">
              <w:rPr>
                <w:rFonts w:hint="eastAsia" w:ascii="方正仿宋_GBK" w:hAnsi="方正仿宋_GBK" w:eastAsia="方正仿宋_GBK" w:cs="方正仿宋_GBK"/>
                <w:position w:val="0"/>
                <w:sz w:val="24"/>
                <w:szCs w:val="24"/>
                <w:lang w:val="en-US" w:eastAsia="zh-CN" w:bidi="ar"/>
              </w:rPr>
            </w:rPrChange>
          </w:rPr>
          <w:t>电时，</w:t>
        </w:r>
      </w:ins>
      <w:ins w:id="2816" w:author="P52s" w:date="2025-12-12T09:00:41Z"/>
      <w:ins w:id="2819" w:author="P52s" w:date="2025-12-12T09:00:41Z"/>
      <w:ins w:id="2822" w:author="P52s" w:date="2025-12-12T09:00:41Z"/>
      <w:ins w:id="2825" w:author="P52s" w:date="2025-12-12T09:00:41Z">
        <w:r>
          <w:rPr>
            <w:rFonts w:hint="eastAsia" w:ascii="Times New Roman" w:hAnsi="Times New Roman" w:eastAsia="宋体" w:cs="Times New Roman"/>
            <w:color w:val="000000"/>
            <w:position w:val="0"/>
            <w:sz w:val="21"/>
            <w:szCs w:val="24"/>
            <w:lang w:val="en-US" w:eastAsia="zh-CN" w:bidi="ar"/>
            <w:rPrChange w:id="2829" w:author="P52s" w:date="2025-12-15T11:43:31Z">
              <w:rPr>
                <w:rFonts w:hint="eastAsia" w:ascii="方正仿宋_GBK" w:hAnsi="方正仿宋_GBK" w:eastAsia="方正仿宋_GBK" w:cs="方正仿宋_GBK"/>
                <w:position w:val="0"/>
                <w:sz w:val="24"/>
                <w:szCs w:val="24"/>
                <w:lang w:val="en-US" w:eastAsia="zh-CN" w:bidi="ar"/>
              </w:rPr>
            </w:rPrChange>
          </w:rPr>
          <w:object>
            <v:shape id="_x0000_i1064" o:spt="75" type="#_x0000_t75" style="height:16pt;width:31.95pt;" o:ole="t" filled="f" o:preferrelative="t" stroked="f" coordsize="21600,21600">
              <v:path/>
              <v:fill on="f" focussize="0,0"/>
              <v:stroke on="f"/>
              <v:imagedata r:id="rId75" o:title=""/>
              <o:lock v:ext="edit" aspectratio="t"/>
              <w10:wrap type="none"/>
              <w10:anchorlock/>
            </v:shape>
            <o:OLEObject Type="Embed" ProgID="Equation.KSEE3" ShapeID="_x0000_i1064" DrawAspect="Content" ObjectID="_1468075764" r:id="rId78">
              <o:LockedField>false</o:LockedField>
            </o:OLEObject>
          </w:object>
        </w:r>
      </w:ins>
      <w:ins w:id="2831" w:author="P52s" w:date="2025-12-12T09:00:41Z"/>
      <w:ins w:id="2834" w:author="P52s" w:date="2025-12-12T09:00:41Z">
        <w:r>
          <w:rPr>
            <w:rFonts w:hint="eastAsia" w:ascii="Times New Roman" w:hAnsi="Times New Roman" w:eastAsia="宋体" w:cs="Times New Roman"/>
            <w:color w:val="000000"/>
            <w:position w:val="0"/>
            <w:sz w:val="21"/>
            <w:szCs w:val="24"/>
            <w:lang w:val="en-US" w:eastAsia="zh-CN" w:bidi="ar"/>
            <w:rPrChange w:id="2835" w:author="P52s" w:date="2025-12-15T11:43:31Z">
              <w:rPr>
                <w:rFonts w:hint="eastAsia" w:ascii="方正仿宋_GBK" w:hAnsi="方正仿宋_GBK" w:eastAsia="方正仿宋_GBK" w:cs="方正仿宋_GBK"/>
                <w:position w:val="0"/>
                <w:sz w:val="24"/>
                <w:szCs w:val="24"/>
                <w:lang w:val="en-US" w:eastAsia="zh-CN" w:bidi="ar"/>
              </w:rPr>
            </w:rPrChange>
          </w:rPr>
          <w:t>可表示为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837" w:author="P52s" w:date="2025-12-15T11:58:13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838">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40" w:author="P52s" w:date="2025-12-15T11:58:13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839" w:author="P52s" w:date="2025-12-12T08:46:03Z"/>
        </w:trPr>
        <w:tc>
          <w:tcPr>
            <w:tcW w:w="2840" w:type="dxa"/>
            <w:tcBorders>
              <w:top w:val="nil"/>
              <w:left w:val="nil"/>
              <w:bottom w:val="nil"/>
              <w:right w:val="nil"/>
            </w:tcBorders>
            <w:vAlign w:val="center"/>
            <w:tcPrChange w:id="2841" w:author="P52s" w:date="2025-12-15T11:58:13Z">
              <w:tcPr>
                <w:tcW w:w="2840" w:type="dxa"/>
                <w:tcBorders>
                  <w:top w:val="nil"/>
                  <w:left w:val="nil"/>
                  <w:bottom w:val="nil"/>
                  <w:right w:val="nil"/>
                </w:tcBorders>
              </w:tcPr>
            </w:tcPrChange>
          </w:tcPr>
          <w:p>
            <w:pPr>
              <w:numPr>
                <w:ilvl w:val="0"/>
                <w:numId w:val="0"/>
              </w:numPr>
              <w:rPr>
                <w:ins w:id="2842" w:author="P52s" w:date="2025-12-12T08:46:03Z"/>
                <w:rFonts w:hint="eastAsia" w:ascii="方正仿宋_GBK" w:hAnsi="方正仿宋_GBK" w:eastAsia="方正仿宋_GBK" w:cs="方正仿宋_GBK"/>
                <w:sz w:val="24"/>
                <w:szCs w:val="24"/>
                <w:vertAlign w:val="baseline"/>
                <w:lang w:val="en-US" w:eastAsia="zh-CN"/>
              </w:rPr>
            </w:pPr>
          </w:p>
        </w:tc>
        <w:tc>
          <w:tcPr>
            <w:tcW w:w="2841" w:type="dxa"/>
            <w:tcBorders>
              <w:top w:val="nil"/>
              <w:left w:val="nil"/>
              <w:bottom w:val="nil"/>
              <w:right w:val="nil"/>
            </w:tcBorders>
            <w:vAlign w:val="center"/>
            <w:tcPrChange w:id="2843" w:author="P52s" w:date="2025-12-15T11:58:13Z">
              <w:tcPr>
                <w:tcW w:w="2841" w:type="dxa"/>
                <w:tcBorders>
                  <w:top w:val="nil"/>
                  <w:left w:val="nil"/>
                  <w:bottom w:val="nil"/>
                  <w:right w:val="nil"/>
                </w:tcBorders>
              </w:tcPr>
            </w:tcPrChange>
          </w:tcPr>
          <w:p>
            <w:pPr>
              <w:numPr>
                <w:ilvl w:val="0"/>
                <w:numId w:val="0"/>
              </w:numPr>
              <w:jc w:val="center"/>
              <w:rPr>
                <w:ins w:id="2845" w:author="P52s" w:date="2025-12-12T08:46:03Z"/>
                <w:rFonts w:hint="eastAsia" w:ascii="Times New Roman" w:hAnsi="Times New Roman" w:eastAsia="宋体" w:cs="Times New Roman"/>
                <w:color w:val="000000"/>
                <w:sz w:val="21"/>
                <w:szCs w:val="24"/>
                <w:vertAlign w:val="baseline"/>
                <w:lang w:val="en-US" w:eastAsia="zh-CN" w:bidi="ar"/>
                <w:rPrChange w:id="2846" w:author="P52s" w:date="2025-12-15T11:57:06Z">
                  <w:rPr>
                    <w:ins w:id="2847" w:author="P52s" w:date="2025-12-12T08:46:03Z"/>
                    <w:rFonts w:hint="eastAsia" w:ascii="方正仿宋_GBK" w:hAnsi="方正仿宋_GBK" w:eastAsia="方正仿宋_GBK" w:cs="方正仿宋_GBK"/>
                    <w:sz w:val="24"/>
                    <w:szCs w:val="24"/>
                    <w:vertAlign w:val="baseline"/>
                    <w:lang w:val="en-US" w:eastAsia="zh-CN"/>
                  </w:rPr>
                </w:rPrChange>
              </w:rPr>
              <w:pPrChange w:id="2844" w:author="P52s" w:date="2025-12-15T11:57:06Z">
                <w:pPr>
                  <w:numPr>
                    <w:ilvl w:val="0"/>
                    <w:numId w:val="0"/>
                  </w:numPr>
                </w:pPr>
              </w:pPrChange>
            </w:pPr>
            <w:ins w:id="2848" w:author="P52s" w:date="2025-12-12T08:46:03Z"/>
            <w:ins w:id="2851" w:author="P52s" w:date="2025-12-12T08:46:03Z"/>
            <w:ins w:id="2854" w:author="P52s" w:date="2025-12-12T08:46:03Z"/>
            <w:ins w:id="2857" w:author="P52s" w:date="2025-12-12T08:46:03Z">
              <w:r>
                <w:rPr>
                  <w:rFonts w:hint="eastAsia" w:ascii="Times New Roman" w:hAnsi="Times New Roman" w:eastAsia="宋体" w:cs="Times New Roman"/>
                  <w:color w:val="000000"/>
                  <w:position w:val="0"/>
                  <w:sz w:val="21"/>
                  <w:szCs w:val="24"/>
                  <w:lang w:val="en-US" w:eastAsia="zh-CN" w:bidi="ar"/>
                  <w:rPrChange w:id="2861" w:author="P52s" w:date="2025-12-15T11:57:06Z">
                    <w:rPr>
                      <w:rFonts w:hint="eastAsia" w:ascii="方正仿宋_GBK" w:hAnsi="方正仿宋_GBK" w:eastAsia="方正仿宋_GBK" w:cs="方正仿宋_GBK"/>
                      <w:position w:val="-12"/>
                      <w:sz w:val="24"/>
                      <w:szCs w:val="24"/>
                      <w:lang w:val="en-US" w:eastAsia="zh-CN"/>
                    </w:rPr>
                  </w:rPrChange>
                </w:rPr>
                <w:object>
                  <v:shape id="_x0000_i1065" o:spt="75" type="#_x0000_t75" style="height:17pt;width:116pt;" o:ole="t" filled="f" o:preferrelative="t" stroked="f" coordsize="21600,21600">
                    <v:path/>
                    <v:fill on="f" focussize="0,0"/>
                    <v:stroke on="f"/>
                    <v:imagedata r:id="rId80" o:title=""/>
                    <o:lock v:ext="edit" aspectratio="t"/>
                    <w10:wrap type="none"/>
                    <w10:anchorlock/>
                  </v:shape>
                  <o:OLEObject Type="Embed" ProgID="Equation.KSEE3" ShapeID="_x0000_i1065" DrawAspect="Content" ObjectID="_1468075765" r:id="rId79">
                    <o:LockedField>false</o:LockedField>
                  </o:OLEObject>
                </w:object>
              </w:r>
            </w:ins>
            <w:ins w:id="2863" w:author="P52s" w:date="2025-12-12T08:46:03Z"/>
          </w:p>
        </w:tc>
        <w:tc>
          <w:tcPr>
            <w:tcW w:w="2841" w:type="dxa"/>
            <w:tcBorders>
              <w:top w:val="nil"/>
              <w:left w:val="nil"/>
              <w:bottom w:val="nil"/>
              <w:right w:val="nil"/>
            </w:tcBorders>
            <w:vAlign w:val="center"/>
            <w:tcPrChange w:id="2866" w:author="P52s" w:date="2025-12-15T11:58:13Z">
              <w:tcPr>
                <w:tcW w:w="2841" w:type="dxa"/>
                <w:tcBorders>
                  <w:top w:val="nil"/>
                  <w:left w:val="nil"/>
                  <w:bottom w:val="nil"/>
                  <w:right w:val="nil"/>
                </w:tcBorders>
              </w:tcPr>
            </w:tcPrChange>
          </w:tcPr>
          <w:p>
            <w:pPr>
              <w:numPr>
                <w:ilvl w:val="0"/>
                <w:numId w:val="0"/>
              </w:numPr>
              <w:jc w:val="center"/>
              <w:rPr>
                <w:ins w:id="2868" w:author="P52s" w:date="2025-12-12T08:46:03Z"/>
                <w:rFonts w:hint="eastAsia" w:ascii="Times New Roman" w:hAnsi="Times New Roman" w:eastAsia="宋体" w:cs="Times New Roman"/>
                <w:color w:val="000000"/>
                <w:sz w:val="21"/>
                <w:szCs w:val="24"/>
                <w:vertAlign w:val="baseline"/>
                <w:lang w:val="en-US" w:eastAsia="zh-CN" w:bidi="ar"/>
                <w:rPrChange w:id="2869" w:author="P52s" w:date="2025-12-15T11:57:06Z">
                  <w:rPr>
                    <w:ins w:id="2870" w:author="P52s" w:date="2025-12-12T08:46:03Z"/>
                    <w:rFonts w:hint="default" w:ascii="方正仿宋_GBK" w:hAnsi="方正仿宋_GBK" w:eastAsia="方正仿宋_GBK" w:cs="方正仿宋_GBK"/>
                    <w:sz w:val="24"/>
                    <w:szCs w:val="24"/>
                    <w:vertAlign w:val="baseline"/>
                    <w:lang w:val="en-US" w:eastAsia="zh-CN"/>
                  </w:rPr>
                </w:rPrChange>
              </w:rPr>
              <w:pPrChange w:id="2867" w:author="P52s" w:date="2025-12-15T11:57:06Z">
                <w:pPr>
                  <w:numPr>
                    <w:ilvl w:val="0"/>
                    <w:numId w:val="0"/>
                  </w:numPr>
                </w:pPr>
              </w:pPrChange>
            </w:pPr>
            <w:ins w:id="2871" w:author="P52s" w:date="2025-12-15T11:55:50Z">
              <w:r>
                <w:rPr>
                  <w:rFonts w:hint="eastAsia" w:ascii="Times New Roman" w:hAnsi="Times New Roman" w:eastAsia="宋体" w:cs="Times New Roman"/>
                  <w:color w:val="000000"/>
                  <w:sz w:val="21"/>
                  <w:szCs w:val="24"/>
                  <w:vertAlign w:val="baseline"/>
                  <w:lang w:val="en-US" w:eastAsia="zh-CN" w:bidi="ar"/>
                  <w:rPrChange w:id="2872" w:author="P52s" w:date="2025-12-15T11:57:06Z">
                    <w:rPr>
                      <w:rFonts w:hint="eastAsia" w:ascii="方正仿宋_GBK" w:hAnsi="方正仿宋_GBK" w:eastAsia="方正仿宋_GBK" w:cs="方正仿宋_GBK"/>
                      <w:sz w:val="24"/>
                      <w:szCs w:val="24"/>
                      <w:vertAlign w:val="baseline"/>
                      <w:lang w:val="en-US" w:eastAsia="zh-CN"/>
                    </w:rPr>
                  </w:rPrChange>
                </w:rPr>
                <w:t>(</w:t>
              </w:r>
            </w:ins>
            <w:ins w:id="2874" w:author="P52s" w:date="2025-12-15T11:55:51Z">
              <w:r>
                <w:rPr>
                  <w:rFonts w:hint="eastAsia" w:ascii="Times New Roman" w:hAnsi="Times New Roman" w:eastAsia="宋体" w:cs="Times New Roman"/>
                  <w:color w:val="000000"/>
                  <w:sz w:val="21"/>
                  <w:szCs w:val="24"/>
                  <w:vertAlign w:val="baseline"/>
                  <w:lang w:val="en-US" w:eastAsia="zh-CN" w:bidi="ar"/>
                  <w:rPrChange w:id="2875" w:author="P52s" w:date="2025-12-15T11:57:06Z">
                    <w:rPr>
                      <w:rFonts w:hint="eastAsia" w:ascii="方正仿宋_GBK" w:hAnsi="方正仿宋_GBK" w:eastAsia="方正仿宋_GBK" w:cs="方正仿宋_GBK"/>
                      <w:sz w:val="24"/>
                      <w:szCs w:val="24"/>
                      <w:vertAlign w:val="baseline"/>
                      <w:lang w:val="en-US" w:eastAsia="zh-CN"/>
                    </w:rPr>
                  </w:rPrChange>
                </w:rPr>
                <w:t>9</w:t>
              </w:r>
            </w:ins>
            <w:ins w:id="2877" w:author="P52s" w:date="2025-12-15T11:55:50Z">
              <w:r>
                <w:rPr>
                  <w:rFonts w:hint="eastAsia" w:ascii="Times New Roman" w:hAnsi="Times New Roman" w:eastAsia="宋体" w:cs="Times New Roman"/>
                  <w:color w:val="000000"/>
                  <w:sz w:val="21"/>
                  <w:szCs w:val="24"/>
                  <w:vertAlign w:val="baseline"/>
                  <w:lang w:val="en-US" w:eastAsia="zh-CN" w:bidi="ar"/>
                  <w:rPrChange w:id="2878" w:author="P52s" w:date="2025-12-15T11:57:06Z">
                    <w:rPr>
                      <w:rFonts w:hint="eastAsia" w:ascii="方正仿宋_GBK" w:hAnsi="方正仿宋_GBK" w:eastAsia="方正仿宋_GBK" w:cs="方正仿宋_GBK"/>
                      <w:sz w:val="24"/>
                      <w:szCs w:val="24"/>
                      <w:vertAlign w:val="baseline"/>
                      <w:lang w:val="en-US" w:eastAsia="zh-CN"/>
                    </w:rPr>
                  </w:rPrChange>
                </w:rPr>
                <w:t>)</w:t>
              </w:r>
            </w:ins>
          </w:p>
        </w:tc>
      </w:tr>
    </w:tbl>
    <w:p>
      <w:pPr>
        <w:keepNext w:val="0"/>
        <w:keepLines w:val="0"/>
        <w:widowControl/>
        <w:numPr>
          <w:ilvl w:val="-1"/>
          <w:numId w:val="0"/>
        </w:numPr>
        <w:suppressLineNumbers w:val="0"/>
        <w:spacing w:before="0" w:beforeAutospacing="0" w:line="360" w:lineRule="auto"/>
        <w:ind w:firstLine="420" w:firstLineChars="200"/>
        <w:textAlignment w:val="center"/>
        <w:rPr>
          <w:ins w:id="2881" w:author="P52s" w:date="2025-12-12T09:01:17Z"/>
          <w:rFonts w:hint="eastAsia" w:ascii="Times New Roman" w:hAnsi="Times New Roman" w:eastAsia="宋体" w:cs="Times New Roman"/>
          <w:color w:val="000000"/>
          <w:sz w:val="21"/>
          <w:lang w:val="en-US" w:eastAsia="zh-CN" w:bidi="ar"/>
          <w:rPrChange w:id="2882" w:author="P52s" w:date="2025-12-15T11:43:33Z">
            <w:rPr>
              <w:ins w:id="2883" w:author="P52s" w:date="2025-12-12T09:01:17Z"/>
              <w:rFonts w:hint="eastAsia" w:ascii="方正仿宋_GBK" w:hAnsi="方正仿宋_GBK" w:eastAsia="方正仿宋_GBK" w:cs="方正仿宋_GBK"/>
              <w:sz w:val="24"/>
              <w:lang w:val="en-US" w:eastAsia="zh-CN" w:bidi="ar"/>
            </w:rPr>
          </w:rPrChange>
        </w:rPr>
        <w:pPrChange w:id="2880" w:author="P52s" w:date="2025-12-15T11:43:33Z">
          <w:pPr>
            <w:pStyle w:val="13"/>
            <w:keepNext w:val="0"/>
            <w:keepLines w:val="0"/>
            <w:widowControl/>
            <w:suppressLineNumbers w:val="0"/>
            <w:spacing w:before="0" w:beforeAutospacing="0" w:line="17" w:lineRule="atLeast"/>
          </w:pPr>
        </w:pPrChange>
      </w:pPr>
      <w:ins w:id="2884" w:author="P52s" w:date="2025-12-12T09:01:07Z">
        <w:r>
          <w:rPr>
            <w:rFonts w:hint="eastAsia" w:ascii="Times New Roman" w:hAnsi="Times New Roman" w:eastAsia="宋体" w:cs="Times New Roman"/>
            <w:color w:val="000000"/>
            <w:sz w:val="21"/>
            <w:lang w:val="en-US" w:eastAsia="zh-CN" w:bidi="ar"/>
            <w:rPrChange w:id="2885" w:author="P52s" w:date="2025-12-15T11:43:33Z">
              <w:rPr>
                <w:rFonts w:hint="eastAsia" w:ascii="方正仿宋_GBK" w:hAnsi="方正仿宋_GBK" w:eastAsia="方正仿宋_GBK" w:cs="方正仿宋_GBK"/>
                <w:sz w:val="24"/>
                <w:lang w:val="en-US" w:eastAsia="zh-CN" w:bidi="ar"/>
              </w:rPr>
            </w:rPrChange>
          </w:rPr>
          <w:t>储能</w:t>
        </w:r>
      </w:ins>
      <w:ins w:id="2887" w:author="P52s" w:date="2025-12-12T09:01:08Z">
        <w:r>
          <w:rPr>
            <w:rFonts w:hint="eastAsia" w:ascii="Times New Roman" w:hAnsi="Times New Roman" w:eastAsia="宋体" w:cs="Times New Roman"/>
            <w:color w:val="000000"/>
            <w:sz w:val="21"/>
            <w:lang w:val="en-US" w:eastAsia="zh-CN" w:bidi="ar"/>
            <w:rPrChange w:id="2888" w:author="P52s" w:date="2025-12-15T11:43:33Z">
              <w:rPr>
                <w:rFonts w:hint="eastAsia" w:ascii="方正仿宋_GBK" w:hAnsi="方正仿宋_GBK" w:eastAsia="方正仿宋_GBK" w:cs="方正仿宋_GBK"/>
                <w:sz w:val="24"/>
                <w:lang w:val="en-US" w:eastAsia="zh-CN" w:bidi="ar"/>
              </w:rPr>
            </w:rPrChange>
          </w:rPr>
          <w:t>系统</w:t>
        </w:r>
      </w:ins>
      <w:ins w:id="2890" w:author="P52s" w:date="2025-12-12T09:01:09Z">
        <w:r>
          <w:rPr>
            <w:rFonts w:hint="eastAsia" w:ascii="Times New Roman" w:hAnsi="Times New Roman" w:eastAsia="宋体" w:cs="Times New Roman"/>
            <w:color w:val="000000"/>
            <w:sz w:val="21"/>
            <w:lang w:val="en-US" w:eastAsia="zh-CN" w:bidi="ar"/>
            <w:rPrChange w:id="2891" w:author="P52s" w:date="2025-12-15T11:43:33Z">
              <w:rPr>
                <w:rFonts w:hint="eastAsia" w:ascii="方正仿宋_GBK" w:hAnsi="方正仿宋_GBK" w:eastAsia="方正仿宋_GBK" w:cs="方正仿宋_GBK"/>
                <w:sz w:val="24"/>
                <w:lang w:val="en-US" w:eastAsia="zh-CN" w:bidi="ar"/>
              </w:rPr>
            </w:rPrChange>
          </w:rPr>
          <w:t>功率</w:t>
        </w:r>
      </w:ins>
      <w:ins w:id="2893" w:author="P52s" w:date="2025-12-12T09:01:11Z">
        <w:r>
          <w:rPr>
            <w:rFonts w:hint="eastAsia" w:ascii="Times New Roman" w:hAnsi="Times New Roman" w:eastAsia="宋体" w:cs="Times New Roman"/>
            <w:color w:val="000000"/>
            <w:sz w:val="21"/>
            <w:lang w:val="en-US" w:eastAsia="zh-CN" w:bidi="ar"/>
            <w:rPrChange w:id="2894" w:author="P52s" w:date="2025-12-15T11:43:33Z">
              <w:rPr>
                <w:rFonts w:hint="eastAsia" w:ascii="方正仿宋_GBK" w:hAnsi="方正仿宋_GBK" w:eastAsia="方正仿宋_GBK" w:cs="方正仿宋_GBK"/>
                <w:sz w:val="24"/>
                <w:lang w:val="en-US" w:eastAsia="zh-CN" w:bidi="ar"/>
              </w:rPr>
            </w:rPrChange>
          </w:rPr>
          <w:t>可</w:t>
        </w:r>
      </w:ins>
      <w:ins w:id="2896" w:author="P52s" w:date="2025-12-12T09:01:12Z">
        <w:r>
          <w:rPr>
            <w:rFonts w:hint="eastAsia" w:ascii="Times New Roman" w:hAnsi="Times New Roman" w:eastAsia="宋体" w:cs="Times New Roman"/>
            <w:color w:val="000000"/>
            <w:sz w:val="21"/>
            <w:lang w:val="en-US" w:eastAsia="zh-CN" w:bidi="ar"/>
            <w:rPrChange w:id="2897" w:author="P52s" w:date="2025-12-15T11:43:33Z">
              <w:rPr>
                <w:rFonts w:hint="eastAsia" w:ascii="方正仿宋_GBK" w:hAnsi="方正仿宋_GBK" w:eastAsia="方正仿宋_GBK" w:cs="方正仿宋_GBK"/>
                <w:sz w:val="24"/>
                <w:lang w:val="en-US" w:eastAsia="zh-CN" w:bidi="ar"/>
              </w:rPr>
            </w:rPrChange>
          </w:rPr>
          <w:t>表示为</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899" w:author="P52s" w:date="2025-12-15T11:58:19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840"/>
        <w:gridCol w:w="2841"/>
        <w:gridCol w:w="2841"/>
        <w:tblGridChange w:id="2900">
          <w:tblGrid>
            <w:gridCol w:w="2840"/>
            <w:gridCol w:w="2841"/>
            <w:gridCol w:w="2841"/>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02" w:author="P52s" w:date="2025-12-15T11:58:1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99" w:hRule="atLeast"/>
          <w:ins w:id="2901" w:author="P52s" w:date="2025-12-12T09:01:23Z"/>
          <w:trPrChange w:id="2902" w:author="P52s" w:date="2025-12-15T11:58:19Z">
            <w:trPr>
              <w:trHeight w:val="797" w:hRule="atLeast"/>
            </w:trPr>
          </w:trPrChange>
        </w:trPr>
        <w:tc>
          <w:tcPr>
            <w:tcW w:w="2840" w:type="dxa"/>
            <w:tcBorders>
              <w:top w:val="nil"/>
              <w:left w:val="nil"/>
              <w:bottom w:val="nil"/>
              <w:right w:val="nil"/>
            </w:tcBorders>
            <w:vAlign w:val="center"/>
            <w:tcPrChange w:id="2903" w:author="P52s" w:date="2025-12-15T11:58:19Z">
              <w:tcPr>
                <w:tcW w:w="2840" w:type="dxa"/>
                <w:tcBorders>
                  <w:top w:val="nil"/>
                  <w:left w:val="nil"/>
                  <w:bottom w:val="nil"/>
                  <w:right w:val="nil"/>
                </w:tcBorders>
              </w:tcPr>
            </w:tcPrChange>
          </w:tcPr>
          <w:p>
            <w:pPr>
              <w:numPr>
                <w:ilvl w:val="0"/>
                <w:numId w:val="0"/>
              </w:numPr>
              <w:rPr>
                <w:ins w:id="2904" w:author="P52s" w:date="2025-12-12T09:01:23Z"/>
                <w:rFonts w:hint="eastAsia" w:ascii="方正仿宋_GBK" w:hAnsi="方正仿宋_GBK" w:eastAsia="方正仿宋_GBK" w:cs="方正仿宋_GBK"/>
                <w:sz w:val="24"/>
                <w:szCs w:val="24"/>
                <w:vertAlign w:val="baseline"/>
                <w:lang w:val="en-US" w:eastAsia="zh-CN"/>
              </w:rPr>
            </w:pPr>
          </w:p>
        </w:tc>
        <w:tc>
          <w:tcPr>
            <w:tcW w:w="2841" w:type="dxa"/>
            <w:tcBorders>
              <w:top w:val="nil"/>
              <w:left w:val="nil"/>
              <w:bottom w:val="nil"/>
              <w:right w:val="nil"/>
            </w:tcBorders>
            <w:vAlign w:val="center"/>
            <w:tcPrChange w:id="2905" w:author="P52s" w:date="2025-12-15T11:58:19Z">
              <w:tcPr>
                <w:tcW w:w="2841" w:type="dxa"/>
                <w:tcBorders>
                  <w:top w:val="nil"/>
                  <w:left w:val="nil"/>
                  <w:bottom w:val="nil"/>
                  <w:right w:val="nil"/>
                </w:tcBorders>
              </w:tcPr>
            </w:tcPrChange>
          </w:tcPr>
          <w:p>
            <w:pPr>
              <w:numPr>
                <w:ilvl w:val="0"/>
                <w:numId w:val="0"/>
              </w:numPr>
              <w:textAlignment w:val="center"/>
              <w:rPr>
                <w:ins w:id="2906" w:author="P52s" w:date="2025-12-12T09:01:23Z"/>
                <w:rFonts w:hint="eastAsia" w:ascii="方正仿宋_GBK" w:hAnsi="方正仿宋_GBK" w:eastAsia="方正仿宋_GBK" w:cs="方正仿宋_GBK"/>
                <w:position w:val="-28"/>
                <w:sz w:val="24"/>
                <w:szCs w:val="24"/>
                <w:lang w:val="en-US" w:eastAsia="zh-CN"/>
              </w:rPr>
            </w:pPr>
            <w:ins w:id="2907" w:author="P52s" w:date="2025-12-12T09:01:23Z"/>
            <w:ins w:id="2908" w:author="P52s" w:date="2025-12-12T09:01:23Z"/>
            <w:ins w:id="2909" w:author="P52s" w:date="2025-12-12T09:01:23Z"/>
            <w:ins w:id="2910" w:author="P52s" w:date="2025-12-12T09:01:23Z">
              <w:r>
                <w:rPr>
                  <w:rFonts w:hint="eastAsia" w:ascii="方正仿宋_GBK" w:hAnsi="方正仿宋_GBK" w:eastAsia="方正仿宋_GBK" w:cs="方正仿宋_GBK"/>
                  <w:position w:val="-28"/>
                  <w:sz w:val="24"/>
                  <w:szCs w:val="24"/>
                  <w:lang w:val="en-US" w:eastAsia="zh-CN"/>
                </w:rPr>
                <w:object>
                  <v:shape id="_x0000_i1066" o:spt="75" type="#_x0000_t75" style="height:31.95pt;width:108pt;" o:ole="t" filled="f" o:preferrelative="t" stroked="f" coordsize="21600,21600">
                    <v:path/>
                    <v:fill on="f" focussize="0,0"/>
                    <v:stroke on="f"/>
                    <v:imagedata r:id="rId82" o:title=""/>
                    <o:lock v:ext="edit" aspectratio="f"/>
                    <w10:wrap type="none"/>
                    <w10:anchorlock/>
                  </v:shape>
                  <o:OLEObject Type="Embed" ProgID="Equation.DSMT4" ShapeID="_x0000_i1066" DrawAspect="Content" ObjectID="_1468075766" r:id="rId81">
                    <o:LockedField>false</o:LockedField>
                  </o:OLEObject>
                </w:object>
              </w:r>
            </w:ins>
            <w:ins w:id="2912" w:author="P52s" w:date="2025-12-12T09:01:23Z"/>
          </w:p>
        </w:tc>
        <w:tc>
          <w:tcPr>
            <w:tcW w:w="2841" w:type="dxa"/>
            <w:tcBorders>
              <w:top w:val="nil"/>
              <w:left w:val="nil"/>
              <w:bottom w:val="nil"/>
              <w:right w:val="nil"/>
            </w:tcBorders>
            <w:vAlign w:val="center"/>
            <w:tcPrChange w:id="2913" w:author="P52s" w:date="2025-12-15T11:58:19Z">
              <w:tcPr>
                <w:tcW w:w="2841" w:type="dxa"/>
                <w:tcBorders>
                  <w:top w:val="nil"/>
                  <w:left w:val="nil"/>
                  <w:bottom w:val="nil"/>
                  <w:right w:val="nil"/>
                </w:tcBorders>
              </w:tcPr>
            </w:tcPrChange>
          </w:tcPr>
          <w:p>
            <w:pPr>
              <w:numPr>
                <w:ilvl w:val="0"/>
                <w:numId w:val="0"/>
              </w:numPr>
              <w:jc w:val="center"/>
              <w:rPr>
                <w:ins w:id="2915" w:author="P52s" w:date="2025-12-12T09:01:23Z"/>
                <w:rFonts w:hint="default" w:ascii="方正仿宋_GBK" w:hAnsi="方正仿宋_GBK" w:eastAsia="方正仿宋_GBK" w:cs="方正仿宋_GBK"/>
                <w:sz w:val="24"/>
                <w:szCs w:val="24"/>
                <w:vertAlign w:val="baseline"/>
                <w:lang w:val="en-US" w:eastAsia="zh-CN"/>
              </w:rPr>
              <w:pPrChange w:id="2914" w:author="P52s" w:date="2025-12-15T11:56:40Z">
                <w:pPr>
                  <w:numPr>
                    <w:ilvl w:val="0"/>
                    <w:numId w:val="0"/>
                  </w:numPr>
                </w:pPr>
              </w:pPrChange>
            </w:pPr>
            <w:ins w:id="2916" w:author="P52s" w:date="2025-12-15T11:55:52Z">
              <w:r>
                <w:rPr>
                  <w:rFonts w:hint="eastAsia" w:ascii="Times New Roman" w:hAnsi="Times New Roman" w:eastAsia="宋体" w:cs="Times New Roman"/>
                  <w:color w:val="000000"/>
                  <w:sz w:val="21"/>
                  <w:szCs w:val="24"/>
                  <w:vertAlign w:val="baseline"/>
                  <w:lang w:val="en-US" w:eastAsia="zh-CN" w:bidi="ar"/>
                  <w:rPrChange w:id="2917" w:author="P52s" w:date="2025-12-15T11:56:28Z">
                    <w:rPr>
                      <w:rFonts w:hint="eastAsia" w:ascii="方正仿宋_GBK" w:hAnsi="方正仿宋_GBK" w:eastAsia="方正仿宋_GBK" w:cs="方正仿宋_GBK"/>
                      <w:sz w:val="24"/>
                      <w:szCs w:val="24"/>
                      <w:vertAlign w:val="baseline"/>
                      <w:lang w:val="en-US" w:eastAsia="zh-CN"/>
                    </w:rPr>
                  </w:rPrChange>
                </w:rPr>
                <w:t>(</w:t>
              </w:r>
            </w:ins>
            <w:ins w:id="2919" w:author="P52s" w:date="2025-12-15T11:55:53Z">
              <w:r>
                <w:rPr>
                  <w:rFonts w:hint="default" w:ascii="Times New Roman" w:hAnsi="Times New Roman" w:eastAsia="宋体" w:cs="Times New Roman"/>
                  <w:color w:val="000000"/>
                  <w:sz w:val="21"/>
                  <w:szCs w:val="24"/>
                  <w:vertAlign w:val="baseline"/>
                  <w:lang w:val="en-US" w:eastAsia="zh-CN" w:bidi="ar"/>
                  <w:rPrChange w:id="2920" w:author="P52s" w:date="2025-12-15T11:56:38Z">
                    <w:rPr>
                      <w:rFonts w:hint="eastAsia" w:ascii="方正仿宋_GBK" w:hAnsi="方正仿宋_GBK" w:eastAsia="方正仿宋_GBK" w:cs="方正仿宋_GBK"/>
                      <w:sz w:val="24"/>
                      <w:szCs w:val="24"/>
                      <w:vertAlign w:val="baseline"/>
                      <w:lang w:val="en-US" w:eastAsia="zh-CN"/>
                    </w:rPr>
                  </w:rPrChange>
                </w:rPr>
                <w:t>1</w:t>
              </w:r>
            </w:ins>
            <w:ins w:id="2922" w:author="P52s" w:date="2025-12-15T11:55:54Z">
              <w:r>
                <w:rPr>
                  <w:rFonts w:hint="default" w:ascii="Times New Roman" w:hAnsi="Times New Roman" w:eastAsia="宋体" w:cs="Times New Roman"/>
                  <w:color w:val="000000"/>
                  <w:sz w:val="21"/>
                  <w:szCs w:val="24"/>
                  <w:vertAlign w:val="baseline"/>
                  <w:lang w:val="en-US" w:eastAsia="zh-CN" w:bidi="ar"/>
                  <w:rPrChange w:id="2923" w:author="P52s" w:date="2025-12-15T11:56:38Z">
                    <w:rPr>
                      <w:rFonts w:hint="eastAsia" w:ascii="方正仿宋_GBK" w:hAnsi="方正仿宋_GBK" w:eastAsia="方正仿宋_GBK" w:cs="方正仿宋_GBK"/>
                      <w:sz w:val="24"/>
                      <w:szCs w:val="24"/>
                      <w:vertAlign w:val="baseline"/>
                      <w:lang w:val="en-US" w:eastAsia="zh-CN"/>
                    </w:rPr>
                  </w:rPrChange>
                </w:rPr>
                <w:t>0</w:t>
              </w:r>
            </w:ins>
            <w:ins w:id="2925" w:author="P52s" w:date="2025-12-15T11:55:53Z">
              <w:r>
                <w:rPr>
                  <w:rFonts w:hint="default" w:ascii="Times New Roman" w:hAnsi="Times New Roman" w:eastAsia="宋体" w:cs="Times New Roman"/>
                  <w:color w:val="000000"/>
                  <w:sz w:val="21"/>
                  <w:szCs w:val="24"/>
                  <w:vertAlign w:val="baseline"/>
                  <w:lang w:val="en-US" w:eastAsia="zh-CN" w:bidi="ar"/>
                  <w:rPrChange w:id="2926" w:author="P52s" w:date="2025-12-15T11:56:38Z">
                    <w:rPr>
                      <w:rFonts w:hint="eastAsia" w:ascii="方正仿宋_GBK" w:hAnsi="方正仿宋_GBK" w:eastAsia="方正仿宋_GBK" w:cs="方正仿宋_GBK"/>
                      <w:sz w:val="24"/>
                      <w:szCs w:val="24"/>
                      <w:vertAlign w:val="baseline"/>
                      <w:lang w:val="en-US" w:eastAsia="zh-CN"/>
                    </w:rPr>
                  </w:rPrChange>
                </w:rPr>
                <w:t>)</w:t>
              </w:r>
            </w:ins>
          </w:p>
        </w:tc>
      </w:tr>
    </w:tbl>
    <w:p>
      <w:pPr>
        <w:keepNext w:val="0"/>
        <w:keepLines w:val="0"/>
        <w:widowControl/>
        <w:numPr>
          <w:ilvl w:val="-1"/>
          <w:numId w:val="0"/>
        </w:numPr>
        <w:suppressLineNumbers w:val="0"/>
        <w:spacing w:before="0" w:beforeAutospacing="0" w:line="360" w:lineRule="auto"/>
        <w:ind w:firstLine="420" w:firstLineChars="200"/>
        <w:textAlignment w:val="center"/>
        <w:rPr>
          <w:ins w:id="2929" w:author="P52s" w:date="2025-12-12T08:51:04Z"/>
          <w:rFonts w:hint="eastAsia" w:ascii="Times New Roman" w:hAnsi="Times New Roman" w:eastAsia="宋体" w:cs="Times New Roman"/>
          <w:color w:val="000000"/>
          <w:sz w:val="21"/>
          <w:lang w:bidi="ar"/>
          <w:rPrChange w:id="2930" w:author="P52s" w:date="2025-12-15T11:43:36Z">
            <w:rPr>
              <w:ins w:id="2931" w:author="P52s" w:date="2025-12-12T08:51:04Z"/>
              <w:rFonts w:ascii="sans-serif" w:hAnsi="sans-serif" w:eastAsia="sans-serif" w:cs="sans-serif"/>
            </w:rPr>
          </w:rPrChange>
        </w:rPr>
        <w:pPrChange w:id="2928" w:author="P52s" w:date="2025-12-15T11:43:36Z">
          <w:pPr>
            <w:pStyle w:val="13"/>
            <w:keepNext w:val="0"/>
            <w:keepLines w:val="0"/>
            <w:widowControl/>
            <w:suppressLineNumbers w:val="0"/>
            <w:spacing w:before="0" w:beforeAutospacing="0" w:line="17" w:lineRule="atLeast"/>
          </w:pPr>
        </w:pPrChange>
      </w:pPr>
      <w:ins w:id="2932" w:author="P52s" w:date="2025-12-12T09:03:07Z">
        <w:r>
          <w:rPr>
            <w:rFonts w:hint="eastAsia" w:ascii="Times New Roman" w:hAnsi="Times New Roman" w:eastAsia="宋体" w:cs="Times New Roman"/>
            <w:color w:val="000000"/>
            <w:sz w:val="21"/>
            <w:lang w:val="en-US" w:eastAsia="zh-CN" w:bidi="ar"/>
            <w:rPrChange w:id="2933" w:author="P52s" w:date="2025-12-15T11:43:36Z">
              <w:rPr>
                <w:rFonts w:hint="eastAsia" w:ascii="方正仿宋_GBK" w:hAnsi="方正仿宋_GBK" w:eastAsia="方正仿宋_GBK" w:cs="方正仿宋_GBK"/>
                <w:sz w:val="24"/>
                <w:lang w:val="en-US" w:eastAsia="zh-CN" w:bidi="ar"/>
              </w:rPr>
            </w:rPrChange>
          </w:rPr>
          <w:t>可见</w:t>
        </w:r>
      </w:ins>
      <w:ins w:id="2935" w:author="P52s" w:date="2025-12-12T09:03:08Z">
        <w:r>
          <w:rPr>
            <w:rFonts w:hint="eastAsia" w:ascii="Times New Roman" w:hAnsi="Times New Roman" w:eastAsia="宋体" w:cs="Times New Roman"/>
            <w:color w:val="000000"/>
            <w:sz w:val="21"/>
            <w:lang w:val="en-US" w:eastAsia="zh-CN" w:bidi="ar"/>
            <w:rPrChange w:id="2936" w:author="P52s" w:date="2025-12-15T11:43:36Z">
              <w:rPr>
                <w:rFonts w:hint="eastAsia" w:ascii="方正仿宋_GBK" w:hAnsi="方正仿宋_GBK" w:eastAsia="方正仿宋_GBK" w:cs="方正仿宋_GBK"/>
                <w:sz w:val="24"/>
                <w:lang w:val="en-US" w:eastAsia="zh-CN" w:bidi="ar"/>
              </w:rPr>
            </w:rPrChange>
          </w:rPr>
          <w:t>，</w:t>
        </w:r>
      </w:ins>
      <w:ins w:id="2938" w:author="P52s" w:date="2025-12-12T09:04:09Z">
        <w:r>
          <w:rPr>
            <w:rFonts w:hint="eastAsia" w:ascii="Times New Roman" w:hAnsi="Times New Roman" w:eastAsia="宋体" w:cs="Times New Roman"/>
            <w:color w:val="000000"/>
            <w:sz w:val="21"/>
            <w:szCs w:val="24"/>
            <w:lang w:val="en-US" w:eastAsia="zh-CN" w:bidi="ar"/>
            <w:rPrChange w:id="2939" w:author="P52s" w:date="2025-12-15T11:43:36Z">
              <w:rPr>
                <w:rFonts w:hint="eastAsia" w:ascii="方正仿宋_GBK" w:hAnsi="方正仿宋_GBK" w:eastAsia="方正仿宋_GBK" w:cs="方正仿宋_GBK"/>
                <w:sz w:val="24"/>
                <w:szCs w:val="24"/>
                <w:lang w:val="en-US" w:eastAsia="zh-CN" w:bidi="ar"/>
              </w:rPr>
            </w:rPrChange>
          </w:rPr>
          <w:t>各储能系统的输出功率</w:t>
        </w:r>
      </w:ins>
      <w:ins w:id="2941" w:author="P52s" w:date="2025-12-12T09:04:09Z"/>
      <w:ins w:id="2944" w:author="P52s" w:date="2025-12-12T09:04:09Z"/>
      <w:ins w:id="2947" w:author="P52s" w:date="2025-12-12T09:04:09Z"/>
      <w:ins w:id="2950" w:author="P52s" w:date="2025-12-12T09:04:09Z">
        <w:r>
          <w:rPr>
            <w:rFonts w:hint="eastAsia" w:ascii="Times New Roman" w:hAnsi="Times New Roman" w:eastAsia="宋体" w:cs="Times New Roman"/>
            <w:color w:val="000000"/>
            <w:sz w:val="21"/>
            <w:szCs w:val="24"/>
            <w:lang w:val="en-US" w:eastAsia="zh-CN" w:bidi="ar"/>
            <w:rPrChange w:id="2954" w:author="P52s" w:date="2025-12-15T11:43:36Z">
              <w:rPr>
                <w:rFonts w:hint="eastAsia" w:ascii="方正仿宋_GBK" w:hAnsi="方正仿宋_GBK" w:eastAsia="方正仿宋_GBK" w:cs="方正仿宋_GBK"/>
                <w:sz w:val="24"/>
                <w:szCs w:val="24"/>
                <w:lang w:val="en-US" w:eastAsia="zh-CN"/>
              </w:rPr>
            </w:rPrChange>
          </w:rPr>
          <w:object>
            <v:shape id="_x0000_i1067" o:spt="75" type="#_x0000_t75" style="height:16pt;width:11pt;" o:ole="t" filled="f" o:preferrelative="t" stroked="f" coordsize="21600,21600">
              <v:path/>
              <v:fill on="f" focussize="0,0"/>
              <v:stroke on="f"/>
              <v:imagedata r:id="rId65" o:title=""/>
              <o:lock v:ext="edit" aspectratio="t"/>
              <w10:wrap type="none"/>
              <w10:anchorlock/>
            </v:shape>
            <o:OLEObject Type="Embed" ProgID="DSEquations" ShapeID="_x0000_i1067" DrawAspect="Content" ObjectID="_1468075767" r:id="rId83">
              <o:LockedField>false</o:LockedField>
            </o:OLEObject>
          </w:object>
        </w:r>
      </w:ins>
      <w:ins w:id="2956" w:author="P52s" w:date="2025-12-12T09:04:09Z"/>
      <w:ins w:id="2959" w:author="P52s" w:date="2025-12-12T09:04:14Z">
        <w:r>
          <w:rPr>
            <w:rFonts w:hint="eastAsia" w:ascii="Times New Roman" w:hAnsi="Times New Roman" w:eastAsia="宋体" w:cs="Times New Roman"/>
            <w:color w:val="000000"/>
            <w:sz w:val="21"/>
            <w:szCs w:val="24"/>
            <w:lang w:val="en-US" w:eastAsia="zh-CN" w:bidi="ar"/>
            <w:rPrChange w:id="2960" w:author="P52s" w:date="2025-12-15T11:43:36Z">
              <w:rPr>
                <w:rFonts w:hint="eastAsia" w:ascii="方正仿宋_GBK" w:hAnsi="方正仿宋_GBK" w:eastAsia="方正仿宋_GBK" w:cs="方正仿宋_GBK"/>
                <w:sz w:val="24"/>
                <w:szCs w:val="24"/>
                <w:lang w:val="en-US" w:eastAsia="zh-CN" w:bidi="ar"/>
              </w:rPr>
            </w:rPrChange>
          </w:rPr>
          <w:t>实际</w:t>
        </w:r>
      </w:ins>
      <w:ins w:id="2962" w:author="P52s" w:date="2025-12-12T09:04:15Z">
        <w:r>
          <w:rPr>
            <w:rFonts w:hint="eastAsia" w:ascii="Times New Roman" w:hAnsi="Times New Roman" w:eastAsia="宋体" w:cs="Times New Roman"/>
            <w:color w:val="000000"/>
            <w:sz w:val="21"/>
            <w:szCs w:val="24"/>
            <w:lang w:val="en-US" w:eastAsia="zh-CN" w:bidi="ar"/>
            <w:rPrChange w:id="2963" w:author="P52s" w:date="2025-12-15T11:43:36Z">
              <w:rPr>
                <w:rFonts w:hint="eastAsia" w:ascii="方正仿宋_GBK" w:hAnsi="方正仿宋_GBK" w:eastAsia="方正仿宋_GBK" w:cs="方正仿宋_GBK"/>
                <w:sz w:val="24"/>
                <w:szCs w:val="24"/>
                <w:lang w:val="en-US" w:eastAsia="zh-CN" w:bidi="ar"/>
              </w:rPr>
            </w:rPrChange>
          </w:rPr>
          <w:t>还</w:t>
        </w:r>
      </w:ins>
      <w:ins w:id="2965" w:author="P52s" w:date="2025-12-12T09:04:09Z">
        <w:r>
          <w:rPr>
            <w:rFonts w:hint="eastAsia" w:ascii="Times New Roman" w:hAnsi="Times New Roman" w:eastAsia="宋体" w:cs="Times New Roman"/>
            <w:color w:val="000000"/>
            <w:sz w:val="21"/>
            <w:szCs w:val="24"/>
            <w:lang w:val="en-US" w:eastAsia="zh-CN" w:bidi="ar"/>
            <w:rPrChange w:id="2966" w:author="P52s" w:date="2025-12-15T11:43:36Z">
              <w:rPr>
                <w:rFonts w:hint="eastAsia" w:ascii="方正仿宋_GBK" w:hAnsi="方正仿宋_GBK" w:eastAsia="方正仿宋_GBK" w:cs="方正仿宋_GBK"/>
                <w:sz w:val="24"/>
                <w:szCs w:val="24"/>
                <w:lang w:val="en-US" w:eastAsia="zh-CN" w:bidi="ar"/>
              </w:rPr>
            </w:rPrChange>
          </w:rPr>
          <w:t>与</w:t>
        </w:r>
      </w:ins>
      <w:ins w:id="2968" w:author="P52s" w:date="2025-12-12T09:08:17Z">
        <w:r>
          <w:rPr>
            <w:rFonts w:hint="eastAsia" w:ascii="Times New Roman" w:hAnsi="Times New Roman" w:eastAsia="宋体" w:cs="Times New Roman"/>
            <w:color w:val="000000"/>
            <w:sz w:val="21"/>
            <w:szCs w:val="24"/>
            <w:lang w:val="en-US" w:eastAsia="zh-CN" w:bidi="ar"/>
            <w:rPrChange w:id="2969" w:author="P52s" w:date="2025-12-15T11:43:36Z">
              <w:rPr>
                <w:rFonts w:hint="eastAsia" w:ascii="方正仿宋_GBK" w:hAnsi="方正仿宋_GBK" w:eastAsia="方正仿宋_GBK" w:cs="方正仿宋_GBK"/>
                <w:sz w:val="24"/>
                <w:szCs w:val="24"/>
                <w:lang w:val="en-US" w:eastAsia="zh-CN" w:bidi="ar"/>
              </w:rPr>
            </w:rPrChange>
          </w:rPr>
          <w:t>能量</w:t>
        </w:r>
      </w:ins>
      <w:ins w:id="2971" w:author="P52s" w:date="2025-12-12T09:08:19Z">
        <w:r>
          <w:rPr>
            <w:rFonts w:hint="eastAsia" w:ascii="Times New Roman" w:hAnsi="Times New Roman" w:eastAsia="宋体" w:cs="Times New Roman"/>
            <w:color w:val="000000"/>
            <w:sz w:val="21"/>
            <w:szCs w:val="24"/>
            <w:lang w:val="en-US" w:eastAsia="zh-CN" w:bidi="ar"/>
            <w:rPrChange w:id="2972" w:author="P52s" w:date="2025-12-15T11:43:36Z">
              <w:rPr>
                <w:rFonts w:hint="eastAsia" w:ascii="方正仿宋_GBK" w:hAnsi="方正仿宋_GBK" w:eastAsia="方正仿宋_GBK" w:cs="方正仿宋_GBK"/>
                <w:sz w:val="24"/>
                <w:szCs w:val="24"/>
                <w:lang w:val="en-US" w:eastAsia="zh-CN" w:bidi="ar"/>
              </w:rPr>
            </w:rPrChange>
          </w:rPr>
          <w:t>裕度</w:t>
        </w:r>
      </w:ins>
      <w:ins w:id="2974" w:author="P52s" w:date="2025-12-12T09:04:43Z"/>
      <w:ins w:id="2977" w:author="P52s" w:date="2025-12-12T09:04:43Z"/>
      <w:ins w:id="2980" w:author="P52s" w:date="2025-12-12T09:04:43Z"/>
      <w:ins w:id="2983" w:author="P52s" w:date="2025-12-12T09:04:43Z">
        <w:r>
          <w:rPr>
            <w:rFonts w:hint="eastAsia" w:ascii="Times New Roman" w:hAnsi="Times New Roman" w:eastAsia="宋体" w:cs="Times New Roman"/>
            <w:color w:val="000000"/>
            <w:position w:val="0"/>
            <w:sz w:val="21"/>
            <w:szCs w:val="24"/>
            <w:lang w:val="en-US" w:eastAsia="zh-CN" w:bidi="ar"/>
            <w:rPrChange w:id="2987" w:author="P52s" w:date="2025-12-15T11:43:36Z">
              <w:rPr>
                <w:rFonts w:hint="eastAsia" w:ascii="方正仿宋_GBK" w:hAnsi="方正仿宋_GBK" w:eastAsia="方正仿宋_GBK" w:cs="方正仿宋_GBK"/>
                <w:position w:val="0"/>
                <w:sz w:val="24"/>
                <w:szCs w:val="24"/>
                <w:lang w:val="en-US" w:eastAsia="zh-CN" w:bidi="ar"/>
              </w:rPr>
            </w:rPrChange>
          </w:rPr>
          <w:object>
            <v:shape id="_x0000_i1068" o:spt="75" type="#_x0000_t75" style="height:16pt;width:31.95pt;" o:ole="t" filled="f" o:preferrelative="t" stroked="f" coordsize="21600,21600">
              <v:path/>
              <v:fill on="f" focussize="0,0"/>
              <v:stroke on="f"/>
              <v:imagedata r:id="rId75" o:title=""/>
              <o:lock v:ext="edit" aspectratio="t"/>
              <w10:wrap type="none"/>
              <w10:anchorlock/>
            </v:shape>
            <o:OLEObject Type="Embed" ProgID="Equation.KSEE3" ShapeID="_x0000_i1068" DrawAspect="Content" ObjectID="_1468075768" r:id="rId84">
              <o:LockedField>false</o:LockedField>
            </o:OLEObject>
          </w:object>
        </w:r>
      </w:ins>
      <w:ins w:id="2989" w:author="P52s" w:date="2025-12-12T09:04:43Z"/>
      <w:ins w:id="2992" w:author="P52s" w:date="2025-12-12T09:04:46Z">
        <w:r>
          <w:rPr>
            <w:rFonts w:hint="eastAsia" w:ascii="Times New Roman" w:hAnsi="Times New Roman" w:eastAsia="宋体" w:cs="Times New Roman"/>
            <w:color w:val="000000"/>
            <w:position w:val="0"/>
            <w:sz w:val="21"/>
            <w:szCs w:val="24"/>
            <w:lang w:val="en-US" w:eastAsia="zh-CN" w:bidi="ar"/>
            <w:rPrChange w:id="2993" w:author="P52s" w:date="2025-12-15T11:43:36Z">
              <w:rPr>
                <w:rFonts w:hint="eastAsia" w:ascii="方正仿宋_GBK" w:hAnsi="方正仿宋_GBK" w:eastAsia="方正仿宋_GBK" w:cs="方正仿宋_GBK"/>
                <w:position w:val="0"/>
                <w:sz w:val="24"/>
                <w:szCs w:val="24"/>
                <w:lang w:val="en-US" w:eastAsia="zh-CN" w:bidi="ar"/>
              </w:rPr>
            </w:rPrChange>
          </w:rPr>
          <w:t>成</w:t>
        </w:r>
      </w:ins>
      <w:ins w:id="2995" w:author="P52s" w:date="2025-12-12T09:04:47Z">
        <w:r>
          <w:rPr>
            <w:rFonts w:hint="eastAsia" w:ascii="Times New Roman" w:hAnsi="Times New Roman" w:eastAsia="宋体" w:cs="Times New Roman"/>
            <w:color w:val="000000"/>
            <w:position w:val="0"/>
            <w:sz w:val="21"/>
            <w:szCs w:val="24"/>
            <w:lang w:val="en-US" w:eastAsia="zh-CN" w:bidi="ar"/>
            <w:rPrChange w:id="2996" w:author="P52s" w:date="2025-12-15T11:43:36Z">
              <w:rPr>
                <w:rFonts w:hint="eastAsia" w:ascii="方正仿宋_GBK" w:hAnsi="方正仿宋_GBK" w:eastAsia="方正仿宋_GBK" w:cs="方正仿宋_GBK"/>
                <w:position w:val="0"/>
                <w:sz w:val="24"/>
                <w:szCs w:val="24"/>
                <w:lang w:val="en-US" w:eastAsia="zh-CN" w:bidi="ar"/>
              </w:rPr>
            </w:rPrChange>
          </w:rPr>
          <w:t>正比</w:t>
        </w:r>
      </w:ins>
      <w:ins w:id="2998" w:author="P52s" w:date="2025-12-12T09:08:27Z">
        <w:r>
          <w:rPr>
            <w:rFonts w:hint="eastAsia" w:ascii="Times New Roman" w:hAnsi="Times New Roman" w:eastAsia="宋体" w:cs="Times New Roman"/>
            <w:color w:val="000000"/>
            <w:position w:val="0"/>
            <w:sz w:val="21"/>
            <w:szCs w:val="24"/>
            <w:lang w:val="en-US" w:eastAsia="zh-CN" w:bidi="ar"/>
            <w:rPrChange w:id="2999" w:author="P52s" w:date="2025-12-15T11:43:36Z">
              <w:rPr>
                <w:rFonts w:hint="eastAsia" w:ascii="方正仿宋_GBK" w:hAnsi="方正仿宋_GBK" w:eastAsia="方正仿宋_GBK" w:cs="方正仿宋_GBK"/>
                <w:position w:val="0"/>
                <w:sz w:val="24"/>
                <w:szCs w:val="24"/>
                <w:lang w:val="en-US" w:eastAsia="zh-CN" w:bidi="ar"/>
              </w:rPr>
            </w:rPrChange>
          </w:rPr>
          <w:t>，</w:t>
        </w:r>
      </w:ins>
      <w:ins w:id="3001" w:author="P52s" w:date="2025-12-12T09:08:43Z">
        <w:r>
          <w:rPr>
            <w:rFonts w:hint="eastAsia" w:ascii="Times New Roman" w:hAnsi="Times New Roman" w:eastAsia="宋体" w:cs="Times New Roman"/>
            <w:color w:val="000000"/>
            <w:position w:val="0"/>
            <w:sz w:val="21"/>
            <w:szCs w:val="24"/>
            <w:lang w:val="en-US" w:eastAsia="zh-CN" w:bidi="ar"/>
            <w:rPrChange w:id="3002" w:author="P52s" w:date="2025-12-15T11:43:36Z">
              <w:rPr>
                <w:rFonts w:hint="eastAsia" w:ascii="方正仿宋_GBK" w:hAnsi="方正仿宋_GBK" w:eastAsia="方正仿宋_GBK" w:cs="方正仿宋_GBK"/>
                <w:position w:val="0"/>
                <w:sz w:val="24"/>
                <w:szCs w:val="24"/>
                <w:lang w:val="en-US" w:eastAsia="zh-CN" w:bidi="ar"/>
              </w:rPr>
            </w:rPrChange>
          </w:rPr>
          <w:t>能量</w:t>
        </w:r>
      </w:ins>
      <w:ins w:id="3004" w:author="P52s" w:date="2025-12-12T09:08:45Z">
        <w:r>
          <w:rPr>
            <w:rFonts w:hint="eastAsia" w:ascii="Times New Roman" w:hAnsi="Times New Roman" w:eastAsia="宋体" w:cs="Times New Roman"/>
            <w:color w:val="000000"/>
            <w:position w:val="0"/>
            <w:sz w:val="21"/>
            <w:szCs w:val="24"/>
            <w:lang w:val="en-US" w:eastAsia="zh-CN" w:bidi="ar"/>
            <w:rPrChange w:id="3005" w:author="P52s" w:date="2025-12-15T11:43:36Z">
              <w:rPr>
                <w:rFonts w:hint="eastAsia" w:ascii="方正仿宋_GBK" w:hAnsi="方正仿宋_GBK" w:eastAsia="方正仿宋_GBK" w:cs="方正仿宋_GBK"/>
                <w:position w:val="0"/>
                <w:sz w:val="24"/>
                <w:szCs w:val="24"/>
                <w:lang w:val="en-US" w:eastAsia="zh-CN" w:bidi="ar"/>
              </w:rPr>
            </w:rPrChange>
          </w:rPr>
          <w:t>裕度</w:t>
        </w:r>
      </w:ins>
      <w:ins w:id="3007" w:author="P52s" w:date="2025-12-12T09:09:34Z">
        <w:r>
          <w:rPr>
            <w:rFonts w:hint="eastAsia" w:ascii="Times New Roman" w:hAnsi="Times New Roman" w:eastAsia="宋体" w:cs="Times New Roman"/>
            <w:color w:val="000000"/>
            <w:position w:val="0"/>
            <w:sz w:val="21"/>
            <w:szCs w:val="24"/>
            <w:lang w:val="en-US" w:eastAsia="zh-CN" w:bidi="ar"/>
            <w:rPrChange w:id="3008" w:author="P52s" w:date="2025-12-15T11:43:36Z">
              <w:rPr>
                <w:rFonts w:hint="eastAsia" w:ascii="方正仿宋_GBK" w:hAnsi="方正仿宋_GBK" w:eastAsia="方正仿宋_GBK" w:cs="方正仿宋_GBK"/>
                <w:position w:val="0"/>
                <w:sz w:val="24"/>
                <w:szCs w:val="24"/>
                <w:lang w:val="en-US" w:eastAsia="zh-CN" w:bidi="ar"/>
              </w:rPr>
            </w:rPrChange>
          </w:rPr>
          <w:t>大</w:t>
        </w:r>
      </w:ins>
      <w:ins w:id="3010" w:author="P52s" w:date="2025-12-12T09:08:50Z">
        <w:r>
          <w:rPr>
            <w:rFonts w:hint="eastAsia" w:ascii="Times New Roman" w:hAnsi="Times New Roman" w:eastAsia="宋体" w:cs="Times New Roman"/>
            <w:color w:val="000000"/>
            <w:position w:val="0"/>
            <w:sz w:val="21"/>
            <w:szCs w:val="24"/>
            <w:lang w:val="en-US" w:eastAsia="zh-CN" w:bidi="ar"/>
            <w:rPrChange w:id="3011" w:author="P52s" w:date="2025-12-15T11:43:36Z">
              <w:rPr>
                <w:rFonts w:hint="eastAsia" w:ascii="方正仿宋_GBK" w:hAnsi="方正仿宋_GBK" w:eastAsia="方正仿宋_GBK" w:cs="方正仿宋_GBK"/>
                <w:position w:val="0"/>
                <w:sz w:val="24"/>
                <w:szCs w:val="24"/>
                <w:lang w:val="en-US" w:eastAsia="zh-CN" w:bidi="ar"/>
              </w:rPr>
            </w:rPrChange>
          </w:rPr>
          <w:t>的</w:t>
        </w:r>
      </w:ins>
      <w:ins w:id="3013" w:author="P52s" w:date="2025-12-12T09:08:55Z">
        <w:r>
          <w:rPr>
            <w:rFonts w:hint="eastAsia" w:ascii="Times New Roman" w:hAnsi="Times New Roman" w:eastAsia="宋体" w:cs="Times New Roman"/>
            <w:color w:val="000000"/>
            <w:position w:val="0"/>
            <w:sz w:val="21"/>
            <w:szCs w:val="24"/>
            <w:lang w:val="en-US" w:eastAsia="zh-CN" w:bidi="ar"/>
            <w:rPrChange w:id="3014" w:author="P52s" w:date="2025-12-15T11:43:36Z">
              <w:rPr>
                <w:rFonts w:hint="eastAsia" w:ascii="方正仿宋_GBK" w:hAnsi="方正仿宋_GBK" w:eastAsia="方正仿宋_GBK" w:cs="方正仿宋_GBK"/>
                <w:position w:val="0"/>
                <w:sz w:val="24"/>
                <w:szCs w:val="24"/>
                <w:lang w:val="en-US" w:eastAsia="zh-CN" w:bidi="ar"/>
              </w:rPr>
            </w:rPrChange>
          </w:rPr>
          <w:t>储能</w:t>
        </w:r>
      </w:ins>
      <w:ins w:id="3016" w:author="P52s" w:date="2025-12-12T09:08:57Z">
        <w:r>
          <w:rPr>
            <w:rFonts w:hint="eastAsia" w:ascii="Times New Roman" w:hAnsi="Times New Roman" w:eastAsia="宋体" w:cs="Times New Roman"/>
            <w:color w:val="000000"/>
            <w:position w:val="0"/>
            <w:sz w:val="21"/>
            <w:szCs w:val="24"/>
            <w:lang w:val="en-US" w:eastAsia="zh-CN" w:bidi="ar"/>
            <w:rPrChange w:id="3017" w:author="P52s" w:date="2025-12-15T11:43:36Z">
              <w:rPr>
                <w:rFonts w:hint="eastAsia" w:ascii="方正仿宋_GBK" w:hAnsi="方正仿宋_GBK" w:eastAsia="方正仿宋_GBK" w:cs="方正仿宋_GBK"/>
                <w:position w:val="0"/>
                <w:sz w:val="24"/>
                <w:szCs w:val="24"/>
                <w:lang w:val="en-US" w:eastAsia="zh-CN" w:bidi="ar"/>
              </w:rPr>
            </w:rPrChange>
          </w:rPr>
          <w:t>单元</w:t>
        </w:r>
      </w:ins>
      <w:ins w:id="3019" w:author="P52s" w:date="2025-12-12T09:08:58Z">
        <w:r>
          <w:rPr>
            <w:rFonts w:hint="eastAsia" w:ascii="Times New Roman" w:hAnsi="Times New Roman" w:eastAsia="宋体" w:cs="Times New Roman"/>
            <w:color w:val="000000"/>
            <w:position w:val="0"/>
            <w:sz w:val="21"/>
            <w:szCs w:val="24"/>
            <w:lang w:val="en-US" w:eastAsia="zh-CN" w:bidi="ar"/>
            <w:rPrChange w:id="3020" w:author="P52s" w:date="2025-12-15T11:43:36Z">
              <w:rPr>
                <w:rFonts w:hint="eastAsia" w:ascii="方正仿宋_GBK" w:hAnsi="方正仿宋_GBK" w:eastAsia="方正仿宋_GBK" w:cs="方正仿宋_GBK"/>
                <w:position w:val="0"/>
                <w:sz w:val="24"/>
                <w:szCs w:val="24"/>
                <w:lang w:val="en-US" w:eastAsia="zh-CN" w:bidi="ar"/>
              </w:rPr>
            </w:rPrChange>
          </w:rPr>
          <w:t>，</w:t>
        </w:r>
      </w:ins>
      <w:ins w:id="3022" w:author="P52s" w:date="2025-12-12T09:09:03Z"/>
      <w:ins w:id="3025" w:author="P52s" w:date="2025-12-12T09:09:03Z"/>
      <w:ins w:id="3028" w:author="P52s" w:date="2025-12-12T09:09:03Z"/>
      <w:ins w:id="3031" w:author="P52s" w:date="2025-12-12T09:09:03Z">
        <w:r>
          <w:rPr>
            <w:rFonts w:hint="eastAsia" w:ascii="Times New Roman" w:hAnsi="Times New Roman" w:eastAsia="宋体" w:cs="Times New Roman"/>
            <w:color w:val="000000"/>
            <w:sz w:val="21"/>
            <w:szCs w:val="24"/>
            <w:lang w:val="en-US" w:eastAsia="zh-CN" w:bidi="ar"/>
            <w:rPrChange w:id="3035" w:author="P52s" w:date="2025-12-15T11:43:36Z">
              <w:rPr>
                <w:rFonts w:hint="eastAsia" w:ascii="方正仿宋_GBK" w:hAnsi="方正仿宋_GBK" w:eastAsia="方正仿宋_GBK" w:cs="方正仿宋_GBK"/>
                <w:sz w:val="24"/>
                <w:szCs w:val="24"/>
                <w:lang w:val="en-US" w:eastAsia="zh-CN"/>
              </w:rPr>
            </w:rPrChange>
          </w:rPr>
          <w:object>
            <v:shape id="_x0000_i1069" o:spt="75" type="#_x0000_t75" style="height:16pt;width:11pt;" o:ole="t" filled="f" o:preferrelative="t" stroked="f" coordsize="21600,21600">
              <v:path/>
              <v:fill on="f" focussize="0,0"/>
              <v:stroke on="f"/>
              <v:imagedata r:id="rId65" o:title=""/>
              <o:lock v:ext="edit" aspectratio="t"/>
              <w10:wrap type="none"/>
              <w10:anchorlock/>
            </v:shape>
            <o:OLEObject Type="Embed" ProgID="DSEquations" ShapeID="_x0000_i1069" DrawAspect="Content" ObjectID="_1468075769" r:id="rId85">
              <o:LockedField>false</o:LockedField>
            </o:OLEObject>
          </w:object>
        </w:r>
      </w:ins>
      <w:ins w:id="3037" w:author="P52s" w:date="2025-12-12T09:09:03Z"/>
      <w:ins w:id="3040" w:author="P52s" w:date="2025-12-12T09:09:06Z">
        <w:r>
          <w:rPr>
            <w:rFonts w:hint="eastAsia" w:ascii="Times New Roman" w:hAnsi="Times New Roman" w:eastAsia="宋体" w:cs="Times New Roman"/>
            <w:color w:val="000000"/>
            <w:sz w:val="21"/>
            <w:szCs w:val="24"/>
            <w:lang w:val="en-US" w:eastAsia="zh-CN" w:bidi="ar"/>
            <w:rPrChange w:id="3041" w:author="P52s" w:date="2025-12-15T11:43:36Z">
              <w:rPr>
                <w:rFonts w:hint="eastAsia" w:ascii="方正仿宋_GBK" w:hAnsi="方正仿宋_GBK" w:eastAsia="方正仿宋_GBK" w:cs="方正仿宋_GBK"/>
                <w:sz w:val="24"/>
                <w:szCs w:val="24"/>
                <w:lang w:val="en-US" w:eastAsia="zh-CN"/>
              </w:rPr>
            </w:rPrChange>
          </w:rPr>
          <w:t>将</w:t>
        </w:r>
      </w:ins>
      <w:ins w:id="3043" w:author="P52s" w:date="2025-12-12T09:09:09Z">
        <w:r>
          <w:rPr>
            <w:rFonts w:hint="eastAsia" w:ascii="Times New Roman" w:hAnsi="Times New Roman" w:eastAsia="宋体" w:cs="Times New Roman"/>
            <w:color w:val="000000"/>
            <w:sz w:val="21"/>
            <w:szCs w:val="24"/>
            <w:lang w:val="en-US" w:eastAsia="zh-CN" w:bidi="ar"/>
            <w:rPrChange w:id="3044" w:author="P52s" w:date="2025-12-15T11:43:36Z">
              <w:rPr>
                <w:rFonts w:hint="eastAsia" w:ascii="方正仿宋_GBK" w:hAnsi="方正仿宋_GBK" w:eastAsia="方正仿宋_GBK" w:cs="方正仿宋_GBK"/>
                <w:sz w:val="24"/>
                <w:szCs w:val="24"/>
                <w:lang w:val="en-US" w:eastAsia="zh-CN"/>
              </w:rPr>
            </w:rPrChange>
          </w:rPr>
          <w:t>分配</w:t>
        </w:r>
      </w:ins>
      <w:ins w:id="3046" w:author="P52s" w:date="2025-12-12T09:09:11Z">
        <w:r>
          <w:rPr>
            <w:rFonts w:hint="eastAsia" w:ascii="Times New Roman" w:hAnsi="Times New Roman" w:eastAsia="宋体" w:cs="Times New Roman"/>
            <w:color w:val="000000"/>
            <w:sz w:val="21"/>
            <w:szCs w:val="24"/>
            <w:lang w:val="en-US" w:eastAsia="zh-CN" w:bidi="ar"/>
            <w:rPrChange w:id="3047" w:author="P52s" w:date="2025-12-15T11:43:36Z">
              <w:rPr>
                <w:rFonts w:hint="eastAsia" w:ascii="方正仿宋_GBK" w:hAnsi="方正仿宋_GBK" w:eastAsia="方正仿宋_GBK" w:cs="方正仿宋_GBK"/>
                <w:sz w:val="24"/>
                <w:szCs w:val="24"/>
                <w:lang w:val="en-US" w:eastAsia="zh-CN"/>
              </w:rPr>
            </w:rPrChange>
          </w:rPr>
          <w:t>更</w:t>
        </w:r>
      </w:ins>
      <w:ins w:id="3049" w:author="P52s" w:date="2025-12-12T09:09:47Z">
        <w:r>
          <w:rPr>
            <w:rFonts w:hint="eastAsia" w:ascii="Times New Roman" w:hAnsi="Times New Roman" w:eastAsia="宋体" w:cs="Times New Roman"/>
            <w:color w:val="000000"/>
            <w:sz w:val="21"/>
            <w:szCs w:val="24"/>
            <w:lang w:val="en-US" w:eastAsia="zh-CN" w:bidi="ar"/>
            <w:rPrChange w:id="3050" w:author="P52s" w:date="2025-12-15T11:43:36Z">
              <w:rPr>
                <w:rFonts w:hint="eastAsia" w:ascii="方正仿宋_GBK" w:hAnsi="方正仿宋_GBK" w:eastAsia="方正仿宋_GBK" w:cs="方正仿宋_GBK"/>
                <w:sz w:val="24"/>
                <w:szCs w:val="24"/>
                <w:lang w:val="en-US" w:eastAsia="zh-CN"/>
              </w:rPr>
            </w:rPrChange>
          </w:rPr>
          <w:t>大</w:t>
        </w:r>
      </w:ins>
      <w:ins w:id="3052" w:author="P52s" w:date="2025-12-12T09:09:14Z">
        <w:r>
          <w:rPr>
            <w:rFonts w:hint="eastAsia" w:ascii="Times New Roman" w:hAnsi="Times New Roman" w:eastAsia="宋体" w:cs="Times New Roman"/>
            <w:color w:val="000000"/>
            <w:sz w:val="21"/>
            <w:szCs w:val="24"/>
            <w:lang w:val="en-US" w:eastAsia="zh-CN" w:bidi="ar"/>
            <w:rPrChange w:id="3053" w:author="P52s" w:date="2025-12-15T11:43:36Z">
              <w:rPr>
                <w:rFonts w:hint="eastAsia" w:ascii="方正仿宋_GBK" w:hAnsi="方正仿宋_GBK" w:eastAsia="方正仿宋_GBK" w:cs="方正仿宋_GBK"/>
                <w:sz w:val="24"/>
                <w:szCs w:val="24"/>
                <w:lang w:val="en-US" w:eastAsia="zh-CN"/>
              </w:rPr>
            </w:rPrChange>
          </w:rPr>
          <w:t>，</w:t>
        </w:r>
      </w:ins>
      <w:ins w:id="3055" w:author="P52s" w:date="2025-12-12T09:10:33Z">
        <w:r>
          <w:rPr>
            <w:rFonts w:hint="eastAsia" w:ascii="Times New Roman" w:hAnsi="Times New Roman" w:eastAsia="宋体" w:cs="Times New Roman"/>
            <w:b w:val="0"/>
            <w:bCs w:val="0"/>
            <w:color w:val="000000"/>
            <w:sz w:val="21"/>
            <w:lang w:bidi="ar"/>
            <w:rPrChange w:id="3056" w:author="P52s" w:date="2025-12-15T11:43:36Z">
              <w:rPr>
                <w:rFonts w:hint="eastAsia" w:ascii="方正仿宋_GBK" w:hAnsi="方正仿宋_GBK" w:eastAsia="方正仿宋_GBK" w:cs="方正仿宋_GBK"/>
                <w:b w:val="0"/>
                <w:bCs w:val="0"/>
                <w:sz w:val="24"/>
                <w:lang w:bidi="ar"/>
              </w:rPr>
            </w:rPrChange>
          </w:rPr>
          <w:t>放电速率加快</w:t>
        </w:r>
      </w:ins>
      <w:ins w:id="3058" w:author="P52s" w:date="2025-12-12T09:10:35Z">
        <w:r>
          <w:rPr>
            <w:rFonts w:hint="eastAsia" w:ascii="Times New Roman" w:hAnsi="Times New Roman" w:eastAsia="宋体" w:cs="Times New Roman"/>
            <w:b w:val="0"/>
            <w:bCs w:val="0"/>
            <w:color w:val="000000"/>
            <w:sz w:val="21"/>
            <w:lang w:eastAsia="zh-CN" w:bidi="ar"/>
            <w:rPrChange w:id="3059" w:author="P52s" w:date="2025-12-15T11:43:36Z">
              <w:rPr>
                <w:rFonts w:hint="eastAsia" w:ascii="方正仿宋_GBK" w:hAnsi="方正仿宋_GBK" w:eastAsia="方正仿宋_GBK" w:cs="方正仿宋_GBK"/>
                <w:b w:val="0"/>
                <w:bCs w:val="0"/>
                <w:sz w:val="24"/>
                <w:lang w:eastAsia="zh-CN" w:bidi="ar"/>
              </w:rPr>
            </w:rPrChange>
          </w:rPr>
          <w:t>，</w:t>
        </w:r>
      </w:ins>
      <w:ins w:id="3061" w:author="P52s" w:date="2025-12-12T09:09:17Z">
        <w:r>
          <w:rPr>
            <w:rFonts w:hint="eastAsia" w:ascii="Times New Roman" w:hAnsi="Times New Roman" w:eastAsia="宋体" w:cs="Times New Roman"/>
            <w:color w:val="000000"/>
            <w:sz w:val="21"/>
            <w:szCs w:val="24"/>
            <w:lang w:val="en-US" w:eastAsia="zh-CN" w:bidi="ar"/>
            <w:rPrChange w:id="3062" w:author="P52s" w:date="2025-12-15T11:43:36Z">
              <w:rPr>
                <w:rFonts w:hint="eastAsia" w:ascii="方正仿宋_GBK" w:hAnsi="方正仿宋_GBK" w:eastAsia="方正仿宋_GBK" w:cs="方正仿宋_GBK"/>
                <w:sz w:val="24"/>
                <w:szCs w:val="24"/>
                <w:lang w:val="en-US" w:eastAsia="zh-CN"/>
              </w:rPr>
            </w:rPrChange>
          </w:rPr>
          <w:t>能量</w:t>
        </w:r>
      </w:ins>
      <w:ins w:id="3064" w:author="P52s" w:date="2025-12-12T09:09:18Z">
        <w:r>
          <w:rPr>
            <w:rFonts w:hint="eastAsia" w:ascii="Times New Roman" w:hAnsi="Times New Roman" w:eastAsia="宋体" w:cs="Times New Roman"/>
            <w:color w:val="000000"/>
            <w:sz w:val="21"/>
            <w:szCs w:val="24"/>
            <w:lang w:val="en-US" w:eastAsia="zh-CN" w:bidi="ar"/>
            <w:rPrChange w:id="3065" w:author="P52s" w:date="2025-12-15T11:43:36Z">
              <w:rPr>
                <w:rFonts w:hint="eastAsia" w:ascii="方正仿宋_GBK" w:hAnsi="方正仿宋_GBK" w:eastAsia="方正仿宋_GBK" w:cs="方正仿宋_GBK"/>
                <w:sz w:val="24"/>
                <w:szCs w:val="24"/>
                <w:lang w:val="en-US" w:eastAsia="zh-CN"/>
              </w:rPr>
            </w:rPrChange>
          </w:rPr>
          <w:t>裕度</w:t>
        </w:r>
      </w:ins>
      <w:ins w:id="3067" w:author="P52s" w:date="2025-12-12T09:09:30Z">
        <w:r>
          <w:rPr>
            <w:rFonts w:hint="eastAsia" w:ascii="Times New Roman" w:hAnsi="Times New Roman" w:eastAsia="宋体" w:cs="Times New Roman"/>
            <w:color w:val="000000"/>
            <w:sz w:val="21"/>
            <w:szCs w:val="24"/>
            <w:lang w:val="en-US" w:eastAsia="zh-CN" w:bidi="ar"/>
            <w:rPrChange w:id="3068" w:author="P52s" w:date="2025-12-15T11:43:36Z">
              <w:rPr>
                <w:rFonts w:hint="eastAsia" w:ascii="方正仿宋_GBK" w:hAnsi="方正仿宋_GBK" w:eastAsia="方正仿宋_GBK" w:cs="方正仿宋_GBK"/>
                <w:sz w:val="24"/>
                <w:szCs w:val="24"/>
                <w:lang w:val="en-US" w:eastAsia="zh-CN"/>
              </w:rPr>
            </w:rPrChange>
          </w:rPr>
          <w:t>小</w:t>
        </w:r>
      </w:ins>
      <w:ins w:id="3070" w:author="P52s" w:date="2025-12-12T09:09:36Z">
        <w:r>
          <w:rPr>
            <w:rFonts w:hint="eastAsia" w:ascii="Times New Roman" w:hAnsi="Times New Roman" w:eastAsia="宋体" w:cs="Times New Roman"/>
            <w:color w:val="000000"/>
            <w:sz w:val="21"/>
            <w:szCs w:val="24"/>
            <w:lang w:val="en-US" w:eastAsia="zh-CN" w:bidi="ar"/>
            <w:rPrChange w:id="3071" w:author="P52s" w:date="2025-12-15T11:43:36Z">
              <w:rPr>
                <w:rFonts w:hint="eastAsia" w:ascii="方正仿宋_GBK" w:hAnsi="方正仿宋_GBK" w:eastAsia="方正仿宋_GBK" w:cs="方正仿宋_GBK"/>
                <w:sz w:val="24"/>
                <w:szCs w:val="24"/>
                <w:lang w:val="en-US" w:eastAsia="zh-CN"/>
              </w:rPr>
            </w:rPrChange>
          </w:rPr>
          <w:t>的</w:t>
        </w:r>
      </w:ins>
      <w:ins w:id="3073" w:author="P52s" w:date="2025-12-12T09:09:37Z">
        <w:r>
          <w:rPr>
            <w:rFonts w:hint="eastAsia" w:ascii="Times New Roman" w:hAnsi="Times New Roman" w:eastAsia="宋体" w:cs="Times New Roman"/>
            <w:color w:val="000000"/>
            <w:sz w:val="21"/>
            <w:szCs w:val="24"/>
            <w:lang w:val="en-US" w:eastAsia="zh-CN" w:bidi="ar"/>
            <w:rPrChange w:id="3074" w:author="P52s" w:date="2025-12-15T11:43:36Z">
              <w:rPr>
                <w:rFonts w:hint="eastAsia" w:ascii="方正仿宋_GBK" w:hAnsi="方正仿宋_GBK" w:eastAsia="方正仿宋_GBK" w:cs="方正仿宋_GBK"/>
                <w:sz w:val="24"/>
                <w:szCs w:val="24"/>
                <w:lang w:val="en-US" w:eastAsia="zh-CN"/>
              </w:rPr>
            </w:rPrChange>
          </w:rPr>
          <w:t>储能</w:t>
        </w:r>
      </w:ins>
      <w:ins w:id="3076" w:author="P52s" w:date="2025-12-12T09:09:38Z">
        <w:r>
          <w:rPr>
            <w:rFonts w:hint="eastAsia" w:ascii="Times New Roman" w:hAnsi="Times New Roman" w:eastAsia="宋体" w:cs="Times New Roman"/>
            <w:color w:val="000000"/>
            <w:sz w:val="21"/>
            <w:szCs w:val="24"/>
            <w:lang w:val="en-US" w:eastAsia="zh-CN" w:bidi="ar"/>
            <w:rPrChange w:id="3077" w:author="P52s" w:date="2025-12-15T11:43:36Z">
              <w:rPr>
                <w:rFonts w:hint="eastAsia" w:ascii="方正仿宋_GBK" w:hAnsi="方正仿宋_GBK" w:eastAsia="方正仿宋_GBK" w:cs="方正仿宋_GBK"/>
                <w:sz w:val="24"/>
                <w:szCs w:val="24"/>
                <w:lang w:val="en-US" w:eastAsia="zh-CN"/>
              </w:rPr>
            </w:rPrChange>
          </w:rPr>
          <w:t>单元</w:t>
        </w:r>
      </w:ins>
      <w:ins w:id="3079" w:author="P52s" w:date="2025-12-12T09:09:40Z">
        <w:r>
          <w:rPr>
            <w:rFonts w:hint="eastAsia" w:ascii="Times New Roman" w:hAnsi="Times New Roman" w:eastAsia="宋体" w:cs="Times New Roman"/>
            <w:color w:val="000000"/>
            <w:sz w:val="21"/>
            <w:szCs w:val="24"/>
            <w:lang w:val="en-US" w:eastAsia="zh-CN" w:bidi="ar"/>
            <w:rPrChange w:id="3080" w:author="P52s" w:date="2025-12-15T11:43:36Z">
              <w:rPr>
                <w:rFonts w:hint="eastAsia" w:ascii="方正仿宋_GBK" w:hAnsi="方正仿宋_GBK" w:eastAsia="方正仿宋_GBK" w:cs="方正仿宋_GBK"/>
                <w:sz w:val="24"/>
                <w:szCs w:val="24"/>
                <w:lang w:val="en-US" w:eastAsia="zh-CN"/>
              </w:rPr>
            </w:rPrChange>
          </w:rPr>
          <w:t>，</w:t>
        </w:r>
      </w:ins>
      <w:ins w:id="3082" w:author="P52s" w:date="2025-12-12T09:09:51Z"/>
      <w:ins w:id="3085" w:author="P52s" w:date="2025-12-12T09:09:51Z"/>
      <w:ins w:id="3088" w:author="P52s" w:date="2025-12-12T09:09:51Z"/>
      <w:ins w:id="3091" w:author="P52s" w:date="2025-12-12T09:09:51Z">
        <w:r>
          <w:rPr>
            <w:rFonts w:hint="eastAsia" w:ascii="Times New Roman" w:hAnsi="Times New Roman" w:eastAsia="宋体" w:cs="Times New Roman"/>
            <w:color w:val="000000"/>
            <w:sz w:val="21"/>
            <w:szCs w:val="24"/>
            <w:lang w:val="en-US" w:eastAsia="zh-CN" w:bidi="ar"/>
            <w:rPrChange w:id="3095" w:author="P52s" w:date="2025-12-15T11:43:36Z">
              <w:rPr>
                <w:rFonts w:hint="eastAsia" w:ascii="方正仿宋_GBK" w:hAnsi="方正仿宋_GBK" w:eastAsia="方正仿宋_GBK" w:cs="方正仿宋_GBK"/>
                <w:sz w:val="24"/>
                <w:szCs w:val="24"/>
                <w:lang w:val="en-US" w:eastAsia="zh-CN"/>
              </w:rPr>
            </w:rPrChange>
          </w:rPr>
          <w:object>
            <v:shape id="_x0000_i1070" o:spt="75" type="#_x0000_t75" style="height:16pt;width:11pt;" o:ole="t" filled="f" o:preferrelative="t" stroked="f" coordsize="21600,21600">
              <v:path/>
              <v:fill on="f" focussize="0,0"/>
              <v:stroke on="f"/>
              <v:imagedata r:id="rId65" o:title=""/>
              <o:lock v:ext="edit" aspectratio="t"/>
              <w10:wrap type="none"/>
              <w10:anchorlock/>
            </v:shape>
            <o:OLEObject Type="Embed" ProgID="DSEquations" ShapeID="_x0000_i1070" DrawAspect="Content" ObjectID="_1468075770" r:id="rId86">
              <o:LockedField>false</o:LockedField>
            </o:OLEObject>
          </w:object>
        </w:r>
      </w:ins>
      <w:ins w:id="3097" w:author="P52s" w:date="2025-12-12T09:09:51Z"/>
      <w:ins w:id="3100" w:author="P52s" w:date="2025-12-12T09:09:51Z">
        <w:r>
          <w:rPr>
            <w:rFonts w:hint="eastAsia" w:ascii="Times New Roman" w:hAnsi="Times New Roman" w:eastAsia="宋体" w:cs="Times New Roman"/>
            <w:color w:val="000000"/>
            <w:sz w:val="21"/>
            <w:szCs w:val="24"/>
            <w:lang w:val="en-US" w:eastAsia="zh-CN" w:bidi="ar"/>
            <w:rPrChange w:id="3101" w:author="P52s" w:date="2025-12-15T11:43:36Z">
              <w:rPr>
                <w:rFonts w:hint="eastAsia" w:ascii="方正仿宋_GBK" w:hAnsi="方正仿宋_GBK" w:eastAsia="方正仿宋_GBK" w:cs="方正仿宋_GBK"/>
                <w:sz w:val="24"/>
                <w:szCs w:val="24"/>
                <w:lang w:val="en-US" w:eastAsia="zh-CN"/>
              </w:rPr>
            </w:rPrChange>
          </w:rPr>
          <w:t>将分配更</w:t>
        </w:r>
      </w:ins>
      <w:ins w:id="3103" w:author="P52s" w:date="2025-12-12T09:09:55Z">
        <w:r>
          <w:rPr>
            <w:rFonts w:hint="eastAsia" w:ascii="Times New Roman" w:hAnsi="Times New Roman" w:eastAsia="宋体" w:cs="Times New Roman"/>
            <w:color w:val="000000"/>
            <w:sz w:val="21"/>
            <w:szCs w:val="24"/>
            <w:lang w:val="en-US" w:eastAsia="zh-CN" w:bidi="ar"/>
            <w:rPrChange w:id="3104" w:author="P52s" w:date="2025-12-15T11:43:36Z">
              <w:rPr>
                <w:rFonts w:hint="eastAsia" w:ascii="方正仿宋_GBK" w:hAnsi="方正仿宋_GBK" w:eastAsia="方正仿宋_GBK" w:cs="方正仿宋_GBK"/>
                <w:sz w:val="24"/>
                <w:szCs w:val="24"/>
                <w:lang w:val="en-US" w:eastAsia="zh-CN"/>
              </w:rPr>
            </w:rPrChange>
          </w:rPr>
          <w:t>小</w:t>
        </w:r>
      </w:ins>
      <w:ins w:id="3106" w:author="P52s" w:date="2025-12-12T09:10:42Z">
        <w:r>
          <w:rPr>
            <w:rFonts w:hint="eastAsia" w:ascii="Times New Roman" w:hAnsi="Times New Roman" w:eastAsia="宋体" w:cs="Times New Roman"/>
            <w:color w:val="000000"/>
            <w:sz w:val="21"/>
            <w:szCs w:val="24"/>
            <w:lang w:val="en-US" w:eastAsia="zh-CN" w:bidi="ar"/>
            <w:rPrChange w:id="3107" w:author="P52s" w:date="2025-12-15T11:43:36Z">
              <w:rPr>
                <w:rFonts w:hint="eastAsia" w:ascii="方正仿宋_GBK" w:hAnsi="方正仿宋_GBK" w:eastAsia="方正仿宋_GBK" w:cs="方正仿宋_GBK"/>
                <w:sz w:val="24"/>
                <w:szCs w:val="24"/>
                <w:lang w:val="en-US" w:eastAsia="zh-CN"/>
              </w:rPr>
            </w:rPrChange>
          </w:rPr>
          <w:t>，</w:t>
        </w:r>
      </w:ins>
      <w:ins w:id="3109" w:author="P52s" w:date="2025-12-12T09:10:40Z">
        <w:r>
          <w:rPr>
            <w:rFonts w:hint="eastAsia" w:ascii="Times New Roman" w:hAnsi="Times New Roman" w:eastAsia="宋体" w:cs="Times New Roman"/>
            <w:b w:val="0"/>
            <w:bCs w:val="0"/>
            <w:color w:val="000000"/>
            <w:sz w:val="21"/>
            <w:lang w:bidi="ar"/>
            <w:rPrChange w:id="3110" w:author="P52s" w:date="2025-12-15T11:43:36Z">
              <w:rPr>
                <w:rFonts w:hint="eastAsia" w:ascii="方正仿宋_GBK" w:hAnsi="方正仿宋_GBK" w:eastAsia="方正仿宋_GBK" w:cs="方正仿宋_GBK"/>
                <w:b w:val="0"/>
                <w:bCs w:val="0"/>
                <w:sz w:val="24"/>
                <w:lang w:bidi="ar"/>
              </w:rPr>
            </w:rPrChange>
          </w:rPr>
          <w:t>放电速率减慢</w:t>
        </w:r>
      </w:ins>
      <w:ins w:id="3112" w:author="P52s" w:date="2025-12-12T09:10:50Z">
        <w:r>
          <w:rPr>
            <w:rFonts w:hint="eastAsia" w:ascii="Times New Roman" w:hAnsi="Times New Roman" w:eastAsia="宋体" w:cs="Times New Roman"/>
            <w:b w:val="0"/>
            <w:bCs w:val="0"/>
            <w:color w:val="000000"/>
            <w:sz w:val="21"/>
            <w:lang w:eastAsia="zh-CN" w:bidi="ar"/>
            <w:rPrChange w:id="3113" w:author="P52s" w:date="2025-12-15T11:43:36Z">
              <w:rPr>
                <w:rFonts w:hint="eastAsia" w:ascii="方正仿宋_GBK" w:hAnsi="方正仿宋_GBK" w:eastAsia="方正仿宋_GBK" w:cs="方正仿宋_GBK"/>
                <w:b w:val="0"/>
                <w:bCs w:val="0"/>
                <w:sz w:val="24"/>
                <w:lang w:eastAsia="zh-CN" w:bidi="ar"/>
              </w:rPr>
            </w:rPrChange>
          </w:rPr>
          <w:t>，</w:t>
        </w:r>
      </w:ins>
      <w:ins w:id="3115" w:author="P52s" w:date="2025-12-12T09:10:49Z">
        <w:r>
          <w:rPr>
            <w:rFonts w:hint="eastAsia" w:ascii="Times New Roman" w:hAnsi="Times New Roman" w:eastAsia="宋体" w:cs="Times New Roman"/>
            <w:color w:val="000000"/>
            <w:sz w:val="21"/>
            <w:lang w:bidi="ar"/>
            <w:rPrChange w:id="3116" w:author="P52s" w:date="2025-12-15T11:43:36Z">
              <w:rPr>
                <w:rFonts w:hint="eastAsia" w:ascii="方正仿宋_GBK" w:hAnsi="方正仿宋_GBK" w:eastAsia="方正仿宋_GBK" w:cs="方正仿宋_GBK"/>
                <w:sz w:val="24"/>
                <w:lang w:bidi="ar"/>
              </w:rPr>
            </w:rPrChange>
          </w:rPr>
          <w:t>SOC曲线在时间维度上相互靠近</w:t>
        </w:r>
      </w:ins>
      <w:ins w:id="3118" w:author="P52s" w:date="2025-12-12T09:09:55Z">
        <w:r>
          <w:rPr>
            <w:rFonts w:hint="eastAsia" w:ascii="Times New Roman" w:hAnsi="Times New Roman" w:eastAsia="宋体" w:cs="Times New Roman"/>
            <w:color w:val="000000"/>
            <w:sz w:val="21"/>
            <w:szCs w:val="24"/>
            <w:lang w:val="en-US" w:eastAsia="zh-CN" w:bidi="ar"/>
            <w:rPrChange w:id="3119" w:author="P52s" w:date="2025-12-15T11:43:36Z">
              <w:rPr>
                <w:rFonts w:hint="eastAsia" w:ascii="方正仿宋_GBK" w:hAnsi="方正仿宋_GBK" w:eastAsia="方正仿宋_GBK" w:cs="方正仿宋_GBK"/>
                <w:sz w:val="24"/>
                <w:szCs w:val="24"/>
                <w:lang w:val="en-US" w:eastAsia="zh-CN"/>
              </w:rPr>
            </w:rPrChange>
          </w:rPr>
          <w:t>。</w:t>
        </w:r>
      </w:ins>
      <w:ins w:id="3121" w:author="P52s" w:date="2025-12-12T09:11:27Z">
        <w:r>
          <w:rPr>
            <w:rFonts w:hint="eastAsia" w:ascii="Times New Roman" w:hAnsi="Times New Roman" w:eastAsia="宋体" w:cs="Times New Roman"/>
            <w:color w:val="000000"/>
            <w:sz w:val="21"/>
            <w:szCs w:val="24"/>
            <w:lang w:val="en-US" w:eastAsia="zh-CN" w:bidi="ar"/>
            <w:rPrChange w:id="3122" w:author="P52s" w:date="2025-12-15T11:43:36Z">
              <w:rPr>
                <w:rFonts w:hint="eastAsia" w:ascii="方正仿宋_GBK" w:hAnsi="方正仿宋_GBK" w:eastAsia="方正仿宋_GBK" w:cs="方正仿宋_GBK"/>
                <w:sz w:val="24"/>
                <w:szCs w:val="24"/>
                <w:lang w:val="en-US" w:eastAsia="zh-CN"/>
              </w:rPr>
            </w:rPrChange>
          </w:rPr>
          <w:t>各</w:t>
        </w:r>
      </w:ins>
      <w:ins w:id="3124" w:author="P52s" w:date="2025-12-12T09:11:29Z">
        <w:r>
          <w:rPr>
            <w:rFonts w:hint="eastAsia" w:ascii="Times New Roman" w:hAnsi="Times New Roman" w:eastAsia="宋体" w:cs="Times New Roman"/>
            <w:color w:val="000000"/>
            <w:sz w:val="21"/>
            <w:szCs w:val="24"/>
            <w:lang w:val="en-US" w:eastAsia="zh-CN" w:bidi="ar"/>
            <w:rPrChange w:id="3125" w:author="P52s" w:date="2025-12-15T11:43:36Z">
              <w:rPr>
                <w:rFonts w:hint="eastAsia" w:ascii="方正仿宋_GBK" w:hAnsi="方正仿宋_GBK" w:eastAsia="方正仿宋_GBK" w:cs="方正仿宋_GBK"/>
                <w:sz w:val="24"/>
                <w:szCs w:val="24"/>
                <w:lang w:val="en-US" w:eastAsia="zh-CN"/>
              </w:rPr>
            </w:rPrChange>
          </w:rPr>
          <w:t>储能</w:t>
        </w:r>
      </w:ins>
      <w:ins w:id="3127" w:author="P52s" w:date="2025-12-12T09:11:24Z">
        <w:r>
          <w:rPr>
            <w:rFonts w:hint="eastAsia" w:ascii="Times New Roman" w:hAnsi="Times New Roman" w:eastAsia="宋体" w:cs="Times New Roman"/>
            <w:color w:val="000000"/>
            <w:sz w:val="21"/>
            <w:lang w:bidi="ar"/>
            <w:rPrChange w:id="3128" w:author="P52s" w:date="2025-12-15T11:43:36Z">
              <w:rPr>
                <w:rFonts w:hint="eastAsia" w:ascii="方正仿宋_GBK" w:hAnsi="方正仿宋_GBK" w:eastAsia="方正仿宋_GBK" w:cs="方正仿宋_GBK"/>
                <w:sz w:val="24"/>
                <w:lang w:bidi="ar"/>
              </w:rPr>
            </w:rPrChange>
          </w:rPr>
          <w:t>单元以相同的</w:t>
        </w:r>
      </w:ins>
      <w:ins w:id="3130" w:author="P52s" w:date="2025-12-12T09:11:24Z">
        <w:r>
          <w:rPr>
            <w:rFonts w:hint="eastAsia" w:ascii="Times New Roman" w:hAnsi="Times New Roman" w:eastAsia="宋体" w:cs="Times New Roman"/>
            <w:b w:val="0"/>
            <w:bCs w:val="0"/>
            <w:color w:val="000000"/>
            <w:sz w:val="21"/>
            <w:lang w:bidi="ar"/>
            <w:rPrChange w:id="3131" w:author="P52s" w:date="2025-12-15T11:43:36Z">
              <w:rPr>
                <w:rFonts w:hint="eastAsia" w:ascii="方正仿宋_GBK" w:hAnsi="方正仿宋_GBK" w:eastAsia="方正仿宋_GBK" w:cs="方正仿宋_GBK"/>
                <w:b w:val="0"/>
                <w:bCs w:val="0"/>
                <w:sz w:val="24"/>
                <w:lang w:bidi="ar"/>
              </w:rPr>
            </w:rPrChange>
          </w:rPr>
          <w:t>能量利用效率</w:t>
        </w:r>
      </w:ins>
      <w:ins w:id="3133" w:author="P52s" w:date="2025-12-12T09:11:24Z">
        <w:r>
          <w:rPr>
            <w:rFonts w:hint="eastAsia" w:ascii="Times New Roman" w:hAnsi="Times New Roman" w:eastAsia="宋体" w:cs="Times New Roman"/>
            <w:color w:val="000000"/>
            <w:sz w:val="21"/>
            <w:lang w:bidi="ar"/>
            <w:rPrChange w:id="3134" w:author="P52s" w:date="2025-12-15T11:43:36Z">
              <w:rPr>
                <w:rFonts w:hint="eastAsia" w:ascii="方正仿宋_GBK" w:hAnsi="方正仿宋_GBK" w:eastAsia="方正仿宋_GBK" w:cs="方正仿宋_GBK"/>
                <w:sz w:val="24"/>
                <w:lang w:bidi="ar"/>
              </w:rPr>
            </w:rPrChange>
          </w:rPr>
          <w:t>运行，从而避免了绝对SOC均衡的低效，实现了</w:t>
        </w:r>
      </w:ins>
      <w:ins w:id="3136" w:author="P52s" w:date="2025-12-12T09:11:24Z">
        <w:r>
          <w:rPr>
            <w:rFonts w:hint="eastAsia" w:ascii="Times New Roman" w:hAnsi="Times New Roman" w:eastAsia="宋体" w:cs="Times New Roman"/>
            <w:b w:val="0"/>
            <w:bCs w:val="0"/>
            <w:color w:val="000000"/>
            <w:sz w:val="21"/>
            <w:lang w:bidi="ar"/>
            <w:rPrChange w:id="3137" w:author="P52s" w:date="2025-12-15T11:43:36Z">
              <w:rPr>
                <w:rFonts w:hint="eastAsia" w:ascii="方正仿宋_GBK" w:hAnsi="方正仿宋_GBK" w:eastAsia="方正仿宋_GBK" w:cs="方正仿宋_GBK"/>
                <w:b w:val="0"/>
                <w:bCs w:val="0"/>
                <w:sz w:val="24"/>
                <w:lang w:bidi="ar"/>
              </w:rPr>
            </w:rPrChange>
          </w:rPr>
          <w:t>储能系统SOC变化趋势的趋同</w:t>
        </w:r>
      </w:ins>
      <w:ins w:id="3139" w:author="P52s" w:date="2025-12-12T09:11:24Z">
        <w:r>
          <w:rPr>
            <w:rFonts w:hint="eastAsia" w:ascii="Times New Roman" w:hAnsi="Times New Roman" w:eastAsia="宋体" w:cs="Times New Roman"/>
            <w:color w:val="000000"/>
            <w:sz w:val="21"/>
            <w:lang w:bidi="ar"/>
            <w:rPrChange w:id="3140" w:author="P52s" w:date="2025-12-15T11:43:36Z">
              <w:rPr>
                <w:rFonts w:hint="eastAsia" w:ascii="方正仿宋_GBK" w:hAnsi="方正仿宋_GBK" w:eastAsia="方正仿宋_GBK" w:cs="方正仿宋_GBK"/>
                <w:sz w:val="24"/>
                <w:lang w:bidi="ar"/>
              </w:rPr>
            </w:rPrChange>
          </w:rPr>
          <w:t>，保证了协同性和寿命管理</w:t>
        </w:r>
      </w:ins>
      <w:ins w:id="3142" w:author="P52s" w:date="2025-12-15T11:43:38Z">
        <w:r>
          <w:rPr>
            <w:rFonts w:hint="eastAsia" w:ascii="Times New Roman" w:hAnsi="Times New Roman" w:eastAsia="宋体" w:cs="Times New Roman"/>
            <w:color w:val="000000"/>
            <w:sz w:val="21"/>
            <w:lang w:eastAsia="zh-CN" w:bidi="ar"/>
          </w:rPr>
          <w:t>。</w:t>
        </w:r>
      </w:ins>
    </w:p>
    <w:p>
      <w:pPr>
        <w:numPr>
          <w:ilvl w:val="0"/>
          <w:numId w:val="0"/>
        </w:numPr>
        <w:rPr>
          <w:del w:id="3143" w:author="P52s" w:date="2025-12-11T20:25:50Z"/>
          <w:rFonts w:hint="eastAsia" w:ascii="方正仿宋_GBK" w:hAnsi="方正仿宋_GBK" w:eastAsia="方正仿宋_GBK" w:cs="方正仿宋_GBK"/>
          <w:sz w:val="24"/>
          <w:szCs w:val="24"/>
          <w:lang w:val="en-US" w:eastAsia="zh-CN"/>
        </w:rPr>
      </w:pPr>
    </w:p>
    <w:p>
      <w:pPr>
        <w:spacing w:line="480" w:lineRule="auto"/>
        <w:rPr>
          <w:ins w:id="3144" w:author="P52s" w:date="2025-12-15T11:44:35Z"/>
          <w:rFonts w:hint="default" w:ascii="黑体" w:eastAsia="黑体"/>
          <w:color w:val="000000"/>
          <w:sz w:val="24"/>
          <w:lang w:val="en-US"/>
        </w:rPr>
      </w:pPr>
      <w:ins w:id="3145" w:author="P52s" w:date="2025-12-15T11:44:37Z">
        <w:r>
          <w:rPr>
            <w:rFonts w:hint="eastAsia" w:ascii="黑体" w:eastAsia="黑体"/>
            <w:color w:val="000000"/>
            <w:sz w:val="24"/>
            <w:lang w:val="en-US" w:eastAsia="zh-CN"/>
          </w:rPr>
          <w:t>2</w:t>
        </w:r>
      </w:ins>
      <w:ins w:id="3146" w:author="P52s" w:date="2025-12-15T11:44:35Z">
        <w:r>
          <w:rPr>
            <w:rFonts w:hint="eastAsia" w:ascii="黑体" w:eastAsia="黑体"/>
            <w:color w:val="000000"/>
            <w:sz w:val="24"/>
          </w:rPr>
          <w:t xml:space="preserve"> </w:t>
        </w:r>
      </w:ins>
      <w:ins w:id="3147" w:author="P52s" w:date="2025-12-15T11:44:42Z">
        <w:r>
          <w:rPr>
            <w:rFonts w:hint="eastAsia" w:ascii="黑体" w:hAnsi="Times New Roman" w:eastAsia="黑体" w:cs="Times New Roman"/>
            <w:color w:val="000000"/>
            <w:sz w:val="24"/>
            <w:lang w:val="en-US" w:eastAsia="zh-CN"/>
          </w:rPr>
          <w:t>粒子群</w:t>
        </w:r>
      </w:ins>
      <w:ins w:id="3148" w:author="P52s" w:date="2025-12-15T11:44:43Z">
        <w:r>
          <w:rPr>
            <w:rFonts w:hint="eastAsia" w:ascii="黑体" w:hAnsi="Times New Roman" w:eastAsia="黑体" w:cs="Times New Roman"/>
            <w:color w:val="000000"/>
            <w:sz w:val="24"/>
            <w:lang w:val="en-US" w:eastAsia="zh-CN"/>
          </w:rPr>
          <w:t>算法</w:t>
        </w:r>
      </w:ins>
      <w:ins w:id="3149" w:author="P52s" w:date="2025-12-15T11:46:49Z">
        <w:r>
          <w:rPr>
            <w:rFonts w:hint="eastAsia" w:ascii="黑体" w:hAnsi="Times New Roman" w:eastAsia="黑体" w:cs="Times New Roman"/>
            <w:color w:val="000000"/>
            <w:sz w:val="24"/>
            <w:lang w:val="en-US" w:eastAsia="zh-CN"/>
          </w:rPr>
          <w:t>应用</w:t>
        </w:r>
      </w:ins>
    </w:p>
    <w:p>
      <w:pPr>
        <w:numPr>
          <w:numId w:val="0"/>
        </w:numPr>
        <w:rPr>
          <w:ins w:id="3151" w:author="P52s" w:date="2025-12-11T15:00:48Z"/>
          <w:rFonts w:hint="eastAsia" w:ascii="Times New Roman" w:hAnsi="Times New Roman" w:eastAsia="黑体" w:cs="Times New Roman"/>
          <w:bCs/>
          <w:color w:val="000000"/>
          <w:kern w:val="0"/>
          <w:sz w:val="21"/>
          <w:szCs w:val="15"/>
          <w:lang w:val="en-US" w:eastAsia="zh-CN" w:bidi="ar"/>
          <w:rPrChange w:id="3152" w:author="P52s" w:date="2025-12-15T11:45:00Z">
            <w:rPr>
              <w:ins w:id="3153" w:author="P52s" w:date="2025-12-11T15:00:48Z"/>
              <w:rFonts w:hint="default" w:ascii="方正小标宋_GBK" w:hAnsi="方正小标宋_GBK" w:eastAsia="方正小标宋_GBK" w:cs="方正小标宋_GBK"/>
              <w:sz w:val="24"/>
              <w:szCs w:val="24"/>
              <w:lang w:val="en-US" w:eastAsia="zh-CN"/>
            </w:rPr>
          </w:rPrChange>
        </w:rPr>
        <w:pPrChange w:id="3150" w:author="P52s" w:date="2025-12-15T11:45:00Z">
          <w:pPr/>
        </w:pPrChange>
      </w:pPr>
      <w:ins w:id="3154" w:author="P52s" w:date="2025-12-15T11:44:50Z">
        <w:r>
          <w:rPr>
            <w:rFonts w:hint="eastAsia" w:ascii="Times New Roman" w:hAnsi="Times New Roman" w:eastAsia="黑体" w:cs="Times New Roman"/>
            <w:bCs/>
            <w:color w:val="000000"/>
            <w:kern w:val="0"/>
            <w:sz w:val="21"/>
            <w:szCs w:val="15"/>
            <w:lang w:val="en-US" w:eastAsia="zh-CN" w:bidi="ar"/>
            <w:rPrChange w:id="3155" w:author="P52s" w:date="2025-12-15T11:45:00Z">
              <w:rPr>
                <w:rFonts w:hint="eastAsia" w:ascii="方正小标宋_GBK" w:hAnsi="方正小标宋_GBK" w:eastAsia="方正小标宋_GBK" w:cs="方正小标宋_GBK"/>
                <w:sz w:val="24"/>
                <w:szCs w:val="24"/>
                <w:lang w:val="en-US" w:eastAsia="zh-CN"/>
              </w:rPr>
            </w:rPrChange>
          </w:rPr>
          <w:t>2.</w:t>
        </w:r>
      </w:ins>
      <w:ins w:id="3157" w:author="P52s" w:date="2025-12-15T11:44:51Z">
        <w:r>
          <w:rPr>
            <w:rFonts w:hint="eastAsia" w:ascii="Times New Roman" w:hAnsi="Times New Roman" w:eastAsia="黑体" w:cs="Times New Roman"/>
            <w:bCs/>
            <w:color w:val="000000"/>
            <w:kern w:val="0"/>
            <w:sz w:val="21"/>
            <w:szCs w:val="15"/>
            <w:lang w:val="en-US" w:eastAsia="zh-CN" w:bidi="ar"/>
            <w:rPrChange w:id="3158" w:author="P52s" w:date="2025-12-15T11:45:00Z">
              <w:rPr>
                <w:rFonts w:hint="eastAsia" w:ascii="方正小标宋_GBK" w:hAnsi="方正小标宋_GBK" w:eastAsia="方正小标宋_GBK" w:cs="方正小标宋_GBK"/>
                <w:sz w:val="24"/>
                <w:szCs w:val="24"/>
                <w:lang w:val="en-US" w:eastAsia="zh-CN"/>
              </w:rPr>
            </w:rPrChange>
          </w:rPr>
          <w:t xml:space="preserve">1 </w:t>
        </w:r>
      </w:ins>
      <w:ins w:id="3160" w:author="P52s" w:date="2025-12-11T15:00:48Z">
        <w:r>
          <w:rPr>
            <w:rFonts w:hint="eastAsia" w:ascii="Times New Roman" w:hAnsi="Times New Roman" w:eastAsia="黑体" w:cs="Times New Roman"/>
            <w:bCs/>
            <w:color w:val="000000"/>
            <w:kern w:val="0"/>
            <w:sz w:val="21"/>
            <w:szCs w:val="15"/>
            <w:lang w:val="en-US" w:eastAsia="zh-CN" w:bidi="ar"/>
            <w:rPrChange w:id="3161" w:author="P52s" w:date="2025-12-15T11:45:00Z">
              <w:rPr>
                <w:rFonts w:hint="eastAsia" w:ascii="方正小标宋_GBK" w:hAnsi="方正小标宋_GBK" w:eastAsia="方正小标宋_GBK" w:cs="方正小标宋_GBK"/>
                <w:sz w:val="24"/>
                <w:szCs w:val="24"/>
                <w:lang w:val="en-US" w:eastAsia="zh-CN"/>
              </w:rPr>
            </w:rPrChange>
          </w:rPr>
          <w:t>目标函数</w:t>
        </w:r>
      </w:ins>
    </w:p>
    <w:p>
      <w:pPr>
        <w:numPr>
          <w:ilvl w:val="0"/>
          <w:numId w:val="0"/>
        </w:numPr>
        <w:rPr>
          <w:del w:id="3163" w:author="P52s" w:date="2025-12-11T15:01:42Z"/>
          <w:rFonts w:hint="eastAsia" w:ascii="方正仿宋_GBK" w:hAnsi="方正仿宋_GBK" w:eastAsia="方正仿宋_GBK" w:cs="方正仿宋_GBK"/>
          <w:sz w:val="24"/>
          <w:szCs w:val="24"/>
          <w:lang w:val="en-US" w:eastAsia="zh-CN"/>
        </w:rPr>
      </w:pPr>
    </w:p>
    <w:p>
      <w:pPr>
        <w:numPr>
          <w:ilvl w:val="0"/>
          <w:numId w:val="0"/>
        </w:numPr>
        <w:rPr>
          <w:del w:id="3164" w:author="P52s" w:date="2025-12-11T19:22:17Z"/>
          <w:rFonts w:hint="eastAsia" w:ascii="方正仿宋_GBK" w:hAnsi="方正仿宋_GBK" w:eastAsia="方正仿宋_GBK" w:cs="方正仿宋_GBK"/>
          <w:sz w:val="24"/>
          <w:szCs w:val="24"/>
          <w:lang w:val="en-US" w:eastAsia="zh-CN"/>
        </w:rPr>
      </w:pPr>
      <w:del w:id="3165" w:author="P52s" w:date="2025-12-11T19:22:17Z">
        <w:r>
          <w:rPr>
            <w:rFonts w:hint="eastAsia" w:ascii="方正仿宋_GBK" w:hAnsi="方正仿宋_GBK" w:eastAsia="方正仿宋_GBK" w:cs="方正仿宋_GBK"/>
            <w:sz w:val="24"/>
            <w:szCs w:val="24"/>
            <w:lang w:val="en-US" w:eastAsia="zh-CN"/>
          </w:rPr>
          <w:delText>目标函数的数学表示式</w:delText>
        </w:r>
      </w:del>
    </w:p>
    <w:p>
      <w:pPr>
        <w:numPr>
          <w:ilvl w:val="0"/>
          <w:numId w:val="0"/>
        </w:numPr>
        <w:rPr>
          <w:del w:id="3166" w:author="P52s" w:date="2025-12-11T19:22:17Z"/>
          <w:rFonts w:hint="eastAsia" w:ascii="方正仿宋_GBK" w:hAnsi="方正仿宋_GBK" w:eastAsia="方正仿宋_GBK" w:cs="方正仿宋_GBK"/>
          <w:sz w:val="24"/>
          <w:szCs w:val="24"/>
          <w:lang w:val="en-US" w:eastAsia="zh-CN"/>
        </w:rPr>
      </w:pPr>
      <w:del w:id="3167" w:author="P52s" w:date="2025-12-11T19:22:17Z">
        <w:r>
          <w:rPr>
            <w:rFonts w:hint="eastAsia" w:ascii="方正仿宋_GBK" w:hAnsi="方正仿宋_GBK" w:eastAsia="方正仿宋_GBK" w:cs="方正仿宋_GBK"/>
            <w:sz w:val="24"/>
            <w:szCs w:val="24"/>
            <w:lang w:val="en-US" w:eastAsia="zh-CN"/>
          </w:rPr>
          <w:delText>储能系统参数</w:delText>
        </w:r>
      </w:del>
    </w:p>
    <w:p>
      <w:pPr>
        <w:numPr>
          <w:ilvl w:val="0"/>
          <w:numId w:val="0"/>
        </w:numPr>
        <w:rPr>
          <w:del w:id="3168" w:author="P52s" w:date="2025-12-11T19:22:17Z"/>
          <w:rFonts w:hint="default" w:ascii="方正仿宋_GBK" w:hAnsi="方正仿宋_GBK" w:eastAsia="方正仿宋_GBK" w:cs="方正仿宋_GBK"/>
          <w:sz w:val="24"/>
          <w:szCs w:val="24"/>
          <w:lang w:val="en-US" w:eastAsia="zh-CN"/>
        </w:rPr>
      </w:pPr>
      <w:del w:id="3169" w:author="P52s" w:date="2025-12-11T19:22:17Z">
        <w:r>
          <w:rPr>
            <w:rFonts w:hint="eastAsia" w:ascii="方正仿宋_GBK" w:hAnsi="方正仿宋_GBK" w:eastAsia="方正仿宋_GBK" w:cs="方正仿宋_GBK"/>
            <w:sz w:val="24"/>
            <w:szCs w:val="24"/>
            <w:lang w:val="en-US" w:eastAsia="zh-CN"/>
          </w:rPr>
          <w:delText>四种储能系统具有不同的特性</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170" w:author="P52s" w:date="2025-12-11T19:22:17Z"/>
          <w:rFonts w:hint="eastAsia" w:ascii="方正仿宋_GBK" w:hAnsi="方正仿宋_GBK" w:eastAsia="方正仿宋_GBK" w:cs="方正仿宋_GBK"/>
          <w:sz w:val="24"/>
          <w:szCs w:val="24"/>
          <w:lang w:val="en-US" w:eastAsia="zh-CN"/>
        </w:rPr>
      </w:pPr>
      <w:del w:id="3171" w:author="P52s" w:date="2025-12-11T19:22:17Z">
        <w:r>
          <w:rPr>
            <w:rFonts w:hint="eastAsia" w:ascii="方正仿宋_GBK" w:hAnsi="方正仿宋_GBK" w:eastAsia="方正仿宋_GBK" w:cs="方正仿宋_GBK"/>
            <w:sz w:val="24"/>
            <w:szCs w:val="24"/>
            <w:lang w:val="en-US" w:eastAsia="zh-CN"/>
          </w:rPr>
          <w:delText>额定容量：</w:delText>
        </w:r>
      </w:del>
      <w:del w:id="3172" w:author="P52s" w:date="2025-12-11T19:22:17Z"/>
      <w:del w:id="3173" w:author="P52s" w:date="2025-12-11T19:22:17Z"/>
      <w:del w:id="3174" w:author="P52s" w:date="2025-12-11T19:22:17Z"/>
      <w:del w:id="3175" w:author="P52s" w:date="2025-12-11T19:22:17Z">
        <w:r>
          <w:rPr>
            <w:rFonts w:hint="eastAsia" w:ascii="方正仿宋_GBK" w:hAnsi="方正仿宋_GBK" w:eastAsia="方正仿宋_GBK" w:cs="方正仿宋_GBK"/>
            <w:sz w:val="24"/>
            <w:szCs w:val="24"/>
            <w:lang w:val="en-US" w:eastAsia="zh-CN"/>
          </w:rPr>
          <w:object>
            <v:shape id="_x0000_i1071" o:spt="75" type="#_x0000_t75" style="height:16pt;width:12pt;" o:ole="t" filled="f" o:preferrelative="t" stroked="f" coordsize="21600,21600">
              <v:path/>
              <v:fill on="f" focussize="0,0"/>
              <v:stroke on="f"/>
              <v:imagedata r:id="rId88" o:title=""/>
              <o:lock v:ext="edit" aspectratio="t"/>
              <w10:wrap type="none"/>
              <w10:anchorlock/>
            </v:shape>
            <o:OLEObject Type="Embed" ProgID="DSEquations" ShapeID="_x0000_i1071" DrawAspect="Content" ObjectID="_1468075771" r:id="rId87">
              <o:LockedField>false</o:LockedField>
            </o:OLEObject>
          </w:object>
        </w:r>
      </w:del>
      <w:del w:id="3177" w:author="P52s" w:date="2025-12-11T19:22:17Z"/>
      <w:del w:id="3178" w:author="P52s" w:date="2025-12-11T19:22:17Z">
        <w:r>
          <w:rPr>
            <w:rFonts w:hint="eastAsia" w:ascii="方正仿宋_GBK" w:hAnsi="方正仿宋_GBK" w:eastAsia="方正仿宋_GBK" w:cs="方正仿宋_GBK"/>
            <w:sz w:val="24"/>
            <w:szCs w:val="24"/>
            <w:lang w:val="en-US" w:eastAsia="zh-CN"/>
          </w:rPr>
          <w:delText>（kWh）</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179" w:author="P52s" w:date="2025-12-11T19:22:17Z"/>
          <w:rFonts w:hint="eastAsia" w:ascii="方正仿宋_GBK" w:hAnsi="方正仿宋_GBK" w:eastAsia="方正仿宋_GBK" w:cs="方正仿宋_GBK"/>
          <w:sz w:val="24"/>
          <w:szCs w:val="24"/>
          <w:lang w:val="en-US" w:eastAsia="zh-CN"/>
        </w:rPr>
      </w:pPr>
      <w:del w:id="3180" w:author="P52s" w:date="2025-12-11T19:22:17Z">
        <w:r>
          <w:rPr>
            <w:rFonts w:hint="eastAsia" w:ascii="方正仿宋_GBK" w:hAnsi="方正仿宋_GBK" w:eastAsia="方正仿宋_GBK" w:cs="方正仿宋_GBK"/>
            <w:sz w:val="24"/>
            <w:szCs w:val="24"/>
            <w:lang w:val="en-US" w:eastAsia="zh-CN"/>
          </w:rPr>
          <w:delText>当前功率：</w:delText>
        </w:r>
      </w:del>
      <w:del w:id="3181" w:author="P52s" w:date="2025-12-11T19:22:17Z"/>
      <w:del w:id="3182" w:author="P52s" w:date="2025-12-11T19:22:17Z"/>
      <w:del w:id="3183" w:author="P52s" w:date="2025-12-11T19:22:17Z"/>
      <w:del w:id="3184" w:author="P52s" w:date="2025-12-11T19:22:17Z">
        <w:r>
          <w:rPr>
            <w:rFonts w:hint="eastAsia" w:ascii="方正仿宋_GBK" w:hAnsi="方正仿宋_GBK" w:eastAsia="方正仿宋_GBK" w:cs="方正仿宋_GBK"/>
            <w:sz w:val="24"/>
            <w:szCs w:val="24"/>
            <w:lang w:val="en-US" w:eastAsia="zh-CN"/>
          </w:rPr>
          <w:object>
            <v:shape id="_x0000_i1072" o:spt="75" type="#_x0000_t75" style="height:16pt;width:11pt;" o:ole="t" filled="f" o:preferrelative="t" stroked="f" coordsize="21600,21600">
              <v:path/>
              <v:fill on="f" focussize="0,0"/>
              <v:stroke on="f"/>
              <v:imagedata r:id="rId20" o:title=""/>
              <o:lock v:ext="edit" aspectratio="t"/>
              <w10:wrap type="none"/>
              <w10:anchorlock/>
            </v:shape>
            <o:OLEObject Type="Embed" ProgID="DSEquations" ShapeID="_x0000_i1072" DrawAspect="Content" ObjectID="_1468075772" r:id="rId89">
              <o:LockedField>false</o:LockedField>
            </o:OLEObject>
          </w:object>
        </w:r>
      </w:del>
      <w:del w:id="3186" w:author="P52s" w:date="2025-12-11T19:22:17Z"/>
      <w:del w:id="3187" w:author="P52s" w:date="2025-12-11T19:22:17Z">
        <w:r>
          <w:rPr>
            <w:rFonts w:hint="eastAsia" w:ascii="方正仿宋_GBK" w:hAnsi="方正仿宋_GBK" w:eastAsia="方正仿宋_GBK" w:cs="方正仿宋_GBK"/>
            <w:sz w:val="24"/>
            <w:szCs w:val="24"/>
            <w:lang w:val="en-US" w:eastAsia="zh-CN"/>
          </w:rPr>
          <w:delText>（kWh）</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188" w:author="P52s" w:date="2025-12-11T19:22:17Z"/>
          <w:rFonts w:hint="eastAsia" w:ascii="方正仿宋_GBK" w:hAnsi="方正仿宋_GBK" w:eastAsia="方正仿宋_GBK" w:cs="方正仿宋_GBK"/>
          <w:sz w:val="24"/>
          <w:szCs w:val="24"/>
          <w:lang w:val="en-US" w:eastAsia="zh-CN"/>
        </w:rPr>
      </w:pPr>
      <w:del w:id="3189" w:author="P52s" w:date="2025-12-11T19:22:17Z">
        <w:r>
          <w:rPr>
            <w:rFonts w:hint="eastAsia" w:ascii="方正仿宋_GBK" w:hAnsi="方正仿宋_GBK" w:eastAsia="方正仿宋_GBK" w:cs="方正仿宋_GBK"/>
            <w:sz w:val="24"/>
            <w:szCs w:val="24"/>
            <w:lang w:val="en-US" w:eastAsia="zh-CN"/>
          </w:rPr>
          <w:delText>当前SOC：</w:delText>
        </w:r>
      </w:del>
      <w:del w:id="3190" w:author="P52s" w:date="2025-12-11T19:22:17Z"/>
      <w:del w:id="3191" w:author="P52s" w:date="2025-12-11T19:22:17Z"/>
      <w:del w:id="3192" w:author="P52s" w:date="2025-12-11T19:22:17Z"/>
      <w:del w:id="3193" w:author="P52s" w:date="2025-12-11T19:22:17Z">
        <w:r>
          <w:rPr>
            <w:rFonts w:hint="eastAsia" w:ascii="方正仿宋_GBK" w:hAnsi="方正仿宋_GBK" w:eastAsia="方正仿宋_GBK" w:cs="方正仿宋_GBK"/>
            <w:sz w:val="24"/>
            <w:szCs w:val="24"/>
            <w:lang w:val="en-US" w:eastAsia="zh-CN"/>
          </w:rPr>
          <w:object>
            <v:shape id="_x0000_i1073" o:spt="75" type="#_x0000_t75" style="height:16pt;width:37pt;" o:ole="t" filled="f" o:preferrelative="t" stroked="f" coordsize="21600,21600">
              <v:path/>
              <v:fill on="f" focussize="0,0"/>
              <v:stroke on="f"/>
              <v:imagedata r:id="rId26" o:title=""/>
              <o:lock v:ext="edit" aspectratio="t"/>
              <w10:wrap type="none"/>
              <w10:anchorlock/>
            </v:shape>
            <o:OLEObject Type="Embed" ProgID="DSEquations" ShapeID="_x0000_i1073" DrawAspect="Content" ObjectID="_1468075773" r:id="rId90">
              <o:LockedField>false</o:LockedField>
            </o:OLEObject>
          </w:object>
        </w:r>
      </w:del>
      <w:del w:id="3195" w:author="P52s" w:date="2025-12-11T19:22:17Z"/>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196" w:author="P52s" w:date="2025-12-11T19:22:17Z"/>
          <w:rFonts w:hint="eastAsia" w:ascii="方正仿宋_GBK" w:hAnsi="方正仿宋_GBK" w:eastAsia="方正仿宋_GBK" w:cs="方正仿宋_GBK"/>
          <w:sz w:val="24"/>
          <w:szCs w:val="24"/>
          <w:lang w:val="en-US" w:eastAsia="zh-CN"/>
        </w:rPr>
      </w:pPr>
      <w:del w:id="3197" w:author="P52s" w:date="2025-12-11T19:22:17Z">
        <w:r>
          <w:rPr>
            <w:rFonts w:hint="eastAsia" w:ascii="方正仿宋_GBK" w:hAnsi="方正仿宋_GBK" w:eastAsia="方正仿宋_GBK" w:cs="方正仿宋_GBK"/>
            <w:sz w:val="24"/>
            <w:szCs w:val="24"/>
            <w:lang w:val="en-US" w:eastAsia="zh-CN"/>
          </w:rPr>
          <w:delText>功率变化率限制：</w:delText>
        </w:r>
      </w:del>
      <w:del w:id="3198" w:author="P52s" w:date="2025-12-11T19:22:17Z"/>
      <w:del w:id="3199" w:author="P52s" w:date="2025-12-11T19:22:17Z"/>
      <w:del w:id="3200" w:author="P52s" w:date="2025-12-11T19:22:17Z"/>
      <w:del w:id="3201" w:author="P52s" w:date="2025-12-11T19:22:17Z">
        <w:r>
          <w:rPr>
            <w:rFonts w:hint="eastAsia" w:ascii="方正仿宋_GBK" w:hAnsi="方正仿宋_GBK" w:eastAsia="方正仿宋_GBK" w:cs="方正仿宋_GBK"/>
            <w:sz w:val="24"/>
            <w:szCs w:val="24"/>
            <w:lang w:val="en-US" w:eastAsia="zh-CN"/>
          </w:rPr>
          <w:object>
            <v:shape id="_x0000_i1074" o:spt="75" type="#_x0000_t75" style="height:16pt;width:27pt;" o:ole="t" filled="f" o:preferrelative="t" stroked="f" coordsize="21600,21600">
              <v:path/>
              <v:fill on="f" focussize="0,0"/>
              <v:stroke on="f"/>
              <v:imagedata r:id="rId92" o:title=""/>
              <o:lock v:ext="edit" aspectratio="t"/>
              <w10:wrap type="none"/>
              <w10:anchorlock/>
            </v:shape>
            <o:OLEObject Type="Embed" ProgID="DSEquations" ShapeID="_x0000_i1074" DrawAspect="Content" ObjectID="_1468075774" r:id="rId91">
              <o:LockedField>false</o:LockedField>
            </o:OLEObject>
          </w:object>
        </w:r>
      </w:del>
      <w:del w:id="3203" w:author="P52s" w:date="2025-12-11T19:22:17Z"/>
      <w:del w:id="3204" w:author="P52s" w:date="2025-12-11T19:22:17Z">
        <w:r>
          <w:rPr>
            <w:rFonts w:hint="eastAsia" w:ascii="方正仿宋_GBK" w:hAnsi="方正仿宋_GBK" w:eastAsia="方正仿宋_GBK" w:cs="方正仿宋_GBK"/>
            <w:sz w:val="24"/>
            <w:szCs w:val="24"/>
            <w:lang w:val="en-US" w:eastAsia="zh-CN"/>
          </w:rPr>
          <w:delText>(kW/s)</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205" w:author="P52s" w:date="2025-12-11T19:22:17Z"/>
          <w:rFonts w:hint="eastAsia" w:ascii="方正仿宋_GBK" w:hAnsi="方正仿宋_GBK" w:eastAsia="方正仿宋_GBK" w:cs="方正仿宋_GBK"/>
          <w:sz w:val="24"/>
          <w:szCs w:val="24"/>
          <w:lang w:val="en-US" w:eastAsia="zh-CN"/>
        </w:rPr>
      </w:pPr>
      <w:del w:id="3206" w:author="P52s" w:date="2025-12-11T19:22:17Z">
        <w:r>
          <w:rPr>
            <w:rFonts w:hint="eastAsia" w:ascii="方正仿宋_GBK" w:hAnsi="方正仿宋_GBK" w:eastAsia="方正仿宋_GBK" w:cs="方正仿宋_GBK"/>
            <w:sz w:val="24"/>
            <w:szCs w:val="24"/>
            <w:lang w:val="en-US" w:eastAsia="zh-CN"/>
          </w:rPr>
          <w:delText>充放电效率：</w:delText>
        </w:r>
      </w:del>
      <w:del w:id="3207" w:author="P52s" w:date="2025-12-11T19:22:17Z"/>
      <w:del w:id="3208" w:author="P52s" w:date="2025-12-11T19:22:17Z"/>
      <w:del w:id="3209" w:author="P52s" w:date="2025-12-11T19:22:17Z"/>
      <w:del w:id="3210" w:author="P52s" w:date="2025-12-11T19:22:17Z">
        <w:r>
          <w:rPr>
            <w:rFonts w:hint="eastAsia" w:ascii="方正仿宋_GBK" w:hAnsi="方正仿宋_GBK" w:eastAsia="方正仿宋_GBK" w:cs="方正仿宋_GBK"/>
            <w:sz w:val="24"/>
            <w:szCs w:val="24"/>
            <w:lang w:val="en-US" w:eastAsia="zh-CN"/>
          </w:rPr>
          <w:object>
            <v:shape id="_x0000_i1075" o:spt="75" type="#_x0000_t75" style="height:17pt;width:19pt;" o:ole="t" filled="f" o:preferrelative="t" stroked="f" coordsize="21600,21600">
              <v:path/>
              <v:fill on="f" focussize="0,0"/>
              <v:stroke on="f"/>
              <v:imagedata r:id="rId34" o:title=""/>
              <o:lock v:ext="edit" aspectratio="t"/>
              <w10:wrap type="none"/>
              <w10:anchorlock/>
            </v:shape>
            <o:OLEObject Type="Embed" ProgID="DSEquations" ShapeID="_x0000_i1075" DrawAspect="Content" ObjectID="_1468075775" r:id="rId93">
              <o:LockedField>false</o:LockedField>
            </o:OLEObject>
          </w:object>
        </w:r>
      </w:del>
      <w:del w:id="3212" w:author="P52s" w:date="2025-12-11T19:22:17Z"/>
      <w:del w:id="3213" w:author="P52s" w:date="2025-12-11T19:22:17Z">
        <w:r>
          <w:rPr>
            <w:rFonts w:hint="eastAsia" w:ascii="方正仿宋_GBK" w:hAnsi="方正仿宋_GBK" w:eastAsia="方正仿宋_GBK" w:cs="方正仿宋_GBK"/>
            <w:sz w:val="24"/>
            <w:szCs w:val="24"/>
            <w:lang w:val="en-US" w:eastAsia="zh-CN"/>
          </w:rPr>
          <w:delText>，</w:delText>
        </w:r>
      </w:del>
      <w:del w:id="3214" w:author="P52s" w:date="2025-12-11T19:22:17Z"/>
      <w:del w:id="3215" w:author="P52s" w:date="2025-12-11T19:22:17Z"/>
      <w:del w:id="3216" w:author="P52s" w:date="2025-12-11T19:22:17Z"/>
      <w:del w:id="3217" w:author="P52s" w:date="2025-12-11T19:22:17Z">
        <w:r>
          <w:rPr>
            <w:rFonts w:hint="eastAsia" w:ascii="方正仿宋_GBK" w:hAnsi="方正仿宋_GBK" w:eastAsia="方正仿宋_GBK" w:cs="方正仿宋_GBK"/>
            <w:sz w:val="24"/>
            <w:szCs w:val="24"/>
            <w:lang w:val="en-US" w:eastAsia="zh-CN"/>
          </w:rPr>
          <w:object>
            <v:shape id="_x0000_i1076" o:spt="75" type="#_x0000_t75" style="height:17pt;width:26pt;" o:ole="t" filled="f" o:preferrelative="t" stroked="f" coordsize="21600,21600">
              <v:path/>
              <v:fill on="f" focussize="0,0"/>
              <v:stroke on="f"/>
              <v:imagedata r:id="rId36" o:title=""/>
              <o:lock v:ext="edit" aspectratio="t"/>
              <w10:wrap type="none"/>
              <w10:anchorlock/>
            </v:shape>
            <o:OLEObject Type="Embed" ProgID="DSEquations" ShapeID="_x0000_i1076" DrawAspect="Content" ObjectID="_1468075776" r:id="rId94">
              <o:LockedField>false</o:LockedField>
            </o:OLEObject>
          </w:object>
        </w:r>
      </w:del>
      <w:del w:id="3219" w:author="P52s" w:date="2025-12-11T19:22:17Z"/>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220" w:author="P52s" w:date="2025-12-11T19:22:17Z"/>
          <w:rFonts w:hint="eastAsia" w:ascii="方正仿宋_GBK" w:hAnsi="方正仿宋_GBK" w:eastAsia="方正仿宋_GBK" w:cs="方正仿宋_GBK"/>
          <w:sz w:val="24"/>
          <w:szCs w:val="24"/>
          <w:lang w:val="en-US" w:eastAsia="zh-CN"/>
        </w:rPr>
      </w:pPr>
      <w:del w:id="3221" w:author="P52s" w:date="2025-12-11T19:22:17Z">
        <w:r>
          <w:rPr>
            <w:rFonts w:hint="eastAsia" w:ascii="方正仿宋_GBK" w:hAnsi="方正仿宋_GBK" w:eastAsia="方正仿宋_GBK" w:cs="方正仿宋_GBK"/>
            <w:sz w:val="24"/>
            <w:szCs w:val="24"/>
            <w:lang w:val="en-US" w:eastAsia="zh-CN"/>
          </w:rPr>
          <w:delText>目标函数设计</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222" w:author="P52s" w:date="2025-12-11T19:22:17Z"/>
          <w:rFonts w:hint="eastAsia" w:ascii="方正仿宋_GBK" w:hAnsi="方正仿宋_GBK" w:eastAsia="方正仿宋_GBK" w:cs="方正仿宋_GBK"/>
          <w:sz w:val="24"/>
          <w:szCs w:val="24"/>
          <w:lang w:val="en-US" w:eastAsia="zh-CN"/>
        </w:rPr>
      </w:pPr>
      <w:del w:id="3223" w:author="P52s" w:date="2025-12-11T19:22:17Z">
        <w:r>
          <w:rPr>
            <w:rFonts w:hint="eastAsia" w:ascii="方正仿宋_GBK" w:hAnsi="方正仿宋_GBK" w:eastAsia="方正仿宋_GBK" w:cs="方正仿宋_GBK"/>
            <w:sz w:val="24"/>
            <w:szCs w:val="24"/>
            <w:lang w:val="en-US" w:eastAsia="zh-CN"/>
          </w:rPr>
          <w:delText>函数分析</w:delText>
        </w:r>
      </w:del>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224" w:author="P52s" w:date="2025-12-11T19:22:17Z"/>
          <w:rFonts w:hint="eastAsia" w:ascii="方正仿宋_GBK" w:hAnsi="方正仿宋_GBK" w:eastAsia="方正仿宋_GBK" w:cs="方正仿宋_GBK"/>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center"/>
        <w:rPr>
          <w:del w:id="3225" w:author="P52s" w:date="2025-12-11T19:22:17Z"/>
          <w:rFonts w:hint="eastAsia" w:ascii="方正仿宋_GBK" w:hAnsi="方正仿宋_GBK" w:eastAsia="方正仿宋_GBK" w:cs="方正仿宋_GBK"/>
          <w:sz w:val="24"/>
          <w:szCs w:val="24"/>
          <w:lang w:val="en-US" w:eastAsia="zh-CN"/>
        </w:rPr>
      </w:pPr>
      <w:del w:id="3226" w:author="P52s" w:date="2025-12-11T19:22:17Z">
        <w:r>
          <w:rPr>
            <w:rFonts w:hint="eastAsia" w:ascii="方正仿宋_GBK" w:hAnsi="方正仿宋_GBK" w:eastAsia="方正仿宋_GBK" w:cs="方正仿宋_GBK"/>
            <w:sz w:val="24"/>
            <w:szCs w:val="24"/>
            <w:lang w:val="en-US" w:eastAsia="zh-CN"/>
          </w:rPr>
          <w:delText>设计综合目标函数</w:delText>
        </w:r>
      </w:del>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Change w:id="3228" w:author="P52s" w:date="2025-12-15T11:45:04Z">
            <w:rPr>
              <w:rFonts w:hint="default" w:ascii="方正仿宋_GBK" w:hAnsi="方正仿宋_GBK" w:eastAsia="方正仿宋_GBK" w:cs="方正仿宋_GBK"/>
              <w:sz w:val="24"/>
              <w:szCs w:val="24"/>
              <w:lang w:val="en-US" w:eastAsia="zh-CN"/>
            </w:rPr>
          </w:rPrChange>
        </w:rPr>
        <w:pPrChange w:id="3227" w:author="P52s" w:date="2025-12-15T11:45:04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ins w:id="3229" w:author="P52s" w:date="2025-12-12T09:12:21Z">
        <w:r>
          <w:rPr>
            <w:rFonts w:hint="eastAsia" w:ascii="Times New Roman" w:hAnsi="Times New Roman" w:eastAsia="宋体" w:cs="Times New Roman"/>
            <w:color w:val="000000"/>
            <w:sz w:val="21"/>
            <w:szCs w:val="24"/>
            <w:lang w:val="en-US" w:eastAsia="zh-CN" w:bidi="ar"/>
            <w:rPrChange w:id="3230" w:author="P52s" w:date="2025-12-15T11:45:04Z">
              <w:rPr>
                <w:rFonts w:hint="eastAsia" w:ascii="方正仿宋_GBK" w:hAnsi="方正仿宋_GBK" w:eastAsia="方正仿宋_GBK" w:cs="方正仿宋_GBK"/>
                <w:sz w:val="24"/>
                <w:szCs w:val="24"/>
                <w:lang w:val="en-US" w:eastAsia="zh-CN"/>
              </w:rPr>
            </w:rPrChange>
          </w:rPr>
          <w:t>基于</w:t>
        </w:r>
      </w:ins>
      <w:ins w:id="3232" w:author="P52s" w:date="2025-12-12T09:12:23Z">
        <w:r>
          <w:rPr>
            <w:rFonts w:hint="eastAsia" w:ascii="Times New Roman" w:hAnsi="Times New Roman" w:eastAsia="宋体" w:cs="Times New Roman"/>
            <w:color w:val="000000"/>
            <w:sz w:val="21"/>
            <w:szCs w:val="24"/>
            <w:lang w:val="en-US" w:eastAsia="zh-CN" w:bidi="ar"/>
            <w:rPrChange w:id="3233" w:author="P52s" w:date="2025-12-15T11:45:04Z">
              <w:rPr>
                <w:rFonts w:hint="eastAsia" w:ascii="方正仿宋_GBK" w:hAnsi="方正仿宋_GBK" w:eastAsia="方正仿宋_GBK" w:cs="方正仿宋_GBK"/>
                <w:sz w:val="24"/>
                <w:szCs w:val="24"/>
                <w:lang w:val="en-US" w:eastAsia="zh-CN"/>
              </w:rPr>
            </w:rPrChange>
          </w:rPr>
          <w:t>以上</w:t>
        </w:r>
      </w:ins>
      <w:ins w:id="3235" w:author="P52s" w:date="2025-12-12T09:12:27Z">
        <w:r>
          <w:rPr>
            <w:rFonts w:hint="eastAsia" w:ascii="Times New Roman" w:hAnsi="Times New Roman" w:eastAsia="宋体" w:cs="Times New Roman"/>
            <w:color w:val="000000"/>
            <w:sz w:val="21"/>
            <w:szCs w:val="24"/>
            <w:lang w:val="en-US" w:eastAsia="zh-CN" w:bidi="ar"/>
            <w:rPrChange w:id="3236" w:author="P52s" w:date="2025-12-15T11:45:04Z">
              <w:rPr>
                <w:rFonts w:hint="eastAsia" w:ascii="方正仿宋_GBK" w:hAnsi="方正仿宋_GBK" w:eastAsia="方正仿宋_GBK" w:cs="方正仿宋_GBK"/>
                <w:sz w:val="24"/>
                <w:szCs w:val="24"/>
                <w:lang w:val="en-US" w:eastAsia="zh-CN"/>
              </w:rPr>
            </w:rPrChange>
          </w:rPr>
          <w:t>分析，</w:t>
        </w:r>
      </w:ins>
      <w:ins w:id="3238" w:author="P52s" w:date="2025-12-12T09:24:05Z">
        <w:r>
          <w:rPr>
            <w:rFonts w:hint="eastAsia" w:ascii="Times New Roman" w:hAnsi="Times New Roman" w:eastAsia="宋体" w:cs="Times New Roman"/>
            <w:color w:val="000000"/>
            <w:sz w:val="21"/>
            <w:szCs w:val="24"/>
            <w:lang w:val="en-US" w:eastAsia="zh-CN" w:bidi="ar"/>
            <w:rPrChange w:id="3239" w:author="P52s" w:date="2025-12-15T11:45:04Z">
              <w:rPr>
                <w:rFonts w:hint="eastAsia" w:ascii="方正仿宋_GBK" w:hAnsi="方正仿宋_GBK" w:eastAsia="方正仿宋_GBK" w:cs="方正仿宋_GBK"/>
                <w:sz w:val="24"/>
                <w:szCs w:val="24"/>
                <w:lang w:val="en-US" w:eastAsia="zh-CN"/>
              </w:rPr>
            </w:rPrChange>
          </w:rPr>
          <w:t>构造</w:t>
        </w:r>
      </w:ins>
      <w:ins w:id="3241" w:author="P52s" w:date="2025-12-12T09:30:07Z">
        <w:r>
          <w:rPr>
            <w:rFonts w:hint="eastAsia" w:ascii="Times New Roman" w:hAnsi="Times New Roman" w:eastAsia="宋体" w:cs="Times New Roman"/>
            <w:color w:val="000000"/>
            <w:sz w:val="21"/>
            <w:szCs w:val="24"/>
            <w:lang w:val="en-US" w:eastAsia="zh-CN" w:bidi="ar"/>
            <w:rPrChange w:id="3242" w:author="P52s" w:date="2025-12-15T11:45:04Z">
              <w:rPr>
                <w:rFonts w:hint="eastAsia" w:ascii="方正仿宋_GBK" w:hAnsi="方正仿宋_GBK" w:eastAsia="方正仿宋_GBK" w:cs="方正仿宋_GBK"/>
                <w:sz w:val="24"/>
                <w:szCs w:val="24"/>
                <w:lang w:val="en-US" w:eastAsia="zh-CN"/>
              </w:rPr>
            </w:rPrChange>
          </w:rPr>
          <w:t>充电</w:t>
        </w:r>
      </w:ins>
      <w:ins w:id="3244" w:author="P52s" w:date="2025-12-12T09:30:09Z">
        <w:r>
          <w:rPr>
            <w:rFonts w:hint="eastAsia" w:ascii="Times New Roman" w:hAnsi="Times New Roman" w:eastAsia="宋体" w:cs="Times New Roman"/>
            <w:color w:val="000000"/>
            <w:sz w:val="21"/>
            <w:szCs w:val="24"/>
            <w:lang w:val="en-US" w:eastAsia="zh-CN" w:bidi="ar"/>
            <w:rPrChange w:id="3245" w:author="P52s" w:date="2025-12-15T11:45:04Z">
              <w:rPr>
                <w:rFonts w:hint="eastAsia" w:ascii="方正仿宋_GBK" w:hAnsi="方正仿宋_GBK" w:eastAsia="方正仿宋_GBK" w:cs="方正仿宋_GBK"/>
                <w:sz w:val="24"/>
                <w:szCs w:val="24"/>
                <w:lang w:val="en-US" w:eastAsia="zh-CN"/>
              </w:rPr>
            </w:rPrChange>
          </w:rPr>
          <w:t>过程</w:t>
        </w:r>
      </w:ins>
      <w:ins w:id="3247" w:author="P52s" w:date="2025-12-12T09:24:06Z">
        <w:r>
          <w:rPr>
            <w:rFonts w:hint="eastAsia" w:ascii="Times New Roman" w:hAnsi="Times New Roman" w:eastAsia="宋体" w:cs="Times New Roman"/>
            <w:color w:val="000000"/>
            <w:sz w:val="21"/>
            <w:szCs w:val="24"/>
            <w:lang w:val="en-US" w:eastAsia="zh-CN" w:bidi="ar"/>
            <w:rPrChange w:id="3248" w:author="P52s" w:date="2025-12-15T11:45:04Z">
              <w:rPr>
                <w:rFonts w:hint="eastAsia" w:ascii="方正仿宋_GBK" w:hAnsi="方正仿宋_GBK" w:eastAsia="方正仿宋_GBK" w:cs="方正仿宋_GBK"/>
                <w:sz w:val="24"/>
                <w:szCs w:val="24"/>
                <w:lang w:val="en-US" w:eastAsia="zh-CN"/>
              </w:rPr>
            </w:rPrChange>
          </w:rPr>
          <w:t>目标</w:t>
        </w:r>
      </w:ins>
      <w:ins w:id="3250" w:author="P52s" w:date="2025-12-12T09:24:07Z">
        <w:r>
          <w:rPr>
            <w:rFonts w:hint="eastAsia" w:ascii="Times New Roman" w:hAnsi="Times New Roman" w:eastAsia="宋体" w:cs="Times New Roman"/>
            <w:color w:val="000000"/>
            <w:sz w:val="21"/>
            <w:szCs w:val="24"/>
            <w:lang w:val="en-US" w:eastAsia="zh-CN" w:bidi="ar"/>
            <w:rPrChange w:id="3251" w:author="P52s" w:date="2025-12-15T11:45:04Z">
              <w:rPr>
                <w:rFonts w:hint="eastAsia" w:ascii="方正仿宋_GBK" w:hAnsi="方正仿宋_GBK" w:eastAsia="方正仿宋_GBK" w:cs="方正仿宋_GBK"/>
                <w:sz w:val="24"/>
                <w:szCs w:val="24"/>
                <w:lang w:val="en-US" w:eastAsia="zh-CN"/>
              </w:rPr>
            </w:rPrChange>
          </w:rPr>
          <w:t>函数</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3253" w:author="P52s" w:date="2025-12-15T11:58:58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783"/>
        <w:gridCol w:w="6956"/>
        <w:gridCol w:w="783"/>
        <w:tblGridChange w:id="3254">
          <w:tblGrid>
            <w:gridCol w:w="783"/>
            <w:gridCol w:w="6956"/>
            <w:gridCol w:w="783"/>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55" w:author="P52s" w:date="2025-12-15T11:5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783" w:type="dxa"/>
            <w:tcBorders>
              <w:top w:val="nil"/>
              <w:left w:val="nil"/>
              <w:bottom w:val="nil"/>
              <w:right w:val="nil"/>
            </w:tcBorders>
            <w:tcPrChange w:id="3256" w:author="P52s" w:date="2025-12-15T11:58:58Z">
              <w:tcPr>
                <w:tcW w:w="2840" w:type="dxa"/>
                <w:tcBorders>
                  <w:top w:val="nil"/>
                  <w:left w:val="nil"/>
                  <w:bottom w:val="nil"/>
                  <w:right w:val="nil"/>
                </w:tcBorders>
              </w:tcPr>
            </w:tcPrChange>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Change w:id="3258" w:author="P52s" w:date="2025-12-15T11:58:38Z">
                  <w:rPr>
                    <w:rFonts w:hint="eastAsia" w:ascii="方正仿宋_GBK" w:hAnsi="方正仿宋_GBK" w:eastAsia="方正仿宋_GBK" w:cs="方正仿宋_GBK"/>
                    <w:sz w:val="24"/>
                    <w:szCs w:val="24"/>
                    <w:vertAlign w:val="baseline"/>
                    <w:lang w:val="en-US" w:eastAsia="zh-CN"/>
                  </w:rPr>
                </w:rPrChange>
              </w:rPr>
              <w:pPrChange w:id="3257" w:author="P52s" w:date="2025-12-15T11:58:38Z">
                <w:pPr>
                  <w:numPr>
                    <w:ilvl w:val="0"/>
                    <w:numId w:val="0"/>
                  </w:numPr>
                </w:pPr>
              </w:pPrChange>
            </w:pPr>
          </w:p>
        </w:tc>
        <w:tc>
          <w:tcPr>
            <w:tcW w:w="6956" w:type="dxa"/>
            <w:tcBorders>
              <w:top w:val="nil"/>
              <w:left w:val="nil"/>
              <w:bottom w:val="nil"/>
              <w:right w:val="nil"/>
            </w:tcBorders>
            <w:vAlign w:val="center"/>
            <w:tcPrChange w:id="3259" w:author="P52s" w:date="2025-12-15T11:58:58Z">
              <w:tcPr>
                <w:tcW w:w="2841" w:type="dxa"/>
                <w:tcBorders>
                  <w:top w:val="nil"/>
                  <w:left w:val="nil"/>
                  <w:bottom w:val="nil"/>
                  <w:right w:val="nil"/>
                </w:tcBorders>
              </w:tcPr>
            </w:tcPrChange>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Change w:id="3261" w:author="P52s" w:date="2025-12-15T11:58:38Z">
                  <w:rPr>
                    <w:rFonts w:hint="eastAsia" w:ascii="方正仿宋_GBK" w:hAnsi="方正仿宋_GBK" w:eastAsia="方正仿宋_GBK" w:cs="方正仿宋_GBK"/>
                    <w:sz w:val="24"/>
                    <w:szCs w:val="24"/>
                    <w:vertAlign w:val="baseline"/>
                    <w:lang w:val="en-US" w:eastAsia="zh-CN"/>
                  </w:rPr>
                </w:rPrChange>
              </w:rPr>
              <w:pPrChange w:id="3260" w:author="P52s" w:date="2025-12-15T11:58:38Z">
                <w:pPr>
                  <w:numPr>
                    <w:ilvl w:val="0"/>
                    <w:numId w:val="0"/>
                  </w:numPr>
                </w:pPr>
              </w:pPrChange>
            </w:pPr>
            <w:r>
              <w:rPr>
                <w:rFonts w:hint="default" w:ascii="Times New Roman" w:hAnsi="Times New Roman" w:eastAsia="宋体" w:cs="Times New Roman"/>
                <w:color w:val="000000"/>
                <w:position w:val="0"/>
                <w:sz w:val="21"/>
                <w:szCs w:val="24"/>
                <w:lang w:val="en-US" w:eastAsia="zh-CN" w:bidi="ar"/>
                <w:rPrChange w:id="3266" w:author="P52s" w:date="2025-12-15T11:58:38Z">
                  <w:rPr>
                    <w:rFonts w:hint="eastAsia" w:ascii="方正仿宋_GBK" w:hAnsi="方正仿宋_GBK" w:eastAsia="方正仿宋_GBK" w:cs="方正仿宋_GBK"/>
                    <w:position w:val="-54"/>
                    <w:sz w:val="24"/>
                    <w:szCs w:val="24"/>
                    <w:lang w:val="en-US" w:eastAsia="zh-CN"/>
                  </w:rPr>
                </w:rPrChange>
              </w:rPr>
              <w:object>
                <v:shape id="_x0000_i1077" o:spt="75" type="#_x0000_t75" style="height:62pt;width:337pt;" o:ole="t" filled="f" o:preferrelative="t" stroked="f" coordsize="21600,21600">
                  <v:path/>
                  <v:fill on="f" focussize="0,0"/>
                  <v:stroke on="f"/>
                  <v:imagedata r:id="rId96" o:title=""/>
                  <o:lock v:ext="edit" aspectratio="t"/>
                  <w10:wrap type="none"/>
                  <w10:anchorlock/>
                </v:shape>
                <o:OLEObject Type="Embed" ProgID="Equation.KSEE3" ShapeID="_x0000_i1077" DrawAspect="Content" ObjectID="_1468075777" r:id="rId95">
                  <o:LockedField>false</o:LockedField>
                </o:OLEObject>
              </w:object>
            </w:r>
          </w:p>
        </w:tc>
        <w:tc>
          <w:tcPr>
            <w:tcW w:w="783" w:type="dxa"/>
            <w:tcBorders>
              <w:top w:val="nil"/>
              <w:left w:val="nil"/>
              <w:bottom w:val="nil"/>
              <w:right w:val="nil"/>
            </w:tcBorders>
            <w:vAlign w:val="center"/>
            <w:tcPrChange w:id="3268" w:author="P52s" w:date="2025-12-15T11:58:58Z">
              <w:tcPr>
                <w:tcW w:w="2841" w:type="dxa"/>
                <w:tcBorders>
                  <w:top w:val="nil"/>
                  <w:left w:val="nil"/>
                  <w:bottom w:val="nil"/>
                  <w:right w:val="nil"/>
                </w:tcBorders>
              </w:tcPr>
            </w:tcPrChange>
          </w:tcPr>
          <w:p>
            <w:pPr>
              <w:numPr>
                <w:ilvl w:val="0"/>
                <w:numId w:val="0"/>
              </w:numPr>
              <w:jc w:val="center"/>
              <w:rPr>
                <w:rFonts w:hint="default" w:ascii="Times New Roman" w:hAnsi="Times New Roman" w:eastAsia="宋体" w:cs="Times New Roman"/>
                <w:color w:val="000000"/>
                <w:sz w:val="21"/>
                <w:szCs w:val="24"/>
                <w:vertAlign w:val="baseline"/>
                <w:lang w:val="en-US" w:eastAsia="zh-CN" w:bidi="ar"/>
                <w:rPrChange w:id="3270" w:author="P52s" w:date="2025-12-15T11:58:38Z">
                  <w:rPr>
                    <w:rFonts w:hint="default" w:ascii="方正仿宋_GBK" w:hAnsi="方正仿宋_GBK" w:eastAsia="方正仿宋_GBK" w:cs="方正仿宋_GBK"/>
                    <w:sz w:val="24"/>
                    <w:szCs w:val="24"/>
                    <w:vertAlign w:val="baseline"/>
                    <w:lang w:val="en-US" w:eastAsia="zh-CN"/>
                  </w:rPr>
                </w:rPrChange>
              </w:rPr>
              <w:pPrChange w:id="3269" w:author="P52s" w:date="2025-12-15T11:58:38Z">
                <w:pPr>
                  <w:numPr>
                    <w:ilvl w:val="0"/>
                    <w:numId w:val="0"/>
                  </w:numPr>
                </w:pPr>
              </w:pPrChange>
            </w:pPr>
            <w:ins w:id="3271" w:author="P52s" w:date="2025-12-15T11:58:31Z">
              <w:r>
                <w:rPr>
                  <w:rFonts w:hint="default" w:ascii="Times New Roman" w:hAnsi="Times New Roman" w:eastAsia="宋体" w:cs="Times New Roman"/>
                  <w:color w:val="000000"/>
                  <w:sz w:val="21"/>
                  <w:szCs w:val="24"/>
                  <w:vertAlign w:val="baseline"/>
                  <w:lang w:val="en-US" w:eastAsia="zh-CN" w:bidi="ar"/>
                  <w:rPrChange w:id="3272" w:author="P52s" w:date="2025-12-15T11:58:38Z">
                    <w:rPr>
                      <w:rFonts w:hint="eastAsia" w:ascii="方正仿宋_GBK" w:hAnsi="方正仿宋_GBK" w:eastAsia="方正仿宋_GBK" w:cs="方正仿宋_GBK"/>
                      <w:sz w:val="24"/>
                      <w:szCs w:val="24"/>
                      <w:vertAlign w:val="baseline"/>
                      <w:lang w:val="en-US" w:eastAsia="zh-CN"/>
                    </w:rPr>
                  </w:rPrChange>
                </w:rPr>
                <w:t>(</w:t>
              </w:r>
            </w:ins>
            <w:ins w:id="3274" w:author="P52s" w:date="2025-12-15T11:58:32Z">
              <w:r>
                <w:rPr>
                  <w:rFonts w:hint="default" w:ascii="Times New Roman" w:hAnsi="Times New Roman" w:eastAsia="宋体" w:cs="Times New Roman"/>
                  <w:color w:val="000000"/>
                  <w:sz w:val="21"/>
                  <w:szCs w:val="24"/>
                  <w:vertAlign w:val="baseline"/>
                  <w:lang w:val="en-US" w:eastAsia="zh-CN" w:bidi="ar"/>
                  <w:rPrChange w:id="3275" w:author="P52s" w:date="2025-12-15T11:58:38Z">
                    <w:rPr>
                      <w:rFonts w:hint="eastAsia" w:ascii="方正仿宋_GBK" w:hAnsi="方正仿宋_GBK" w:eastAsia="方正仿宋_GBK" w:cs="方正仿宋_GBK"/>
                      <w:sz w:val="24"/>
                      <w:szCs w:val="24"/>
                      <w:vertAlign w:val="baseline"/>
                      <w:lang w:val="en-US" w:eastAsia="zh-CN"/>
                    </w:rPr>
                  </w:rPrChange>
                </w:rPr>
                <w:t>11</w:t>
              </w:r>
            </w:ins>
            <w:ins w:id="3277" w:author="P52s" w:date="2025-12-15T11:58:31Z">
              <w:r>
                <w:rPr>
                  <w:rFonts w:hint="default" w:ascii="Times New Roman" w:hAnsi="Times New Roman" w:eastAsia="宋体" w:cs="Times New Roman"/>
                  <w:color w:val="000000"/>
                  <w:sz w:val="21"/>
                  <w:szCs w:val="24"/>
                  <w:vertAlign w:val="baseline"/>
                  <w:lang w:val="en-US" w:eastAsia="zh-CN" w:bidi="ar"/>
                  <w:rPrChange w:id="3278" w:author="P52s" w:date="2025-12-15T11:58:38Z">
                    <w:rPr>
                      <w:rFonts w:hint="eastAsia" w:ascii="方正仿宋_GBK" w:hAnsi="方正仿宋_GBK" w:eastAsia="方正仿宋_GBK" w:cs="方正仿宋_GBK"/>
                      <w:sz w:val="24"/>
                      <w:szCs w:val="24"/>
                      <w:vertAlign w:val="baseline"/>
                      <w:lang w:val="en-US" w:eastAsia="zh-CN"/>
                    </w:rPr>
                  </w:rPrChange>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81" w:author="P52s" w:date="2025-12-12T09:2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del w:id="3280" w:author="P52s" w:date="2025-12-12T09:25:51Z"/>
        </w:trPr>
        <w:tc>
          <w:tcPr>
            <w:tcW w:w="783" w:type="dxa"/>
            <w:tcBorders>
              <w:top w:val="nil"/>
              <w:left w:val="nil"/>
              <w:bottom w:val="nil"/>
              <w:right w:val="nil"/>
            </w:tcBorders>
            <w:tcPrChange w:id="3282" w:author="P52s" w:date="2025-12-12T09:25:51Z">
              <w:tcPr>
                <w:tcW w:w="2840" w:type="dxa"/>
                <w:tcBorders>
                  <w:top w:val="nil"/>
                  <w:left w:val="nil"/>
                  <w:bottom w:val="nil"/>
                  <w:right w:val="nil"/>
                </w:tcBorders>
              </w:tcPr>
            </w:tcPrChange>
          </w:tcPr>
          <w:p>
            <w:pPr>
              <w:numPr>
                <w:ilvl w:val="0"/>
                <w:numId w:val="0"/>
              </w:numPr>
              <w:rPr>
                <w:del w:id="3283" w:author="P52s" w:date="2025-12-12T09:25:51Z"/>
                <w:rFonts w:hint="eastAsia" w:ascii="方正仿宋_GBK" w:hAnsi="方正仿宋_GBK" w:eastAsia="方正仿宋_GBK" w:cs="方正仿宋_GBK"/>
                <w:sz w:val="24"/>
                <w:szCs w:val="24"/>
                <w:vertAlign w:val="baseline"/>
                <w:lang w:val="en-US" w:eastAsia="zh-CN"/>
              </w:rPr>
            </w:pPr>
          </w:p>
        </w:tc>
        <w:tc>
          <w:tcPr>
            <w:tcW w:w="6956" w:type="dxa"/>
            <w:tcBorders>
              <w:top w:val="nil"/>
              <w:left w:val="nil"/>
              <w:bottom w:val="nil"/>
              <w:right w:val="nil"/>
            </w:tcBorders>
            <w:tcPrChange w:id="3284" w:author="P52s" w:date="2025-12-12T09:25:51Z">
              <w:tcPr>
                <w:tcW w:w="2841" w:type="dxa"/>
                <w:tcBorders>
                  <w:top w:val="nil"/>
                  <w:left w:val="nil"/>
                  <w:bottom w:val="nil"/>
                  <w:right w:val="nil"/>
                </w:tcBorders>
              </w:tcPr>
            </w:tcPrChange>
          </w:tcPr>
          <w:p>
            <w:pPr>
              <w:numPr>
                <w:ilvl w:val="0"/>
                <w:numId w:val="0"/>
              </w:numPr>
              <w:rPr>
                <w:del w:id="3285" w:author="P52s" w:date="2025-12-12T09:25:51Z"/>
                <w:rFonts w:hint="eastAsia" w:ascii="方正仿宋_GBK" w:hAnsi="方正仿宋_GBK" w:eastAsia="方正仿宋_GBK" w:cs="方正仿宋_GBK"/>
                <w:position w:val="-32"/>
                <w:sz w:val="24"/>
                <w:szCs w:val="24"/>
                <w:lang w:val="en-US" w:eastAsia="zh-CN"/>
              </w:rPr>
            </w:pPr>
            <w:del w:id="3286" w:author="P52s" w:date="2025-12-12T09:25:51Z"/>
            <w:del w:id="3287" w:author="P52s" w:date="2025-12-12T09:25:51Z"/>
            <w:del w:id="3288" w:author="P52s" w:date="2025-12-12T09:25:51Z"/>
            <w:del w:id="3289" w:author="P52s" w:date="2025-12-12T09:25:51Z">
              <w:r>
                <w:rPr>
                  <w:rFonts w:hint="eastAsia" w:ascii="方正仿宋_GBK" w:hAnsi="方正仿宋_GBK" w:eastAsia="方正仿宋_GBK" w:cs="方正仿宋_GBK"/>
                  <w:position w:val="-58"/>
                  <w:sz w:val="24"/>
                  <w:szCs w:val="24"/>
                  <w:lang w:val="en-US" w:eastAsia="zh-CN"/>
                </w:rPr>
                <w:object>
                  <v:shape id="_x0000_i1078" o:spt="75" type="#_x0000_t75" style="height:65pt;width:330.95pt;" o:ole="t" filled="f" o:preferrelative="t" stroked="f" coordsize="21600,21600">
                    <v:path/>
                    <v:fill on="f" focussize="0,0"/>
                    <v:stroke on="f"/>
                    <v:imagedata r:id="rId98" o:title=""/>
                    <o:lock v:ext="edit" aspectratio="t"/>
                    <w10:wrap type="none"/>
                    <w10:anchorlock/>
                  </v:shape>
                  <o:OLEObject Type="Embed" ProgID="Equation.KSEE3" ShapeID="_x0000_i1078" DrawAspect="Content" ObjectID="_1468075778" r:id="rId97">
                    <o:LockedField>false</o:LockedField>
                  </o:OLEObject>
                </w:object>
              </w:r>
            </w:del>
            <w:del w:id="3291" w:author="P52s" w:date="2025-12-12T09:25:51Z"/>
          </w:p>
        </w:tc>
        <w:tc>
          <w:tcPr>
            <w:tcW w:w="783" w:type="dxa"/>
            <w:tcBorders>
              <w:top w:val="nil"/>
              <w:left w:val="nil"/>
              <w:bottom w:val="nil"/>
              <w:right w:val="nil"/>
            </w:tcBorders>
            <w:tcPrChange w:id="3292" w:author="P52s" w:date="2025-12-12T09:25:51Z">
              <w:tcPr>
                <w:tcW w:w="2841" w:type="dxa"/>
                <w:tcBorders>
                  <w:top w:val="nil"/>
                  <w:left w:val="nil"/>
                  <w:bottom w:val="nil"/>
                  <w:right w:val="nil"/>
                </w:tcBorders>
              </w:tcPr>
            </w:tcPrChange>
          </w:tcPr>
          <w:p>
            <w:pPr>
              <w:numPr>
                <w:ilvl w:val="0"/>
                <w:numId w:val="0"/>
              </w:numPr>
              <w:rPr>
                <w:del w:id="3293" w:author="P52s" w:date="2025-12-12T09:25:51Z"/>
                <w:rFonts w:hint="eastAsia" w:ascii="方正仿宋_GBK" w:hAnsi="方正仿宋_GBK" w:eastAsia="方正仿宋_GBK" w:cs="方正仿宋_GBK"/>
                <w:sz w:val="24"/>
                <w:szCs w:val="24"/>
                <w:vertAlign w:val="baseline"/>
                <w:lang w:val="en-US" w:eastAsia="zh-CN"/>
              </w:rPr>
            </w:pPr>
          </w:p>
        </w:tc>
      </w:tr>
    </w:tbl>
    <w:p>
      <w:pPr>
        <w:widowControl/>
        <w:numPr>
          <w:ilvl w:val="-1"/>
          <w:numId w:val="0"/>
        </w:numPr>
        <w:spacing w:line="360" w:lineRule="auto"/>
        <w:ind w:firstLine="420" w:firstLineChars="200"/>
        <w:textAlignment w:val="center"/>
        <w:rPr>
          <w:ins w:id="3295" w:author="P52s" w:date="2025-12-12T09:25:53Z"/>
          <w:rFonts w:hint="eastAsia" w:ascii="Times New Roman" w:hAnsi="Times New Roman" w:eastAsia="宋体" w:cs="Times New Roman"/>
          <w:color w:val="000000"/>
          <w:sz w:val="21"/>
          <w:szCs w:val="24"/>
          <w:lang w:val="en-US" w:eastAsia="zh-CN" w:bidi="ar"/>
          <w:rPrChange w:id="3296" w:author="P52s" w:date="2025-12-15T11:59:05Z">
            <w:rPr>
              <w:ins w:id="3297" w:author="P52s" w:date="2025-12-12T09:25:53Z"/>
              <w:rFonts w:hint="eastAsia" w:ascii="方正小标宋_GBK" w:hAnsi="方正小标宋_GBK" w:eastAsia="方正小标宋_GBK" w:cs="方正小标宋_GBK"/>
              <w:sz w:val="24"/>
              <w:szCs w:val="24"/>
              <w:lang w:val="en-US" w:eastAsia="zh-CN"/>
            </w:rPr>
          </w:rPrChange>
        </w:rPr>
        <w:pPrChange w:id="3294" w:author="P52s" w:date="2025-12-15T11:59:05Z">
          <w:pPr>
            <w:numPr>
              <w:ilvl w:val="0"/>
              <w:numId w:val="0"/>
            </w:numPr>
          </w:pPr>
        </w:pPrChange>
      </w:pPr>
      <w:ins w:id="3298" w:author="P52s" w:date="2025-12-12T09:30:16Z">
        <w:r>
          <w:rPr>
            <w:rFonts w:hint="eastAsia" w:ascii="Times New Roman" w:hAnsi="Times New Roman" w:eastAsia="宋体" w:cs="Times New Roman"/>
            <w:color w:val="000000"/>
            <w:sz w:val="21"/>
            <w:szCs w:val="24"/>
            <w:lang w:val="en-US" w:eastAsia="zh-CN" w:bidi="ar"/>
            <w:rPrChange w:id="3299" w:author="P52s" w:date="2025-12-15T11:59:05Z">
              <w:rPr>
                <w:rFonts w:hint="eastAsia" w:ascii="方正仿宋_GBK" w:hAnsi="方正仿宋_GBK" w:eastAsia="方正仿宋_GBK" w:cs="方正仿宋_GBK"/>
                <w:sz w:val="24"/>
                <w:szCs w:val="24"/>
                <w:lang w:val="en-US" w:eastAsia="zh-CN"/>
              </w:rPr>
            </w:rPrChange>
          </w:rPr>
          <w:t>构造</w:t>
        </w:r>
      </w:ins>
      <w:ins w:id="3301" w:author="P52s" w:date="2025-12-12T09:30:23Z">
        <w:r>
          <w:rPr>
            <w:rFonts w:hint="eastAsia" w:ascii="Times New Roman" w:hAnsi="Times New Roman" w:eastAsia="宋体" w:cs="Times New Roman"/>
            <w:color w:val="000000"/>
            <w:sz w:val="21"/>
            <w:szCs w:val="24"/>
            <w:lang w:val="en-US" w:eastAsia="zh-CN" w:bidi="ar"/>
            <w:rPrChange w:id="3302" w:author="P52s" w:date="2025-12-15T11:59:05Z">
              <w:rPr>
                <w:rFonts w:hint="eastAsia" w:ascii="方正仿宋_GBK" w:hAnsi="方正仿宋_GBK" w:eastAsia="方正仿宋_GBK" w:cs="方正仿宋_GBK"/>
                <w:sz w:val="24"/>
                <w:szCs w:val="24"/>
                <w:lang w:val="en-US" w:eastAsia="zh-CN"/>
              </w:rPr>
            </w:rPrChange>
          </w:rPr>
          <w:t>放</w:t>
        </w:r>
      </w:ins>
      <w:ins w:id="3304" w:author="P52s" w:date="2025-12-12T09:30:16Z">
        <w:r>
          <w:rPr>
            <w:rFonts w:hint="eastAsia" w:ascii="Times New Roman" w:hAnsi="Times New Roman" w:eastAsia="宋体" w:cs="Times New Roman"/>
            <w:color w:val="000000"/>
            <w:sz w:val="21"/>
            <w:szCs w:val="24"/>
            <w:lang w:val="en-US" w:eastAsia="zh-CN" w:bidi="ar"/>
            <w:rPrChange w:id="3305" w:author="P52s" w:date="2025-12-15T11:59:05Z">
              <w:rPr>
                <w:rFonts w:hint="eastAsia" w:ascii="方正仿宋_GBK" w:hAnsi="方正仿宋_GBK" w:eastAsia="方正仿宋_GBK" w:cs="方正仿宋_GBK"/>
                <w:sz w:val="24"/>
                <w:szCs w:val="24"/>
                <w:lang w:val="en-US" w:eastAsia="zh-CN"/>
              </w:rPr>
            </w:rPrChange>
          </w:rPr>
          <w:t>电过程目标函数</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3307" w:author="P52s" w:date="2025-12-15T11:58:52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703"/>
        <w:gridCol w:w="6835"/>
        <w:gridCol w:w="984"/>
        <w:tblGridChange w:id="3308">
          <w:tblGrid>
            <w:gridCol w:w="843"/>
            <w:gridCol w:w="6835"/>
            <w:gridCol w:w="844"/>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10" w:author="P52s" w:date="2025-12-15T11:58: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309" w:author="P52s" w:date="2025-12-12T09:25:54Z"/>
        </w:trPr>
        <w:tc>
          <w:tcPr>
            <w:tcW w:w="2840" w:type="dxa"/>
            <w:tcBorders>
              <w:top w:val="nil"/>
              <w:left w:val="nil"/>
              <w:bottom w:val="nil"/>
              <w:right w:val="nil"/>
            </w:tcBorders>
            <w:vAlign w:val="center"/>
            <w:tcPrChange w:id="3311" w:author="P52s" w:date="2025-12-15T11:58:52Z">
              <w:tcPr>
                <w:tcW w:w="2840" w:type="dxa"/>
                <w:tcBorders>
                  <w:top w:val="nil"/>
                  <w:left w:val="nil"/>
                  <w:bottom w:val="nil"/>
                  <w:right w:val="nil"/>
                </w:tcBorders>
              </w:tcPr>
            </w:tcPrChange>
          </w:tcPr>
          <w:p>
            <w:pPr>
              <w:numPr>
                <w:ilvl w:val="0"/>
                <w:numId w:val="0"/>
              </w:numPr>
              <w:jc w:val="center"/>
              <w:rPr>
                <w:ins w:id="3313" w:author="P52s" w:date="2025-12-12T09:25:54Z"/>
                <w:rFonts w:hint="default" w:ascii="Times New Roman" w:hAnsi="Times New Roman" w:eastAsia="宋体" w:cs="Times New Roman"/>
                <w:color w:val="000000"/>
                <w:sz w:val="21"/>
                <w:szCs w:val="24"/>
                <w:vertAlign w:val="baseline"/>
                <w:lang w:val="en-US" w:eastAsia="zh-CN" w:bidi="ar"/>
                <w:rPrChange w:id="3314" w:author="P52s" w:date="2025-12-15T11:58:47Z">
                  <w:rPr>
                    <w:ins w:id="3315" w:author="P52s" w:date="2025-12-12T09:25:54Z"/>
                    <w:rFonts w:hint="eastAsia" w:ascii="方正仿宋_GBK" w:hAnsi="方正仿宋_GBK" w:eastAsia="方正仿宋_GBK" w:cs="方正仿宋_GBK"/>
                    <w:sz w:val="24"/>
                    <w:szCs w:val="24"/>
                    <w:vertAlign w:val="baseline"/>
                    <w:lang w:val="en-US" w:eastAsia="zh-CN"/>
                  </w:rPr>
                </w:rPrChange>
              </w:rPr>
              <w:pPrChange w:id="3312" w:author="P52s" w:date="2025-12-15T11:58:47Z">
                <w:pPr>
                  <w:numPr>
                    <w:ilvl w:val="0"/>
                    <w:numId w:val="0"/>
                  </w:numPr>
                </w:pPr>
              </w:pPrChange>
            </w:pPr>
          </w:p>
        </w:tc>
        <w:tc>
          <w:tcPr>
            <w:tcW w:w="2841" w:type="dxa"/>
            <w:tcBorders>
              <w:top w:val="nil"/>
              <w:left w:val="nil"/>
              <w:bottom w:val="nil"/>
              <w:right w:val="nil"/>
            </w:tcBorders>
            <w:vAlign w:val="center"/>
            <w:tcPrChange w:id="3316" w:author="P52s" w:date="2025-12-15T11:58:52Z">
              <w:tcPr>
                <w:tcW w:w="2841" w:type="dxa"/>
                <w:tcBorders>
                  <w:top w:val="nil"/>
                  <w:left w:val="nil"/>
                  <w:bottom w:val="nil"/>
                  <w:right w:val="nil"/>
                </w:tcBorders>
              </w:tcPr>
            </w:tcPrChange>
          </w:tcPr>
          <w:p>
            <w:pPr>
              <w:numPr>
                <w:ilvl w:val="0"/>
                <w:numId w:val="0"/>
              </w:numPr>
              <w:jc w:val="center"/>
              <w:rPr>
                <w:ins w:id="3318" w:author="P52s" w:date="2025-12-12T09:25:54Z"/>
                <w:rFonts w:hint="default" w:ascii="Times New Roman" w:hAnsi="Times New Roman" w:eastAsia="宋体" w:cs="Times New Roman"/>
                <w:color w:val="000000"/>
                <w:position w:val="0"/>
                <w:sz w:val="21"/>
                <w:szCs w:val="24"/>
                <w:lang w:val="en-US" w:eastAsia="zh-CN" w:bidi="ar"/>
                <w:rPrChange w:id="3319" w:author="P52s" w:date="2025-12-15T11:58:47Z">
                  <w:rPr>
                    <w:ins w:id="3320" w:author="P52s" w:date="2025-12-12T09:25:54Z"/>
                    <w:rFonts w:hint="eastAsia" w:ascii="方正仿宋_GBK" w:hAnsi="方正仿宋_GBK" w:eastAsia="方正仿宋_GBK" w:cs="方正仿宋_GBK"/>
                    <w:position w:val="-32"/>
                    <w:sz w:val="24"/>
                    <w:szCs w:val="24"/>
                    <w:lang w:val="en-US" w:eastAsia="zh-CN"/>
                  </w:rPr>
                </w:rPrChange>
              </w:rPr>
              <w:pPrChange w:id="3317" w:author="P52s" w:date="2025-12-15T11:58:47Z">
                <w:pPr>
                  <w:numPr>
                    <w:ilvl w:val="0"/>
                    <w:numId w:val="0"/>
                  </w:numPr>
                </w:pPr>
              </w:pPrChange>
            </w:pPr>
            <w:ins w:id="3321" w:author="P52s" w:date="2025-12-12T09:25:54Z"/>
            <w:ins w:id="3324" w:author="P52s" w:date="2025-12-12T09:25:54Z"/>
            <w:ins w:id="3327" w:author="P52s" w:date="2025-12-12T09:25:54Z"/>
            <w:ins w:id="3330" w:author="P52s" w:date="2025-12-12T09:25:54Z">
              <w:r>
                <w:rPr>
                  <w:rFonts w:hint="default" w:ascii="Times New Roman" w:hAnsi="Times New Roman" w:eastAsia="宋体" w:cs="Times New Roman"/>
                  <w:color w:val="000000"/>
                  <w:position w:val="0"/>
                  <w:sz w:val="21"/>
                  <w:szCs w:val="24"/>
                  <w:lang w:val="en-US" w:eastAsia="zh-CN" w:bidi="ar"/>
                  <w:rPrChange w:id="3334" w:author="P52s" w:date="2025-12-15T11:58:47Z">
                    <w:rPr>
                      <w:rFonts w:hint="eastAsia" w:ascii="方正仿宋_GBK" w:hAnsi="方正仿宋_GBK" w:eastAsia="方正仿宋_GBK" w:cs="方正仿宋_GBK"/>
                      <w:position w:val="-58"/>
                      <w:sz w:val="24"/>
                      <w:szCs w:val="24"/>
                      <w:lang w:val="en-US" w:eastAsia="zh-CN"/>
                    </w:rPr>
                  </w:rPrChange>
                </w:rPr>
                <w:object>
                  <v:shape id="_x0000_i1079" o:spt="75" type="#_x0000_t75" style="height:65pt;width:330.95pt;" o:ole="t" filled="f" o:preferrelative="t" stroked="f" coordsize="21600,21600">
                    <v:path/>
                    <v:fill on="f" focussize="0,0"/>
                    <v:stroke on="f"/>
                    <v:imagedata r:id="rId100" o:title=""/>
                    <o:lock v:ext="edit" aspectratio="t"/>
                    <w10:wrap type="none"/>
                    <w10:anchorlock/>
                  </v:shape>
                  <o:OLEObject Type="Embed" ProgID="Equation.KSEE3" ShapeID="_x0000_i1079" DrawAspect="Content" ObjectID="_1468075779" r:id="rId99">
                    <o:LockedField>false</o:LockedField>
                  </o:OLEObject>
                </w:object>
              </w:r>
            </w:ins>
            <w:ins w:id="3336" w:author="P52s" w:date="2025-12-12T09:25:54Z"/>
          </w:p>
        </w:tc>
        <w:tc>
          <w:tcPr>
            <w:tcW w:w="2841" w:type="dxa"/>
            <w:tcBorders>
              <w:top w:val="nil"/>
              <w:left w:val="nil"/>
              <w:bottom w:val="nil"/>
              <w:right w:val="nil"/>
            </w:tcBorders>
            <w:vAlign w:val="center"/>
            <w:tcPrChange w:id="3339" w:author="P52s" w:date="2025-12-15T11:58:52Z">
              <w:tcPr>
                <w:tcW w:w="2841" w:type="dxa"/>
                <w:tcBorders>
                  <w:top w:val="nil"/>
                  <w:left w:val="nil"/>
                  <w:bottom w:val="nil"/>
                  <w:right w:val="nil"/>
                </w:tcBorders>
              </w:tcPr>
            </w:tcPrChange>
          </w:tcPr>
          <w:p>
            <w:pPr>
              <w:numPr>
                <w:ilvl w:val="0"/>
                <w:numId w:val="0"/>
              </w:numPr>
              <w:jc w:val="center"/>
              <w:rPr>
                <w:ins w:id="3341" w:author="P52s" w:date="2025-12-12T09:25:54Z"/>
                <w:rFonts w:hint="default" w:ascii="Times New Roman" w:hAnsi="Times New Roman" w:eastAsia="宋体" w:cs="Times New Roman"/>
                <w:color w:val="000000"/>
                <w:sz w:val="21"/>
                <w:szCs w:val="24"/>
                <w:vertAlign w:val="baseline"/>
                <w:lang w:val="en-US" w:eastAsia="zh-CN" w:bidi="ar"/>
                <w:rPrChange w:id="3342" w:author="P52s" w:date="2025-12-15T11:58:47Z">
                  <w:rPr>
                    <w:ins w:id="3343" w:author="P52s" w:date="2025-12-12T09:25:54Z"/>
                    <w:rFonts w:hint="default" w:ascii="方正仿宋_GBK" w:hAnsi="方正仿宋_GBK" w:eastAsia="方正仿宋_GBK" w:cs="方正仿宋_GBK"/>
                    <w:sz w:val="24"/>
                    <w:szCs w:val="24"/>
                    <w:vertAlign w:val="baseline"/>
                    <w:lang w:val="en-US" w:eastAsia="zh-CN"/>
                  </w:rPr>
                </w:rPrChange>
              </w:rPr>
              <w:pPrChange w:id="3340" w:author="P52s" w:date="2025-12-15T11:58:47Z">
                <w:pPr>
                  <w:numPr>
                    <w:ilvl w:val="0"/>
                    <w:numId w:val="0"/>
                  </w:numPr>
                </w:pPr>
              </w:pPrChange>
            </w:pPr>
            <w:ins w:id="3344" w:author="P52s" w:date="2025-12-15T11:58:42Z">
              <w:r>
                <w:rPr>
                  <w:rFonts w:hint="default" w:ascii="Times New Roman" w:hAnsi="Times New Roman" w:eastAsia="宋体" w:cs="Times New Roman"/>
                  <w:color w:val="000000"/>
                  <w:sz w:val="21"/>
                  <w:szCs w:val="24"/>
                  <w:vertAlign w:val="baseline"/>
                  <w:lang w:val="en-US" w:eastAsia="zh-CN" w:bidi="ar"/>
                  <w:rPrChange w:id="3345" w:author="P52s" w:date="2025-12-15T11:58:47Z">
                    <w:rPr>
                      <w:rFonts w:hint="eastAsia" w:ascii="方正仿宋_GBK" w:hAnsi="方正仿宋_GBK" w:eastAsia="方正仿宋_GBK" w:cs="方正仿宋_GBK"/>
                      <w:sz w:val="24"/>
                      <w:szCs w:val="24"/>
                      <w:vertAlign w:val="baseline"/>
                      <w:lang w:val="en-US" w:eastAsia="zh-CN"/>
                    </w:rPr>
                  </w:rPrChange>
                </w:rPr>
                <w:t>(1</w:t>
              </w:r>
            </w:ins>
            <w:ins w:id="3347" w:author="P52s" w:date="2025-12-15T11:58:43Z">
              <w:r>
                <w:rPr>
                  <w:rFonts w:hint="default" w:ascii="Times New Roman" w:hAnsi="Times New Roman" w:eastAsia="宋体" w:cs="Times New Roman"/>
                  <w:color w:val="000000"/>
                  <w:sz w:val="21"/>
                  <w:szCs w:val="24"/>
                  <w:vertAlign w:val="baseline"/>
                  <w:lang w:val="en-US" w:eastAsia="zh-CN" w:bidi="ar"/>
                  <w:rPrChange w:id="3348" w:author="P52s" w:date="2025-12-15T11:58:47Z">
                    <w:rPr>
                      <w:rFonts w:hint="eastAsia" w:ascii="方正仿宋_GBK" w:hAnsi="方正仿宋_GBK" w:eastAsia="方正仿宋_GBK" w:cs="方正仿宋_GBK"/>
                      <w:sz w:val="24"/>
                      <w:szCs w:val="24"/>
                      <w:vertAlign w:val="baseline"/>
                      <w:lang w:val="en-US" w:eastAsia="zh-CN"/>
                    </w:rPr>
                  </w:rPrChange>
                </w:rPr>
                <w:t>2</w:t>
              </w:r>
            </w:ins>
            <w:ins w:id="3350" w:author="P52s" w:date="2025-12-15T11:58:42Z">
              <w:r>
                <w:rPr>
                  <w:rFonts w:hint="default" w:ascii="Times New Roman" w:hAnsi="Times New Roman" w:eastAsia="宋体" w:cs="Times New Roman"/>
                  <w:color w:val="000000"/>
                  <w:sz w:val="21"/>
                  <w:szCs w:val="24"/>
                  <w:vertAlign w:val="baseline"/>
                  <w:lang w:val="en-US" w:eastAsia="zh-CN" w:bidi="ar"/>
                  <w:rPrChange w:id="3351" w:author="P52s" w:date="2025-12-15T11:58:47Z">
                    <w:rPr>
                      <w:rFonts w:hint="eastAsia" w:ascii="方正仿宋_GBK" w:hAnsi="方正仿宋_GBK" w:eastAsia="方正仿宋_GBK" w:cs="方正仿宋_GBK"/>
                      <w:sz w:val="24"/>
                      <w:szCs w:val="24"/>
                      <w:vertAlign w:val="baseline"/>
                      <w:lang w:val="en-US" w:eastAsia="zh-CN"/>
                    </w:rPr>
                  </w:rPrChange>
                </w:rPr>
                <w:t>)</w:t>
              </w:r>
            </w:ins>
          </w:p>
        </w:tc>
      </w:tr>
    </w:tbl>
    <w:p>
      <w:pPr>
        <w:numPr>
          <w:ilvl w:val="0"/>
          <w:numId w:val="0"/>
        </w:numPr>
        <w:rPr>
          <w:rFonts w:hint="eastAsia" w:ascii="Times New Roman" w:hAnsi="Times New Roman" w:eastAsia="黑体" w:cs="Times New Roman"/>
          <w:bCs/>
          <w:color w:val="000000"/>
          <w:kern w:val="0"/>
          <w:sz w:val="21"/>
          <w:szCs w:val="15"/>
          <w:lang w:val="en-US" w:eastAsia="zh-CN" w:bidi="ar"/>
          <w:rPrChange w:id="3353" w:author="P52s" w:date="2025-12-15T11:46:15Z">
            <w:rPr>
              <w:rFonts w:hint="eastAsia" w:ascii="方正仿宋_GBK" w:hAnsi="方正仿宋_GBK" w:eastAsia="方正仿宋_GBK" w:cs="方正仿宋_GBK"/>
              <w:sz w:val="24"/>
              <w:szCs w:val="24"/>
              <w:lang w:val="en-US" w:eastAsia="zh-CN"/>
            </w:rPr>
          </w:rPrChange>
        </w:rPr>
      </w:pPr>
      <w:ins w:id="3354" w:author="P52s" w:date="2025-12-15T11:46:19Z">
        <w:r>
          <w:rPr>
            <w:rFonts w:hint="eastAsia" w:ascii="Times New Roman" w:hAnsi="Times New Roman" w:eastAsia="黑体" w:cs="Times New Roman"/>
            <w:bCs/>
            <w:color w:val="000000"/>
            <w:kern w:val="0"/>
            <w:sz w:val="21"/>
            <w:szCs w:val="15"/>
            <w:lang w:val="en-US" w:eastAsia="zh-CN" w:bidi="ar"/>
          </w:rPr>
          <w:t>2.</w:t>
        </w:r>
      </w:ins>
      <w:ins w:id="3355" w:author="P52s" w:date="2025-12-15T11:46:21Z">
        <w:r>
          <w:rPr>
            <w:rFonts w:hint="eastAsia" w:ascii="Times New Roman" w:hAnsi="Times New Roman" w:eastAsia="黑体" w:cs="Times New Roman"/>
            <w:bCs/>
            <w:color w:val="000000"/>
            <w:kern w:val="0"/>
            <w:sz w:val="21"/>
            <w:szCs w:val="15"/>
            <w:lang w:val="en-US" w:eastAsia="zh-CN" w:bidi="ar"/>
          </w:rPr>
          <w:t>2</w:t>
        </w:r>
      </w:ins>
      <w:ins w:id="3356" w:author="P52s" w:date="2025-12-15T11:46:22Z">
        <w:r>
          <w:rPr>
            <w:rFonts w:hint="eastAsia" w:ascii="Times New Roman" w:hAnsi="Times New Roman" w:eastAsia="黑体" w:cs="Times New Roman"/>
            <w:bCs/>
            <w:color w:val="000000"/>
            <w:kern w:val="0"/>
            <w:sz w:val="21"/>
            <w:szCs w:val="15"/>
            <w:lang w:val="en-US" w:eastAsia="zh-CN" w:bidi="ar"/>
          </w:rPr>
          <w:t xml:space="preserve"> </w:t>
        </w:r>
      </w:ins>
      <w:r>
        <w:rPr>
          <w:rFonts w:hint="eastAsia" w:ascii="Times New Roman" w:hAnsi="Times New Roman" w:eastAsia="黑体" w:cs="Times New Roman"/>
          <w:bCs/>
          <w:color w:val="000000"/>
          <w:kern w:val="0"/>
          <w:sz w:val="21"/>
          <w:szCs w:val="15"/>
          <w:lang w:val="en-US" w:eastAsia="zh-CN" w:bidi="ar"/>
          <w:rPrChange w:id="3357" w:author="P52s" w:date="2025-12-15T11:46:15Z">
            <w:rPr>
              <w:rFonts w:hint="eastAsia" w:ascii="方正仿宋_GBK" w:hAnsi="方正仿宋_GBK" w:eastAsia="方正仿宋_GBK" w:cs="方正仿宋_GBK"/>
              <w:sz w:val="24"/>
              <w:szCs w:val="24"/>
              <w:lang w:val="en-US" w:eastAsia="zh-CN"/>
            </w:rPr>
          </w:rPrChange>
        </w:rPr>
        <w:t>约束条件</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Change w:id="3359" w:author="P52s" w:date="2025-12-15T11:46:30Z">
            <w:rPr>
              <w:rFonts w:hint="eastAsia" w:ascii="方正仿宋_GBK" w:hAnsi="方正仿宋_GBK" w:eastAsia="方正仿宋_GBK" w:cs="方正仿宋_GBK"/>
              <w:sz w:val="24"/>
              <w:szCs w:val="24"/>
              <w:lang w:val="en-US" w:eastAsia="zh-CN"/>
            </w:rPr>
          </w:rPrChange>
        </w:rPr>
        <w:pPrChange w:id="3358" w:author="P52s" w:date="2025-12-15T11:46:30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r>
        <w:rPr>
          <w:rFonts w:hint="eastAsia" w:ascii="Times New Roman" w:hAnsi="Times New Roman" w:eastAsia="宋体" w:cs="Times New Roman"/>
          <w:color w:val="000000"/>
          <w:sz w:val="21"/>
          <w:szCs w:val="24"/>
          <w:lang w:val="en-US" w:eastAsia="zh-CN" w:bidi="ar"/>
          <w:rPrChange w:id="3360" w:author="P52s" w:date="2025-12-15T11:46:30Z">
            <w:rPr>
              <w:rFonts w:hint="eastAsia" w:ascii="方正仿宋_GBK" w:hAnsi="方正仿宋_GBK" w:eastAsia="方正仿宋_GBK" w:cs="方正仿宋_GBK"/>
              <w:sz w:val="24"/>
              <w:szCs w:val="24"/>
              <w:lang w:val="en-US" w:eastAsia="zh-CN"/>
            </w:rPr>
          </w:rPrChange>
        </w:rPr>
        <w:t>总功率平衡：</w:t>
      </w:r>
      <w:r>
        <w:rPr>
          <w:rFonts w:hint="eastAsia" w:ascii="Times New Roman" w:hAnsi="Times New Roman" w:eastAsia="宋体" w:cs="Times New Roman"/>
          <w:color w:val="000000"/>
          <w:sz w:val="21"/>
          <w:szCs w:val="24"/>
          <w:lang w:val="en-US" w:eastAsia="zh-CN" w:bidi="ar"/>
          <w:rPrChange w:id="3365" w:author="P52s" w:date="2025-12-15T11:46:30Z">
            <w:rPr>
              <w:rFonts w:hint="eastAsia" w:ascii="方正仿宋_GBK" w:hAnsi="方正仿宋_GBK" w:eastAsia="方正仿宋_GBK" w:cs="方正仿宋_GBK"/>
              <w:sz w:val="24"/>
              <w:szCs w:val="24"/>
              <w:lang w:val="en-US" w:eastAsia="zh-CN"/>
            </w:rPr>
          </w:rPrChange>
        </w:rPr>
        <w:object>
          <v:shape id="_x0000_i1080" o:spt="75" type="#_x0000_t75" style="height:31pt;width:59pt;" o:ole="t" filled="f" o:preferrelative="t" stroked="f" coordsize="21600,21600">
            <v:path/>
            <v:fill on="f" focussize="0,0"/>
            <v:stroke on="f"/>
            <v:imagedata r:id="rId102" o:title=""/>
            <o:lock v:ext="edit" aspectratio="t"/>
            <w10:wrap type="none"/>
            <w10:anchorlock/>
          </v:shape>
          <o:OLEObject Type="Embed" ProgID="DSEquations" ShapeID="_x0000_i1080" DrawAspect="Content" ObjectID="_1468075780" r:id="rId101">
            <o:LockedField>false</o:LockedField>
          </o:OLEObject>
        </w:objec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Change w:id="3368" w:author="P52s" w:date="2025-12-15T11:46:30Z">
            <w:rPr>
              <w:rFonts w:hint="default" w:ascii="方正仿宋_GBK" w:hAnsi="方正仿宋_GBK" w:eastAsia="方正仿宋_GBK" w:cs="方正仿宋_GBK"/>
              <w:sz w:val="24"/>
              <w:szCs w:val="24"/>
              <w:lang w:val="en-US" w:eastAsia="zh-CN"/>
            </w:rPr>
          </w:rPrChange>
        </w:rPr>
        <w:pPrChange w:id="3367" w:author="P52s" w:date="2025-12-15T11:46:30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r>
        <w:rPr>
          <w:rFonts w:hint="eastAsia" w:ascii="Times New Roman" w:hAnsi="Times New Roman" w:eastAsia="宋体" w:cs="Times New Roman"/>
          <w:color w:val="000000"/>
          <w:sz w:val="21"/>
          <w:szCs w:val="24"/>
          <w:lang w:val="en-US" w:eastAsia="zh-CN" w:bidi="ar"/>
          <w:rPrChange w:id="3369" w:author="P52s" w:date="2025-12-15T11:46:30Z">
            <w:rPr>
              <w:rFonts w:hint="eastAsia" w:ascii="方正仿宋_GBK" w:hAnsi="方正仿宋_GBK" w:eastAsia="方正仿宋_GBK" w:cs="方正仿宋_GBK"/>
              <w:sz w:val="24"/>
              <w:szCs w:val="24"/>
              <w:lang w:val="en-US" w:eastAsia="zh-CN"/>
            </w:rPr>
          </w:rPrChange>
        </w:rPr>
        <w:t>功率限值：</w:t>
      </w:r>
      <w:ins w:id="3370" w:author="P52s" w:date="2025-12-12T09:33:11Z">
        <w:r>
          <w:rPr>
            <w:rFonts w:hint="eastAsia" w:ascii="Times New Roman" w:hAnsi="Times New Roman" w:eastAsia="宋体" w:cs="Times New Roman"/>
            <w:color w:val="000000"/>
            <w:sz w:val="21"/>
            <w:szCs w:val="24"/>
            <w:lang w:val="en-US" w:eastAsia="zh-CN" w:bidi="ar"/>
            <w:rPrChange w:id="3371" w:author="P52s" w:date="2025-12-15T11:46:30Z">
              <w:rPr>
                <w:rFonts w:hint="eastAsia" w:ascii="方正仿宋_GBK" w:hAnsi="方正仿宋_GBK" w:eastAsia="方正仿宋_GBK" w:cs="方正仿宋_GBK"/>
                <w:sz w:val="24"/>
                <w:szCs w:val="24"/>
                <w:lang w:val="en-US" w:eastAsia="zh-CN"/>
              </w:rPr>
            </w:rPrChange>
          </w:rPr>
          <w:t>充电</w:t>
        </w:r>
      </w:ins>
      <w:ins w:id="3373" w:author="P52s" w:date="2025-12-12T09:33:12Z">
        <w:r>
          <w:rPr>
            <w:rFonts w:hint="eastAsia" w:ascii="Times New Roman" w:hAnsi="Times New Roman" w:eastAsia="宋体" w:cs="Times New Roman"/>
            <w:color w:val="000000"/>
            <w:sz w:val="21"/>
            <w:szCs w:val="24"/>
            <w:lang w:val="en-US" w:eastAsia="zh-CN" w:bidi="ar"/>
            <w:rPrChange w:id="3374" w:author="P52s" w:date="2025-12-15T11:46:30Z">
              <w:rPr>
                <w:rFonts w:hint="eastAsia" w:ascii="方正仿宋_GBK" w:hAnsi="方正仿宋_GBK" w:eastAsia="方正仿宋_GBK" w:cs="方正仿宋_GBK"/>
                <w:sz w:val="24"/>
                <w:szCs w:val="24"/>
                <w:lang w:val="en-US" w:eastAsia="zh-CN"/>
              </w:rPr>
            </w:rPrChange>
          </w:rPr>
          <w:t>时</w:t>
        </w:r>
      </w:ins>
      <w:r>
        <w:rPr>
          <w:rFonts w:hint="eastAsia" w:ascii="Times New Roman" w:hAnsi="Times New Roman" w:eastAsia="宋体" w:cs="Times New Roman"/>
          <w:color w:val="000000"/>
          <w:sz w:val="21"/>
          <w:szCs w:val="24"/>
          <w:lang w:val="en-US" w:eastAsia="zh-CN" w:bidi="ar"/>
          <w:rPrChange w:id="3380" w:author="P52s" w:date="2025-12-15T11:46:30Z">
            <w:rPr>
              <w:rFonts w:hint="eastAsia" w:ascii="方正仿宋_GBK" w:hAnsi="方正仿宋_GBK" w:eastAsia="方正仿宋_GBK" w:cs="方正仿宋_GBK"/>
              <w:sz w:val="24"/>
              <w:szCs w:val="24"/>
              <w:lang w:val="en-US" w:eastAsia="zh-CN"/>
            </w:rPr>
          </w:rPrChange>
        </w:rPr>
        <w:object>
          <v:shape id="_x0000_i1081" o:spt="75" type="#_x0000_t75" style="height:17pt;width:66pt;" o:ole="t" filled="f" o:preferrelative="t" stroked="f" coordsize="21600,21600">
            <v:path/>
            <v:fill on="f" focussize="0,0"/>
            <v:stroke on="f"/>
            <v:imagedata r:id="rId104" o:title=""/>
            <o:lock v:ext="edit" aspectratio="t"/>
            <w10:wrap type="none"/>
            <w10:anchorlock/>
          </v:shape>
          <o:OLEObject Type="Embed" ProgID="DSEquations" ShapeID="_x0000_i1081" DrawAspect="Content" ObjectID="_1468075781" r:id="rId103">
            <o:LockedField>false</o:LockedField>
          </o:OLEObject>
        </w:object>
      </w:r>
      <w:ins w:id="3382" w:author="P52s" w:date="2025-12-12T09:33:15Z">
        <w:r>
          <w:rPr>
            <w:rFonts w:hint="eastAsia" w:ascii="Times New Roman" w:hAnsi="Times New Roman" w:eastAsia="宋体" w:cs="Times New Roman"/>
            <w:color w:val="000000"/>
            <w:sz w:val="21"/>
            <w:szCs w:val="24"/>
            <w:lang w:val="en-US" w:eastAsia="zh-CN" w:bidi="ar"/>
            <w:rPrChange w:id="3383" w:author="P52s" w:date="2025-12-15T11:46:30Z">
              <w:rPr>
                <w:rFonts w:hint="eastAsia" w:ascii="方正仿宋_GBK" w:hAnsi="方正仿宋_GBK" w:eastAsia="方正仿宋_GBK" w:cs="方正仿宋_GBK"/>
                <w:sz w:val="24"/>
                <w:szCs w:val="24"/>
                <w:lang w:val="en-US" w:eastAsia="zh-CN"/>
              </w:rPr>
            </w:rPrChange>
          </w:rPr>
          <w:t>，</w:t>
        </w:r>
      </w:ins>
      <w:ins w:id="3385" w:author="P52s" w:date="2025-12-12T09:33:17Z">
        <w:r>
          <w:rPr>
            <w:rFonts w:hint="eastAsia" w:ascii="Times New Roman" w:hAnsi="Times New Roman" w:eastAsia="宋体" w:cs="Times New Roman"/>
            <w:color w:val="000000"/>
            <w:sz w:val="21"/>
            <w:szCs w:val="24"/>
            <w:lang w:val="en-US" w:eastAsia="zh-CN" w:bidi="ar"/>
            <w:rPrChange w:id="3386" w:author="P52s" w:date="2025-12-15T11:46:30Z">
              <w:rPr>
                <w:rFonts w:hint="eastAsia" w:ascii="方正仿宋_GBK" w:hAnsi="方正仿宋_GBK" w:eastAsia="方正仿宋_GBK" w:cs="方正仿宋_GBK"/>
                <w:sz w:val="24"/>
                <w:szCs w:val="24"/>
                <w:lang w:val="en-US" w:eastAsia="zh-CN"/>
              </w:rPr>
            </w:rPrChange>
          </w:rPr>
          <w:t>放电</w:t>
        </w:r>
      </w:ins>
      <w:ins w:id="3388" w:author="P52s" w:date="2025-12-12T09:33:18Z">
        <w:r>
          <w:rPr>
            <w:rFonts w:hint="eastAsia" w:ascii="Times New Roman" w:hAnsi="Times New Roman" w:eastAsia="宋体" w:cs="Times New Roman"/>
            <w:color w:val="000000"/>
            <w:sz w:val="21"/>
            <w:szCs w:val="24"/>
            <w:lang w:val="en-US" w:eastAsia="zh-CN" w:bidi="ar"/>
            <w:rPrChange w:id="3389" w:author="P52s" w:date="2025-12-15T11:46:30Z">
              <w:rPr>
                <w:rFonts w:hint="eastAsia" w:ascii="方正仿宋_GBK" w:hAnsi="方正仿宋_GBK" w:eastAsia="方正仿宋_GBK" w:cs="方正仿宋_GBK"/>
                <w:sz w:val="24"/>
                <w:szCs w:val="24"/>
                <w:lang w:val="en-US" w:eastAsia="zh-CN"/>
              </w:rPr>
            </w:rPrChange>
          </w:rPr>
          <w:t>时</w:t>
        </w:r>
      </w:ins>
      <w:ins w:id="3391" w:author="P52s" w:date="2025-12-12T09:33:21Z"/>
      <w:ins w:id="3394" w:author="P52s" w:date="2025-12-12T09:33:21Z"/>
      <w:ins w:id="3397" w:author="P52s" w:date="2025-12-12T09:33:21Z"/>
      <w:ins w:id="3400" w:author="P52s" w:date="2025-12-12T09:33:21Z">
        <w:r>
          <w:rPr>
            <w:rFonts w:hint="eastAsia" w:ascii="Times New Roman" w:hAnsi="Times New Roman" w:eastAsia="宋体" w:cs="Times New Roman"/>
            <w:color w:val="000000"/>
            <w:sz w:val="21"/>
            <w:szCs w:val="24"/>
            <w:lang w:val="en-US" w:eastAsia="zh-CN" w:bidi="ar"/>
            <w:rPrChange w:id="3404" w:author="P52s" w:date="2025-12-15T11:46:30Z">
              <w:rPr>
                <w:rFonts w:hint="eastAsia" w:ascii="方正仿宋_GBK" w:hAnsi="方正仿宋_GBK" w:eastAsia="方正仿宋_GBK" w:cs="方正仿宋_GBK"/>
                <w:sz w:val="24"/>
                <w:szCs w:val="24"/>
                <w:lang w:val="en-US" w:eastAsia="zh-CN"/>
              </w:rPr>
            </w:rPrChange>
          </w:rPr>
          <w:object>
            <v:shape id="_x0000_i1082" o:spt="75" type="#_x0000_t75" style="height:17pt;width:72pt;" o:ole="t" filled="f" o:preferrelative="t" stroked="f" coordsize="21600,21600">
              <v:path/>
              <v:fill on="f" focussize="0,0"/>
              <v:stroke on="f"/>
              <v:imagedata r:id="rId106" o:title=""/>
              <o:lock v:ext="edit" aspectratio="t"/>
              <w10:wrap type="none"/>
              <w10:anchorlock/>
            </v:shape>
            <o:OLEObject Type="Embed" ProgID="DSEquations" ShapeID="_x0000_i1082" DrawAspect="Content" ObjectID="_1468075782" r:id="rId105">
              <o:LockedField>false</o:LockedField>
            </o:OLEObject>
          </w:object>
        </w:r>
      </w:ins>
      <w:ins w:id="3406" w:author="P52s" w:date="2025-12-12T09:33:21Z"/>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Change w:id="3410" w:author="P52s" w:date="2025-12-15T11:46:34Z">
            <w:rPr>
              <w:rFonts w:hint="eastAsia" w:ascii="方正仿宋_GBK" w:hAnsi="方正仿宋_GBK" w:eastAsia="方正仿宋_GBK" w:cs="方正仿宋_GBK"/>
              <w:sz w:val="24"/>
              <w:szCs w:val="24"/>
              <w:lang w:val="en-US" w:eastAsia="zh-CN"/>
            </w:rPr>
          </w:rPrChange>
        </w:rPr>
        <w:pPrChange w:id="3409" w:author="P52s" w:date="2025-12-15T11:46:34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r>
        <w:rPr>
          <w:rFonts w:hint="eastAsia" w:ascii="Times New Roman" w:hAnsi="Times New Roman" w:eastAsia="宋体" w:cs="Times New Roman"/>
          <w:color w:val="000000"/>
          <w:sz w:val="21"/>
          <w:szCs w:val="24"/>
          <w:lang w:val="en-US" w:eastAsia="zh-CN" w:bidi="ar"/>
          <w:rPrChange w:id="3411" w:author="P52s" w:date="2025-12-15T11:46:34Z">
            <w:rPr>
              <w:rFonts w:hint="eastAsia" w:ascii="方正仿宋_GBK" w:hAnsi="方正仿宋_GBK" w:eastAsia="方正仿宋_GBK" w:cs="方正仿宋_GBK"/>
              <w:sz w:val="24"/>
              <w:szCs w:val="24"/>
              <w:lang w:val="en-US" w:eastAsia="zh-CN"/>
            </w:rPr>
          </w:rPrChange>
        </w:rPr>
        <w:t>SOC限值：</w:t>
      </w:r>
      <w:r>
        <w:rPr>
          <w:rFonts w:hint="eastAsia" w:ascii="Times New Roman" w:hAnsi="Times New Roman" w:eastAsia="宋体" w:cs="Times New Roman"/>
          <w:color w:val="000000"/>
          <w:sz w:val="21"/>
          <w:szCs w:val="24"/>
          <w:lang w:val="en-US" w:eastAsia="zh-CN" w:bidi="ar"/>
          <w:rPrChange w:id="3416" w:author="P52s" w:date="2025-12-15T11:46:34Z">
            <w:rPr>
              <w:rFonts w:hint="eastAsia" w:ascii="方正仿宋_GBK" w:hAnsi="方正仿宋_GBK" w:eastAsia="方正仿宋_GBK" w:cs="方正仿宋_GBK"/>
              <w:sz w:val="24"/>
              <w:szCs w:val="24"/>
              <w:lang w:val="en-US" w:eastAsia="zh-CN"/>
            </w:rPr>
          </w:rPrChange>
        </w:rPr>
        <w:object>
          <v:shape id="_x0000_i1083" o:spt="75" type="#_x0000_t75" style="height:17pt;width:116pt;" o:ole="t" filled="f" o:preferrelative="t" stroked="f" coordsize="21600,21600">
            <v:path/>
            <v:fill on="f" focussize="0,0"/>
            <v:stroke on="f"/>
            <v:imagedata r:id="rId108" o:title=""/>
            <o:lock v:ext="edit" aspectratio="t"/>
            <w10:wrap type="none"/>
            <w10:anchorlock/>
          </v:shape>
          <o:OLEObject Type="Embed" ProgID="DSEquations" ShapeID="_x0000_i1083" DrawAspect="Content" ObjectID="_1468075783" r:id="rId107">
            <o:LockedField>false</o:LockedField>
          </o:OLEObject>
        </w:objec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420" w:firstLineChars="200"/>
        <w:textAlignment w:val="center"/>
        <w:rPr>
          <w:rFonts w:hint="eastAsia" w:ascii="Times New Roman" w:hAnsi="Times New Roman" w:eastAsia="宋体" w:cs="Times New Roman"/>
          <w:color w:val="000000"/>
          <w:sz w:val="21"/>
          <w:szCs w:val="24"/>
          <w:lang w:val="en-US" w:eastAsia="zh-CN" w:bidi="ar"/>
          <w:rPrChange w:id="3419" w:author="P52s" w:date="2025-12-15T11:46:34Z">
            <w:rPr>
              <w:rFonts w:hint="default" w:ascii="方正仿宋_GBK" w:hAnsi="方正仿宋_GBK" w:eastAsia="方正仿宋_GBK" w:cs="方正仿宋_GBK"/>
              <w:sz w:val="24"/>
              <w:szCs w:val="24"/>
              <w:lang w:val="en-US" w:eastAsia="zh-CN"/>
            </w:rPr>
          </w:rPrChange>
        </w:rPr>
        <w:pPrChange w:id="3418" w:author="P52s" w:date="2025-12-15T11:46:34Z">
          <w:pPr>
            <w:keepNext w:val="0"/>
            <w:keepLines w:val="0"/>
            <w:pageBreakBefore w:val="0"/>
            <w:widowControl w:val="0"/>
            <w:numPr>
              <w:ilvl w:val="0"/>
              <w:numId w:val="0"/>
            </w:numPr>
            <w:kinsoku/>
            <w:wordWrap/>
            <w:overflowPunct/>
            <w:topLinePunct w:val="0"/>
            <w:autoSpaceDE/>
            <w:autoSpaceDN/>
            <w:bidi w:val="0"/>
            <w:adjustRightInd/>
            <w:snapToGrid/>
            <w:textAlignment w:val="center"/>
          </w:pPr>
        </w:pPrChange>
      </w:pPr>
      <w:r>
        <w:rPr>
          <w:rFonts w:hint="eastAsia" w:ascii="Times New Roman" w:hAnsi="Times New Roman" w:eastAsia="宋体" w:cs="Times New Roman"/>
          <w:color w:val="000000"/>
          <w:sz w:val="21"/>
          <w:szCs w:val="24"/>
          <w:lang w:val="en-US" w:eastAsia="zh-CN" w:bidi="ar"/>
          <w:rPrChange w:id="3420" w:author="P52s" w:date="2025-12-15T11:46:34Z">
            <w:rPr>
              <w:rFonts w:hint="eastAsia" w:ascii="方正仿宋_GBK" w:hAnsi="方正仿宋_GBK" w:eastAsia="方正仿宋_GBK" w:cs="方正仿宋_GBK"/>
              <w:sz w:val="24"/>
              <w:szCs w:val="24"/>
              <w:lang w:val="en-US" w:eastAsia="zh-CN"/>
            </w:rPr>
          </w:rPrChange>
        </w:rPr>
        <w:t>功率变化率：</w:t>
      </w:r>
      <w:r>
        <w:rPr>
          <w:rFonts w:hint="eastAsia" w:ascii="Times New Roman" w:hAnsi="Times New Roman" w:eastAsia="宋体" w:cs="Times New Roman"/>
          <w:color w:val="000000"/>
          <w:sz w:val="21"/>
          <w:szCs w:val="24"/>
          <w:lang w:val="en-US" w:eastAsia="zh-CN" w:bidi="ar"/>
          <w:rPrChange w:id="3425" w:author="P52s" w:date="2025-12-15T11:46:34Z">
            <w:rPr>
              <w:rFonts w:hint="eastAsia" w:ascii="方正仿宋_GBK" w:hAnsi="方正仿宋_GBK" w:eastAsia="方正仿宋_GBK" w:cs="方正仿宋_GBK"/>
              <w:sz w:val="24"/>
              <w:szCs w:val="24"/>
              <w:lang w:val="en-US" w:eastAsia="zh-CN"/>
            </w:rPr>
          </w:rPrChange>
        </w:rPr>
        <w:object>
          <v:shape id="_x0000_i1084" o:spt="75" type="#_x0000_t75" style="height:17pt;width:120pt;" o:ole="t" filled="f" o:preferrelative="t" stroked="f" coordsize="21600,21600">
            <v:path/>
            <v:fill on="f" focussize="0,0"/>
            <v:stroke on="f"/>
            <v:imagedata r:id="rId110" o:title=""/>
            <o:lock v:ext="edit" aspectratio="t"/>
            <w10:wrap type="none"/>
            <w10:anchorlock/>
          </v:shape>
          <o:OLEObject Type="Embed" ProgID="DSEquations" ShapeID="_x0000_i1084" DrawAspect="Content" ObjectID="_1468075784" r:id="rId109">
            <o:LockedField>false</o:LockedField>
          </o:OLEObject>
        </w:object>
      </w:r>
    </w:p>
    <w:p>
      <w:pPr>
        <w:numPr>
          <w:ilvl w:val="0"/>
          <w:numId w:val="0"/>
        </w:numPr>
        <w:spacing w:line="360" w:lineRule="auto"/>
        <w:rPr>
          <w:ins w:id="3428" w:author="P52s" w:date="2025-12-12T06:29:58Z"/>
          <w:rFonts w:hint="eastAsia" w:ascii="Times New Roman" w:hAnsi="Times New Roman" w:eastAsia="黑体" w:cs="Times New Roman"/>
          <w:bCs/>
          <w:color w:val="000000"/>
          <w:kern w:val="0"/>
          <w:sz w:val="21"/>
          <w:szCs w:val="15"/>
          <w:lang w:val="en-US" w:eastAsia="zh-CN" w:bidi="ar"/>
          <w:rPrChange w:id="3429" w:author="P52s" w:date="2025-12-15T11:46:58Z">
            <w:rPr>
              <w:ins w:id="3430" w:author="P52s" w:date="2025-12-12T06:29:58Z"/>
              <w:rFonts w:hint="eastAsia" w:ascii="方正仿宋_GBK" w:hAnsi="方正仿宋_GBK" w:eastAsia="方正仿宋_GBK" w:cs="方正仿宋_GBK"/>
              <w:sz w:val="24"/>
              <w:szCs w:val="24"/>
              <w:lang w:val="en-US" w:eastAsia="zh-CN"/>
            </w:rPr>
          </w:rPrChange>
        </w:rPr>
        <w:pPrChange w:id="3427" w:author="P52s" w:date="2025-12-15T11:59:24Z">
          <w:pPr>
            <w:numPr>
              <w:ilvl w:val="0"/>
              <w:numId w:val="0"/>
            </w:numPr>
          </w:pPr>
        </w:pPrChange>
      </w:pPr>
      <w:ins w:id="3431" w:author="P52s" w:date="2025-12-15T11:47:10Z">
        <w:r>
          <w:rPr>
            <w:rFonts w:hint="eastAsia" w:ascii="Times New Roman" w:hAnsi="Times New Roman" w:eastAsia="黑体" w:cs="Times New Roman"/>
            <w:bCs/>
            <w:color w:val="000000"/>
            <w:kern w:val="0"/>
            <w:sz w:val="21"/>
            <w:szCs w:val="15"/>
            <w:lang w:val="en-US" w:eastAsia="zh-CN" w:bidi="ar"/>
          </w:rPr>
          <w:t>2</w:t>
        </w:r>
      </w:ins>
      <w:ins w:id="3432" w:author="P52s" w:date="2025-12-15T11:47:11Z">
        <w:r>
          <w:rPr>
            <w:rFonts w:hint="eastAsia" w:ascii="Times New Roman" w:hAnsi="Times New Roman" w:eastAsia="黑体" w:cs="Times New Roman"/>
            <w:bCs/>
            <w:color w:val="000000"/>
            <w:kern w:val="0"/>
            <w:sz w:val="21"/>
            <w:szCs w:val="15"/>
            <w:lang w:val="en-US" w:eastAsia="zh-CN" w:bidi="ar"/>
          </w:rPr>
          <w:t xml:space="preserve">.3 </w:t>
        </w:r>
      </w:ins>
      <w:ins w:id="3433" w:author="P52s" w:date="2025-12-12T06:29:52Z">
        <w:r>
          <w:rPr>
            <w:rFonts w:hint="eastAsia" w:ascii="Times New Roman" w:hAnsi="Times New Roman" w:eastAsia="黑体" w:cs="Times New Roman"/>
            <w:bCs/>
            <w:color w:val="000000"/>
            <w:kern w:val="0"/>
            <w:sz w:val="21"/>
            <w:szCs w:val="15"/>
            <w:lang w:val="en-US" w:eastAsia="zh-CN" w:bidi="ar"/>
            <w:rPrChange w:id="3434" w:author="P52s" w:date="2025-12-15T11:46:58Z">
              <w:rPr>
                <w:rFonts w:hint="eastAsia" w:ascii="方正仿宋_GBK" w:hAnsi="方正仿宋_GBK" w:eastAsia="方正仿宋_GBK" w:cs="方正仿宋_GBK"/>
                <w:sz w:val="24"/>
                <w:szCs w:val="24"/>
                <w:lang w:val="en-US" w:eastAsia="zh-CN"/>
              </w:rPr>
            </w:rPrChange>
          </w:rPr>
          <w:t>粒子群</w:t>
        </w:r>
      </w:ins>
      <w:ins w:id="3436" w:author="P52s" w:date="2025-12-12T06:29:54Z">
        <w:r>
          <w:rPr>
            <w:rFonts w:hint="eastAsia" w:ascii="Times New Roman" w:hAnsi="Times New Roman" w:eastAsia="黑体" w:cs="Times New Roman"/>
            <w:bCs/>
            <w:color w:val="000000"/>
            <w:kern w:val="0"/>
            <w:sz w:val="21"/>
            <w:szCs w:val="15"/>
            <w:lang w:val="en-US" w:eastAsia="zh-CN" w:bidi="ar"/>
            <w:rPrChange w:id="3437" w:author="P52s" w:date="2025-12-15T11:46:58Z">
              <w:rPr>
                <w:rFonts w:hint="eastAsia" w:ascii="方正仿宋_GBK" w:hAnsi="方正仿宋_GBK" w:eastAsia="方正仿宋_GBK" w:cs="方正仿宋_GBK"/>
                <w:sz w:val="24"/>
                <w:szCs w:val="24"/>
                <w:lang w:val="en-US" w:eastAsia="zh-CN"/>
              </w:rPr>
            </w:rPrChange>
          </w:rPr>
          <w:t>算法</w:t>
        </w:r>
      </w:ins>
      <w:ins w:id="3439" w:author="P52s" w:date="2025-12-12T06:29:56Z">
        <w:r>
          <w:rPr>
            <w:rFonts w:hint="eastAsia" w:ascii="Times New Roman" w:hAnsi="Times New Roman" w:eastAsia="黑体" w:cs="Times New Roman"/>
            <w:bCs/>
            <w:color w:val="000000"/>
            <w:kern w:val="0"/>
            <w:sz w:val="21"/>
            <w:szCs w:val="15"/>
            <w:lang w:val="en-US" w:eastAsia="zh-CN" w:bidi="ar"/>
            <w:rPrChange w:id="3440" w:author="P52s" w:date="2025-12-15T11:46:58Z">
              <w:rPr>
                <w:rFonts w:hint="eastAsia" w:ascii="方正仿宋_GBK" w:hAnsi="方正仿宋_GBK" w:eastAsia="方正仿宋_GBK" w:cs="方正仿宋_GBK"/>
                <w:sz w:val="24"/>
                <w:szCs w:val="24"/>
                <w:lang w:val="en-US" w:eastAsia="zh-CN"/>
              </w:rPr>
            </w:rPrChange>
          </w:rPr>
          <w:t>求解</w:t>
        </w:r>
      </w:ins>
    </w:p>
    <w:p>
      <w:pPr>
        <w:numPr>
          <w:ilvl w:val="0"/>
          <w:numId w:val="0"/>
        </w:numPr>
        <w:spacing w:line="360" w:lineRule="auto"/>
        <w:rPr>
          <w:ins w:id="3443" w:author="P52s" w:date="2025-12-15T09:42:48Z"/>
          <w:rFonts w:hint="eastAsia" w:ascii="Times New Roman" w:hAnsi="Times New Roman" w:eastAsia="黑体" w:cs="Times New Roman"/>
          <w:bCs/>
          <w:color w:val="000000"/>
          <w:kern w:val="0"/>
          <w:sz w:val="21"/>
          <w:szCs w:val="15"/>
          <w:lang w:val="en-US" w:eastAsia="zh-CN" w:bidi="ar"/>
          <w:rPrChange w:id="3444" w:author="P52s" w:date="2025-12-15T11:47:48Z">
            <w:rPr>
              <w:ins w:id="3445" w:author="P52s" w:date="2025-12-15T09:42:48Z"/>
              <w:rFonts w:hint="default" w:ascii="方正仿宋_GBK" w:hAnsi="方正仿宋_GBK" w:eastAsia="方正仿宋_GBK" w:cs="方正仿宋_GBK"/>
              <w:sz w:val="24"/>
              <w:szCs w:val="24"/>
              <w:lang w:val="en-US" w:eastAsia="zh-CN"/>
            </w:rPr>
          </w:rPrChange>
        </w:rPr>
        <w:pPrChange w:id="3442" w:author="P52s" w:date="2025-12-15T11:48:26Z">
          <w:pPr>
            <w:numPr>
              <w:ilvl w:val="0"/>
              <w:numId w:val="0"/>
            </w:numPr>
          </w:pPr>
        </w:pPrChange>
      </w:pPr>
      <w:ins w:id="3446" w:author="P52s" w:date="2025-12-15T11:47:38Z">
        <w:r>
          <w:rPr>
            <w:rFonts w:hint="eastAsia" w:ascii="Times New Roman" w:hAnsi="Times New Roman" w:eastAsia="黑体" w:cs="Times New Roman"/>
            <w:bCs/>
            <w:color w:val="000000"/>
            <w:kern w:val="0"/>
            <w:sz w:val="21"/>
            <w:szCs w:val="15"/>
            <w:lang w:val="en-US" w:eastAsia="zh-CN" w:bidi="ar"/>
          </w:rPr>
          <w:t>2.3</w:t>
        </w:r>
      </w:ins>
      <w:ins w:id="3447" w:author="P52s" w:date="2025-12-15T11:47:41Z">
        <w:r>
          <w:rPr>
            <w:rFonts w:hint="eastAsia" w:ascii="Times New Roman" w:hAnsi="Times New Roman" w:eastAsia="黑体" w:cs="Times New Roman"/>
            <w:bCs/>
            <w:color w:val="000000"/>
            <w:kern w:val="0"/>
            <w:sz w:val="21"/>
            <w:szCs w:val="15"/>
            <w:lang w:val="en-US" w:eastAsia="zh-CN" w:bidi="ar"/>
          </w:rPr>
          <w:t>.</w:t>
        </w:r>
      </w:ins>
      <w:ins w:id="3448" w:author="P52s" w:date="2025-12-15T11:47:42Z">
        <w:r>
          <w:rPr>
            <w:rFonts w:hint="eastAsia" w:ascii="Times New Roman" w:hAnsi="Times New Roman" w:eastAsia="黑体" w:cs="Times New Roman"/>
            <w:bCs/>
            <w:color w:val="000000"/>
            <w:kern w:val="0"/>
            <w:sz w:val="21"/>
            <w:szCs w:val="15"/>
            <w:lang w:val="en-US" w:eastAsia="zh-CN" w:bidi="ar"/>
          </w:rPr>
          <w:t>1</w:t>
        </w:r>
      </w:ins>
      <w:ins w:id="3449" w:author="P52s" w:date="2025-12-15T09:42:51Z">
        <w:r>
          <w:rPr>
            <w:rFonts w:hint="eastAsia" w:ascii="Times New Roman" w:hAnsi="Times New Roman" w:eastAsia="黑体" w:cs="Times New Roman"/>
            <w:bCs/>
            <w:color w:val="000000"/>
            <w:kern w:val="0"/>
            <w:sz w:val="21"/>
            <w:szCs w:val="15"/>
            <w:lang w:val="en-US" w:eastAsia="zh-CN" w:bidi="ar"/>
            <w:rPrChange w:id="3450" w:author="P52s" w:date="2025-12-15T11:47:48Z">
              <w:rPr>
                <w:rFonts w:hint="eastAsia" w:ascii="方正仿宋_GBK" w:hAnsi="方正仿宋_GBK" w:eastAsia="方正仿宋_GBK" w:cs="方正仿宋_GBK"/>
                <w:sz w:val="24"/>
                <w:szCs w:val="24"/>
                <w:lang w:val="en-US" w:eastAsia="zh-CN"/>
              </w:rPr>
            </w:rPrChange>
          </w:rPr>
          <w:t>总</w:t>
        </w:r>
        <w:bookmarkStart w:id="3" w:name="_GoBack"/>
        <w:bookmarkEnd w:id="3"/>
        <w:r>
          <w:rPr>
            <w:rFonts w:hint="eastAsia" w:ascii="Times New Roman" w:hAnsi="Times New Roman" w:eastAsia="黑体" w:cs="Times New Roman"/>
            <w:bCs/>
            <w:color w:val="000000"/>
            <w:kern w:val="0"/>
            <w:sz w:val="21"/>
            <w:szCs w:val="15"/>
            <w:lang w:val="en-US" w:eastAsia="zh-CN" w:bidi="ar"/>
            <w:rPrChange w:id="3450" w:author="P52s" w:date="2025-12-15T11:47:48Z">
              <w:rPr>
                <w:rFonts w:hint="eastAsia" w:ascii="方正仿宋_GBK" w:hAnsi="方正仿宋_GBK" w:eastAsia="方正仿宋_GBK" w:cs="方正仿宋_GBK"/>
                <w:sz w:val="24"/>
                <w:szCs w:val="24"/>
                <w:lang w:val="en-US" w:eastAsia="zh-CN"/>
              </w:rPr>
            </w:rPrChange>
          </w:rPr>
          <w:t>体</w:t>
        </w:r>
      </w:ins>
      <w:ins w:id="3452" w:author="P52s" w:date="2025-12-15T09:42:52Z">
        <w:r>
          <w:rPr>
            <w:rFonts w:hint="eastAsia" w:ascii="Times New Roman" w:hAnsi="Times New Roman" w:eastAsia="黑体" w:cs="Times New Roman"/>
            <w:bCs/>
            <w:color w:val="000000"/>
            <w:kern w:val="0"/>
            <w:sz w:val="21"/>
            <w:szCs w:val="15"/>
            <w:lang w:val="en-US" w:eastAsia="zh-CN" w:bidi="ar"/>
            <w:rPrChange w:id="3453" w:author="P52s" w:date="2025-12-15T11:47:48Z">
              <w:rPr>
                <w:rFonts w:hint="eastAsia" w:ascii="方正仿宋_GBK" w:hAnsi="方正仿宋_GBK" w:eastAsia="方正仿宋_GBK" w:cs="方正仿宋_GBK"/>
                <w:sz w:val="24"/>
                <w:szCs w:val="24"/>
                <w:lang w:val="en-US" w:eastAsia="zh-CN"/>
              </w:rPr>
            </w:rPrChange>
          </w:rPr>
          <w:t>结构</w:t>
        </w:r>
      </w:ins>
    </w:p>
    <w:p>
      <w:pPr>
        <w:widowControl/>
        <w:numPr>
          <w:ilvl w:val="0"/>
          <w:numId w:val="0"/>
        </w:numPr>
        <w:spacing w:line="360" w:lineRule="auto"/>
        <w:ind w:firstLine="420" w:firstLineChars="200"/>
        <w:textAlignment w:val="center"/>
        <w:rPr>
          <w:ins w:id="3456" w:author="P52s" w:date="2025-12-15T09:42:48Z"/>
          <w:rFonts w:hint="default" w:ascii="方正仿宋_GBK" w:hAnsi="方正仿宋_GBK" w:eastAsia="方正仿宋_GBK" w:cs="方正仿宋_GBK"/>
          <w:sz w:val="24"/>
          <w:szCs w:val="24"/>
          <w:lang w:val="en-US" w:eastAsia="zh-CN" w:bidi="ar"/>
          <w:rPrChange w:id="3457" w:author="P52s" w:date="2025-12-15T10:11:09Z">
            <w:rPr>
              <w:ins w:id="3458" w:author="P52s" w:date="2025-12-15T09:42:48Z"/>
              <w:rFonts w:hint="eastAsia" w:ascii="方正仿宋_GBK" w:hAnsi="方正仿宋_GBK" w:eastAsia="方正仿宋_GBK" w:cs="方正仿宋_GBK"/>
              <w:sz w:val="24"/>
              <w:szCs w:val="24"/>
              <w:lang w:val="en-US" w:eastAsia="zh-CN"/>
            </w:rPr>
          </w:rPrChange>
        </w:rPr>
        <w:pPrChange w:id="3455" w:author="P52s" w:date="2025-12-15T11:48:26Z">
          <w:pPr>
            <w:numPr>
              <w:ilvl w:val="0"/>
              <w:numId w:val="0"/>
            </w:numPr>
          </w:pPr>
        </w:pPrChange>
      </w:pPr>
      <w:ins w:id="3459" w:author="P52s" w:date="2025-12-15T12:34:11Z">
        <w:r>
          <w:rPr>
            <w:rFonts w:hint="eastAsia" w:ascii="Times New Roman" w:hAnsi="Times New Roman" w:eastAsia="宋体" w:cs="Times New Roman"/>
            <w:color w:val="000000"/>
            <w:sz w:val="21"/>
            <w:szCs w:val="24"/>
            <w:lang w:val="en-US" w:eastAsia="zh-CN" w:bidi="ar"/>
          </w:rPr>
          <w:t>开发中构造三个类，通过</w:t>
        </w:r>
      </w:ins>
      <w:ins w:id="3460" w:author="P52s" w:date="2025-12-15T12:34:11Z">
        <w:r>
          <w:rPr>
            <w:rFonts w:hint="eastAsia" w:ascii="Times New Roman" w:hAnsi="Times New Roman" w:eastAsia="宋体" w:cs="Times New Roman"/>
            <w:i w:val="0"/>
            <w:iCs w:val="0"/>
            <w:caps w:val="0"/>
            <w:color w:val="000000"/>
            <w:spacing w:val="0"/>
            <w:sz w:val="21"/>
            <w:szCs w:val="24"/>
            <w:shd w:val="clear"/>
            <w:lang w:bidi="ar"/>
          </w:rPr>
          <w:t>分层设计实现数据管理、优化求解和系统仿真</w:t>
        </w:r>
      </w:ins>
      <w:ins w:id="3461" w:author="P52s" w:date="2025-12-15T12:34:11Z">
        <w:r>
          <w:rPr>
            <w:rFonts w:hint="eastAsia" w:ascii="Times New Roman" w:hAnsi="Times New Roman" w:eastAsia="宋体" w:cs="Times New Roman"/>
            <w:i w:val="0"/>
            <w:iCs w:val="0"/>
            <w:caps w:val="0"/>
            <w:color w:val="000000"/>
            <w:spacing w:val="0"/>
            <w:sz w:val="21"/>
            <w:szCs w:val="24"/>
            <w:shd w:val="clear"/>
            <w:lang w:eastAsia="zh-CN" w:bidi="ar"/>
          </w:rPr>
          <w:t>。</w:t>
        </w:r>
      </w:ins>
      <w:ins w:id="3462" w:author="P52s" w:date="2025-12-15T11:59:54Z">
        <w:r>
          <w:rPr>
            <w:rFonts w:hint="eastAsia" w:ascii="Times New Roman" w:hAnsi="Times New Roman" w:eastAsia="宋体" w:cs="Times New Roman"/>
            <w:color w:val="000000"/>
            <w:sz w:val="21"/>
            <w:szCs w:val="24"/>
            <w:lang w:val="en-US" w:eastAsia="zh-CN" w:bidi="ar"/>
          </w:rPr>
          <w:t>粒子群</w:t>
        </w:r>
      </w:ins>
      <w:ins w:id="3463" w:author="P52s" w:date="2025-12-15T11:59:55Z">
        <w:r>
          <w:rPr>
            <w:rFonts w:hint="eastAsia" w:ascii="Times New Roman" w:hAnsi="Times New Roman" w:eastAsia="宋体" w:cs="Times New Roman"/>
            <w:color w:val="000000"/>
            <w:sz w:val="21"/>
            <w:szCs w:val="24"/>
            <w:lang w:val="en-US" w:eastAsia="zh-CN" w:bidi="ar"/>
          </w:rPr>
          <w:t>算法</w:t>
        </w:r>
      </w:ins>
      <w:ins w:id="3464" w:author="P52s" w:date="2025-12-15T12:02:55Z">
        <w:r>
          <w:rPr>
            <w:rFonts w:hint="eastAsia" w:ascii="Times New Roman" w:hAnsi="Times New Roman" w:eastAsia="宋体" w:cs="Times New Roman"/>
            <w:color w:val="000000"/>
            <w:sz w:val="21"/>
            <w:szCs w:val="24"/>
            <w:lang w:val="en-US" w:eastAsia="zh-CN" w:bidi="ar"/>
          </w:rPr>
          <w:t>开发</w:t>
        </w:r>
      </w:ins>
      <w:ins w:id="3465" w:author="P52s" w:date="2025-12-15T12:00:02Z">
        <w:r>
          <w:rPr>
            <w:rFonts w:hint="eastAsia" w:ascii="Times New Roman" w:hAnsi="Times New Roman" w:eastAsia="宋体" w:cs="Times New Roman"/>
            <w:color w:val="000000"/>
            <w:sz w:val="21"/>
            <w:szCs w:val="24"/>
            <w:lang w:val="en-US" w:eastAsia="zh-CN" w:bidi="ar"/>
          </w:rPr>
          <w:t>采用</w:t>
        </w:r>
      </w:ins>
      <w:ins w:id="3466" w:author="P52s" w:date="2025-12-15T12:00:04Z">
        <w:r>
          <w:rPr>
            <w:rFonts w:hint="eastAsia" w:ascii="Times New Roman" w:hAnsi="Times New Roman" w:eastAsia="宋体" w:cs="Times New Roman"/>
            <w:color w:val="000000"/>
            <w:sz w:val="21"/>
            <w:szCs w:val="24"/>
            <w:lang w:val="en-US" w:eastAsia="zh-CN" w:bidi="ar"/>
          </w:rPr>
          <w:t>python</w:t>
        </w:r>
      </w:ins>
      <w:ins w:id="3467" w:author="P52s" w:date="2025-12-15T12:00:06Z">
        <w:r>
          <w:rPr>
            <w:rFonts w:hint="eastAsia" w:ascii="Times New Roman" w:hAnsi="Times New Roman" w:eastAsia="宋体" w:cs="Times New Roman"/>
            <w:color w:val="000000"/>
            <w:sz w:val="21"/>
            <w:szCs w:val="24"/>
            <w:lang w:val="en-US" w:eastAsia="zh-CN" w:bidi="ar"/>
          </w:rPr>
          <w:t>语言</w:t>
        </w:r>
      </w:ins>
      <w:ins w:id="3468" w:author="P52s" w:date="2025-12-15T12:00:07Z">
        <w:r>
          <w:rPr>
            <w:rFonts w:hint="eastAsia" w:ascii="Times New Roman" w:hAnsi="Times New Roman" w:eastAsia="宋体" w:cs="Times New Roman"/>
            <w:color w:val="000000"/>
            <w:sz w:val="21"/>
            <w:szCs w:val="24"/>
            <w:lang w:val="en-US" w:eastAsia="zh-CN" w:bidi="ar"/>
          </w:rPr>
          <w:t>，</w:t>
        </w:r>
      </w:ins>
      <w:ins w:id="3469" w:author="P52s" w:date="2025-12-15T12:00:10Z">
        <w:r>
          <w:rPr>
            <w:rFonts w:hint="eastAsia" w:ascii="Times New Roman" w:hAnsi="Times New Roman" w:eastAsia="宋体" w:cs="Times New Roman"/>
            <w:color w:val="000000"/>
            <w:sz w:val="21"/>
            <w:szCs w:val="24"/>
            <w:lang w:val="en-US" w:eastAsia="zh-CN" w:bidi="ar"/>
          </w:rPr>
          <w:t>面向</w:t>
        </w:r>
      </w:ins>
      <w:ins w:id="3470" w:author="P52s" w:date="2025-12-15T12:00:11Z">
        <w:r>
          <w:rPr>
            <w:rFonts w:hint="eastAsia" w:ascii="Times New Roman" w:hAnsi="Times New Roman" w:eastAsia="宋体" w:cs="Times New Roman"/>
            <w:color w:val="000000"/>
            <w:sz w:val="21"/>
            <w:szCs w:val="24"/>
            <w:lang w:val="en-US" w:eastAsia="zh-CN" w:bidi="ar"/>
          </w:rPr>
          <w:t>对象</w:t>
        </w:r>
      </w:ins>
      <w:ins w:id="3471" w:author="P52s" w:date="2025-12-15T12:00:13Z">
        <w:r>
          <w:rPr>
            <w:rFonts w:hint="eastAsia" w:ascii="Times New Roman" w:hAnsi="Times New Roman" w:eastAsia="宋体" w:cs="Times New Roman"/>
            <w:color w:val="000000"/>
            <w:sz w:val="21"/>
            <w:szCs w:val="24"/>
            <w:lang w:val="en-US" w:eastAsia="zh-CN" w:bidi="ar"/>
          </w:rPr>
          <w:t>设计</w:t>
        </w:r>
      </w:ins>
      <w:ins w:id="3472" w:author="P52s" w:date="2025-12-15T12:00:20Z">
        <w:r>
          <w:rPr>
            <w:rFonts w:hint="eastAsia" w:ascii="Times New Roman" w:hAnsi="Times New Roman" w:eastAsia="宋体" w:cs="Times New Roman"/>
            <w:color w:val="000000"/>
            <w:sz w:val="21"/>
            <w:szCs w:val="24"/>
            <w:lang w:val="en-US" w:eastAsia="zh-CN" w:bidi="ar"/>
          </w:rPr>
          <w:t>，</w:t>
        </w:r>
      </w:ins>
      <w:ins w:id="3473" w:author="P52s" w:date="2025-12-15T12:00:52Z">
        <w:r>
          <w:rPr>
            <w:rFonts w:hint="eastAsia" w:ascii="Times New Roman" w:hAnsi="Times New Roman" w:eastAsia="宋体" w:cs="Times New Roman"/>
            <w:color w:val="000000"/>
            <w:sz w:val="21"/>
            <w:szCs w:val="24"/>
            <w:lang w:val="en-US" w:eastAsia="zh-CN" w:bidi="ar"/>
          </w:rPr>
          <w:t>开发</w:t>
        </w:r>
      </w:ins>
      <w:ins w:id="3474" w:author="P52s" w:date="2025-12-15T12:01:18Z">
        <w:r>
          <w:rPr>
            <w:rFonts w:hint="eastAsia" w:ascii="Times New Roman" w:hAnsi="Times New Roman" w:eastAsia="宋体" w:cs="Times New Roman"/>
            <w:color w:val="000000"/>
            <w:sz w:val="21"/>
            <w:szCs w:val="24"/>
            <w:lang w:val="en-US" w:eastAsia="zh-CN" w:bidi="ar"/>
          </w:rPr>
          <w:t>IDE</w:t>
        </w:r>
      </w:ins>
      <w:ins w:id="3475" w:author="P52s" w:date="2025-12-15T12:00:53Z">
        <w:r>
          <w:rPr>
            <w:rFonts w:hint="eastAsia" w:ascii="Times New Roman" w:hAnsi="Times New Roman" w:eastAsia="宋体" w:cs="Times New Roman"/>
            <w:color w:val="000000"/>
            <w:sz w:val="21"/>
            <w:szCs w:val="24"/>
            <w:lang w:val="en-US" w:eastAsia="zh-CN" w:bidi="ar"/>
          </w:rPr>
          <w:t>为</w:t>
        </w:r>
      </w:ins>
      <w:ins w:id="3476" w:author="P52s" w:date="2025-12-15T12:01:08Z">
        <w:r>
          <w:rPr>
            <w:rFonts w:hint="eastAsia" w:ascii="Times New Roman" w:hAnsi="Times New Roman" w:eastAsia="宋体" w:cs="Times New Roman"/>
            <w:color w:val="000000"/>
            <w:sz w:val="21"/>
            <w:szCs w:val="24"/>
            <w:lang w:val="en-US" w:eastAsia="zh-CN" w:bidi="ar"/>
          </w:rPr>
          <w:t>PyCharm</w:t>
        </w:r>
      </w:ins>
      <w:ins w:id="3477" w:author="P52s" w:date="2025-12-15T12:03:16Z">
        <w:r>
          <w:rPr>
            <w:rFonts w:hint="eastAsia" w:ascii="Times New Roman" w:hAnsi="Times New Roman" w:eastAsia="宋体" w:cs="Times New Roman"/>
            <w:color w:val="000000"/>
            <w:sz w:val="21"/>
            <w:szCs w:val="24"/>
            <w:lang w:val="en-US" w:eastAsia="zh-CN" w:bidi="ar"/>
          </w:rPr>
          <w:t xml:space="preserve"> 20</w:t>
        </w:r>
      </w:ins>
      <w:ins w:id="3478" w:author="P52s" w:date="2025-12-15T12:03:17Z">
        <w:r>
          <w:rPr>
            <w:rFonts w:hint="eastAsia" w:ascii="Times New Roman" w:hAnsi="Times New Roman" w:eastAsia="宋体" w:cs="Times New Roman"/>
            <w:color w:val="000000"/>
            <w:sz w:val="21"/>
            <w:szCs w:val="24"/>
            <w:lang w:val="en-US" w:eastAsia="zh-CN" w:bidi="ar"/>
          </w:rPr>
          <w:t>25.</w:t>
        </w:r>
      </w:ins>
      <w:ins w:id="3479" w:author="P52s" w:date="2025-12-15T12:03:18Z">
        <w:r>
          <w:rPr>
            <w:rFonts w:hint="eastAsia" w:ascii="Times New Roman" w:hAnsi="Times New Roman" w:eastAsia="宋体" w:cs="Times New Roman"/>
            <w:color w:val="000000"/>
            <w:sz w:val="21"/>
            <w:szCs w:val="24"/>
            <w:lang w:val="en-US" w:eastAsia="zh-CN" w:bidi="ar"/>
          </w:rPr>
          <w:t>3</w:t>
        </w:r>
      </w:ins>
      <w:ins w:id="3480" w:author="P52s" w:date="2025-12-15T12:01:29Z">
        <w:r>
          <w:rPr>
            <w:rFonts w:hint="eastAsia" w:ascii="Times New Roman" w:hAnsi="Times New Roman" w:eastAsia="宋体" w:cs="Times New Roman"/>
            <w:color w:val="000000"/>
            <w:sz w:val="21"/>
            <w:szCs w:val="24"/>
            <w:lang w:val="en-US" w:eastAsia="zh-CN" w:bidi="ar"/>
          </w:rPr>
          <w:t>，</w:t>
        </w:r>
      </w:ins>
      <w:ins w:id="3481" w:author="P52s" w:date="2025-12-15T12:01:35Z">
        <w:r>
          <w:rPr>
            <w:rFonts w:hint="eastAsia" w:ascii="Times New Roman" w:hAnsi="Times New Roman" w:eastAsia="宋体" w:cs="Times New Roman"/>
            <w:color w:val="000000"/>
            <w:sz w:val="21"/>
            <w:szCs w:val="24"/>
            <w:lang w:val="en-US" w:eastAsia="zh-CN" w:bidi="ar"/>
          </w:rPr>
          <w:t>Miniconda</w:t>
        </w:r>
      </w:ins>
      <w:ins w:id="3482" w:author="P52s" w:date="2025-12-15T12:01:40Z">
        <w:r>
          <w:rPr>
            <w:rFonts w:hint="eastAsia" w:ascii="Times New Roman" w:hAnsi="Times New Roman" w:eastAsia="宋体" w:cs="Times New Roman"/>
            <w:color w:val="000000"/>
            <w:sz w:val="21"/>
            <w:szCs w:val="24"/>
            <w:lang w:val="en-US" w:eastAsia="zh-CN" w:bidi="ar"/>
          </w:rPr>
          <w:t>版本为</w:t>
        </w:r>
      </w:ins>
      <w:ins w:id="3483" w:author="P52s" w:date="2025-12-15T12:02:27Z">
        <w:r>
          <w:rPr>
            <w:rFonts w:hint="eastAsia" w:ascii="Times New Roman" w:hAnsi="Times New Roman" w:eastAsia="宋体" w:cs="Times New Roman"/>
            <w:color w:val="000000"/>
            <w:sz w:val="21"/>
            <w:szCs w:val="24"/>
            <w:lang w:val="en-US" w:eastAsia="zh-CN" w:bidi="ar"/>
          </w:rPr>
          <w:t>23.</w:t>
        </w:r>
      </w:ins>
      <w:ins w:id="3484" w:author="P52s" w:date="2025-12-15T12:02:28Z">
        <w:r>
          <w:rPr>
            <w:rFonts w:hint="eastAsia" w:ascii="Times New Roman" w:hAnsi="Times New Roman" w:eastAsia="宋体" w:cs="Times New Roman"/>
            <w:color w:val="000000"/>
            <w:sz w:val="21"/>
            <w:szCs w:val="24"/>
            <w:lang w:val="en-US" w:eastAsia="zh-CN" w:bidi="ar"/>
          </w:rPr>
          <w:t>9</w:t>
        </w:r>
      </w:ins>
      <w:ins w:id="3485" w:author="P52s" w:date="2025-12-15T12:01:10Z">
        <w:r>
          <w:rPr>
            <w:rFonts w:hint="eastAsia" w:ascii="Times New Roman" w:hAnsi="Times New Roman" w:eastAsia="宋体" w:cs="Times New Roman"/>
            <w:color w:val="000000"/>
            <w:sz w:val="21"/>
            <w:szCs w:val="24"/>
            <w:lang w:val="en-US" w:eastAsia="zh-CN" w:bidi="ar"/>
          </w:rPr>
          <w:t>，</w:t>
        </w:r>
      </w:ins>
      <w:ins w:id="3486" w:author="P52s" w:date="2025-12-15T12:02:34Z">
        <w:r>
          <w:rPr>
            <w:rFonts w:hint="eastAsia" w:ascii="Times New Roman" w:hAnsi="Times New Roman" w:eastAsia="宋体" w:cs="Times New Roman"/>
            <w:color w:val="000000"/>
            <w:sz w:val="21"/>
            <w:szCs w:val="24"/>
            <w:lang w:val="en-US" w:eastAsia="zh-CN" w:bidi="ar"/>
          </w:rPr>
          <w:t>python</w:t>
        </w:r>
      </w:ins>
      <w:ins w:id="3487" w:author="P52s" w:date="2025-12-15T12:02:38Z">
        <w:r>
          <w:rPr>
            <w:rFonts w:hint="eastAsia" w:ascii="Times New Roman" w:hAnsi="Times New Roman" w:eastAsia="宋体" w:cs="Times New Roman"/>
            <w:color w:val="000000"/>
            <w:sz w:val="21"/>
            <w:szCs w:val="24"/>
            <w:lang w:val="en-US" w:eastAsia="zh-CN" w:bidi="ar"/>
          </w:rPr>
          <w:t>版本为</w:t>
        </w:r>
      </w:ins>
      <w:ins w:id="3488" w:author="P52s" w:date="2025-12-15T12:02:40Z">
        <w:r>
          <w:rPr>
            <w:rFonts w:hint="eastAsia" w:ascii="Times New Roman" w:hAnsi="Times New Roman" w:eastAsia="宋体" w:cs="Times New Roman"/>
            <w:color w:val="000000"/>
            <w:sz w:val="21"/>
            <w:szCs w:val="24"/>
            <w:lang w:val="en-US" w:eastAsia="zh-CN" w:bidi="ar"/>
          </w:rPr>
          <w:t>3.</w:t>
        </w:r>
      </w:ins>
      <w:ins w:id="3489" w:author="P52s" w:date="2025-12-15T12:02:41Z">
        <w:r>
          <w:rPr>
            <w:rFonts w:hint="eastAsia" w:ascii="Times New Roman" w:hAnsi="Times New Roman" w:eastAsia="宋体" w:cs="Times New Roman"/>
            <w:color w:val="000000"/>
            <w:sz w:val="21"/>
            <w:szCs w:val="24"/>
            <w:lang w:val="en-US" w:eastAsia="zh-CN" w:bidi="ar"/>
          </w:rPr>
          <w:t>11</w:t>
        </w:r>
      </w:ins>
      <w:ins w:id="3490" w:author="P52s" w:date="2025-12-15T12:02:46Z">
        <w:r>
          <w:rPr>
            <w:rFonts w:hint="eastAsia" w:ascii="Times New Roman" w:hAnsi="Times New Roman" w:eastAsia="宋体" w:cs="Times New Roman"/>
            <w:color w:val="000000"/>
            <w:sz w:val="21"/>
            <w:szCs w:val="24"/>
            <w:lang w:val="en-US" w:eastAsia="zh-CN" w:bidi="ar"/>
          </w:rPr>
          <w:t>。</w:t>
        </w:r>
      </w:ins>
    </w:p>
    <w:p>
      <w:pPr>
        <w:numPr>
          <w:ilvl w:val="0"/>
          <w:numId w:val="0"/>
        </w:numPr>
        <w:spacing w:line="360" w:lineRule="auto"/>
        <w:rPr>
          <w:ins w:id="3492" w:author="P52s" w:date="2025-12-15T08:34:56Z"/>
          <w:rFonts w:hint="eastAsia" w:ascii="Times New Roman" w:hAnsi="Times New Roman" w:eastAsia="黑体" w:cs="Times New Roman"/>
          <w:bCs/>
          <w:color w:val="000000"/>
          <w:kern w:val="0"/>
          <w:sz w:val="21"/>
          <w:szCs w:val="15"/>
          <w:lang w:val="en-US" w:eastAsia="zh-CN" w:bidi="ar"/>
          <w:rPrChange w:id="3493" w:author="P52s" w:date="2025-12-15T11:48:17Z">
            <w:rPr>
              <w:ins w:id="3494" w:author="P52s" w:date="2025-12-15T08:34:56Z"/>
              <w:rFonts w:hint="default" w:ascii="方正仿宋_GBK" w:hAnsi="方正仿宋_GBK" w:eastAsia="方正仿宋_GBK" w:cs="方正仿宋_GBK"/>
              <w:sz w:val="24"/>
              <w:szCs w:val="24"/>
              <w:lang w:val="en-US" w:eastAsia="zh-CN"/>
            </w:rPr>
          </w:rPrChange>
        </w:rPr>
        <w:pPrChange w:id="3491" w:author="P52s" w:date="2025-12-15T11:48:26Z">
          <w:pPr>
            <w:numPr>
              <w:ilvl w:val="0"/>
              <w:numId w:val="0"/>
            </w:numPr>
          </w:pPr>
        </w:pPrChange>
      </w:pPr>
      <w:ins w:id="3495" w:author="P52s" w:date="2025-12-15T10:37:28Z">
        <w:r>
          <w:rPr>
            <w:rFonts w:hint="eastAsia" w:ascii="Times New Roman" w:hAnsi="Times New Roman" w:eastAsia="黑体" w:cs="Times New Roman"/>
            <w:bCs/>
            <w:color w:val="000000"/>
            <w:kern w:val="0"/>
            <w:sz w:val="21"/>
            <w:szCs w:val="15"/>
            <w:lang w:val="en-US" w:eastAsia="zh-CN" w:bidi="ar"/>
            <w:rPrChange w:id="3496" w:author="P52s" w:date="2025-12-15T11:48:17Z">
              <w:rPr>
                <w:rFonts w:hint="eastAsia" w:ascii="方正仿宋_GBK" w:hAnsi="方正仿宋_GBK" w:eastAsia="方正仿宋_GBK" w:cs="方正仿宋_GBK"/>
                <w:sz w:val="24"/>
                <w:szCs w:val="24"/>
                <w:lang w:val="en-US" w:eastAsia="zh-CN"/>
              </w:rPr>
            </w:rPrChange>
          </w:rPr>
          <w:t>1.1</w:t>
        </w:r>
      </w:ins>
      <w:ins w:id="3498" w:author="P52s" w:date="2025-12-15T10:37:29Z">
        <w:r>
          <w:rPr>
            <w:rFonts w:hint="eastAsia" w:ascii="Times New Roman" w:hAnsi="Times New Roman" w:eastAsia="黑体" w:cs="Times New Roman"/>
            <w:bCs/>
            <w:color w:val="000000"/>
            <w:kern w:val="0"/>
            <w:sz w:val="21"/>
            <w:szCs w:val="15"/>
            <w:lang w:val="en-US" w:eastAsia="zh-CN" w:bidi="ar"/>
            <w:rPrChange w:id="3499" w:author="P52s" w:date="2025-12-15T11:48:17Z">
              <w:rPr>
                <w:rFonts w:hint="eastAsia" w:ascii="方正仿宋_GBK" w:hAnsi="方正仿宋_GBK" w:eastAsia="方正仿宋_GBK" w:cs="方正仿宋_GBK"/>
                <w:sz w:val="24"/>
                <w:szCs w:val="24"/>
                <w:lang w:val="en-US" w:eastAsia="zh-CN"/>
              </w:rPr>
            </w:rPrChange>
          </w:rPr>
          <w:t xml:space="preserve"> </w:t>
        </w:r>
      </w:ins>
      <w:ins w:id="3501" w:author="P52s" w:date="2025-12-15T09:47:29Z">
        <w:r>
          <w:rPr>
            <w:rFonts w:hint="eastAsia" w:ascii="Times New Roman" w:hAnsi="Times New Roman" w:eastAsia="黑体" w:cs="Times New Roman"/>
            <w:bCs/>
            <w:color w:val="000000"/>
            <w:kern w:val="0"/>
            <w:sz w:val="21"/>
            <w:szCs w:val="15"/>
            <w:lang w:val="en-US" w:eastAsia="zh-CN" w:bidi="ar"/>
            <w:rPrChange w:id="3502" w:author="P52s" w:date="2025-12-15T11:48:17Z">
              <w:rPr>
                <w:rFonts w:hint="eastAsia" w:ascii="方正仿宋_GBK" w:hAnsi="方正仿宋_GBK" w:eastAsia="方正仿宋_GBK" w:cs="方正仿宋_GBK"/>
                <w:sz w:val="24"/>
                <w:szCs w:val="24"/>
                <w:lang w:val="en-US" w:eastAsia="zh-CN" w:bidi="ar"/>
              </w:rPr>
            </w:rPrChange>
          </w:rPr>
          <w:t>EnergyStorageSystem</w:t>
        </w:r>
      </w:ins>
      <w:ins w:id="3504" w:author="P52s" w:date="2025-12-15T09:47:42Z">
        <w:r>
          <w:rPr>
            <w:rFonts w:hint="eastAsia" w:ascii="Times New Roman" w:hAnsi="Times New Roman" w:eastAsia="黑体" w:cs="Times New Roman"/>
            <w:bCs/>
            <w:color w:val="000000"/>
            <w:kern w:val="0"/>
            <w:sz w:val="21"/>
            <w:szCs w:val="15"/>
            <w:lang w:val="en-US" w:eastAsia="zh-CN" w:bidi="ar"/>
            <w:rPrChange w:id="3505" w:author="P52s" w:date="2025-12-15T11:48:17Z">
              <w:rPr>
                <w:rFonts w:hint="eastAsia" w:ascii="方正仿宋_GBK" w:hAnsi="方正仿宋_GBK" w:eastAsia="方正仿宋_GBK" w:cs="方正仿宋_GBK"/>
                <w:sz w:val="24"/>
                <w:szCs w:val="24"/>
                <w:lang w:val="en-US" w:eastAsia="zh-CN" w:bidi="ar"/>
              </w:rPr>
            </w:rPrChange>
          </w:rPr>
          <w:t>类</w:t>
        </w:r>
      </w:ins>
    </w:p>
    <w:p>
      <w:pPr>
        <w:widowControl/>
        <w:numPr>
          <w:ilvl w:val="0"/>
          <w:numId w:val="0"/>
        </w:numPr>
        <w:spacing w:line="360" w:lineRule="auto"/>
        <w:ind w:firstLine="420" w:firstLineChars="200"/>
        <w:textAlignment w:val="center"/>
        <w:rPr>
          <w:ins w:id="3508" w:author="P52s" w:date="2025-12-15T10:36:41Z"/>
          <w:rFonts w:hint="eastAsia" w:ascii="Times New Roman" w:hAnsi="Times New Roman" w:eastAsia="宋体" w:cs="Times New Roman"/>
          <w:color w:val="000000"/>
          <w:sz w:val="21"/>
          <w:szCs w:val="24"/>
          <w:lang w:val="en-US" w:eastAsia="zh-CN" w:bidi="ar"/>
          <w:rPrChange w:id="3509" w:author="P52s" w:date="2025-12-15T11:48:59Z">
            <w:rPr>
              <w:ins w:id="3510" w:author="P52s" w:date="2025-12-15T10:36:41Z"/>
              <w:rFonts w:hint="eastAsia" w:ascii="方正仿宋_GBK" w:hAnsi="方正仿宋_GBK" w:eastAsia="方正仿宋_GBK" w:cs="方正仿宋_GBK"/>
              <w:sz w:val="24"/>
              <w:szCs w:val="24"/>
              <w:lang w:val="en-US" w:eastAsia="zh-CN" w:bidi="ar"/>
            </w:rPr>
          </w:rPrChange>
        </w:rPr>
        <w:pPrChange w:id="3507" w:author="P52s" w:date="2025-12-15T11:48:59Z">
          <w:pPr>
            <w:numPr>
              <w:ilvl w:val="0"/>
              <w:numId w:val="0"/>
            </w:numPr>
          </w:pPr>
        </w:pPrChange>
      </w:pPr>
      <w:ins w:id="3511" w:author="P52s" w:date="2025-12-15T10:10:25Z">
        <w:r>
          <w:rPr>
            <w:rFonts w:hint="eastAsia" w:ascii="Times New Roman" w:hAnsi="Times New Roman" w:eastAsia="宋体" w:cs="Times New Roman"/>
            <w:color w:val="000000"/>
            <w:sz w:val="21"/>
            <w:szCs w:val="24"/>
            <w:lang w:val="en-US" w:eastAsia="zh-CN" w:bidi="ar"/>
            <w:rPrChange w:id="3512" w:author="P52s" w:date="2025-12-15T11:50:08Z">
              <w:rPr>
                <w:rFonts w:hint="eastAsia" w:ascii="方正仿宋_GBK" w:hAnsi="方正仿宋_GBK" w:eastAsia="方正仿宋_GBK" w:cs="方正仿宋_GBK"/>
                <w:sz w:val="24"/>
                <w:szCs w:val="24"/>
                <w:lang w:val="en-US" w:eastAsia="zh-CN" w:bidi="ar"/>
              </w:rPr>
            </w:rPrChange>
          </w:rPr>
          <w:t>用于</w:t>
        </w:r>
      </w:ins>
      <w:ins w:id="3514" w:author="P52s" w:date="2025-12-15T10:10:25Z">
        <w:r>
          <w:rPr>
            <w:rFonts w:hint="eastAsia" w:ascii="Times New Roman" w:hAnsi="Times New Roman" w:eastAsia="宋体" w:cs="Times New Roman"/>
            <w:b w:val="0"/>
            <w:bCs w:val="0"/>
            <w:i w:val="0"/>
            <w:iCs w:val="0"/>
            <w:caps w:val="0"/>
            <w:color w:val="000000"/>
            <w:spacing w:val="0"/>
            <w:sz w:val="21"/>
            <w:szCs w:val="24"/>
            <w:shd w:val="clear"/>
            <w:lang w:bidi="ar"/>
            <w:rPrChange w:id="3515" w:author="P52s" w:date="2025-12-15T11:48:59Z">
              <w:rPr>
                <w:rFonts w:hint="eastAsia" w:ascii="方正仿宋_GBK" w:hAnsi="方正仿宋_GBK" w:eastAsia="方正仿宋_GBK" w:cs="方正仿宋_GBK"/>
                <w:b w:val="0"/>
                <w:bCs w:val="0"/>
                <w:i w:val="0"/>
                <w:iCs w:val="0"/>
                <w:caps w:val="0"/>
                <w:spacing w:val="0"/>
                <w:sz w:val="24"/>
                <w:szCs w:val="24"/>
                <w:shd w:val="clear"/>
                <w:lang w:bidi="ar"/>
              </w:rPr>
            </w:rPrChange>
          </w:rPr>
          <w:t>储能系统数据结构构造与状态管理</w:t>
        </w:r>
      </w:ins>
      <w:ins w:id="3517" w:author="P52s" w:date="2025-12-15T10:10:29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518"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3520" w:author="P52s" w:date="2025-12-15T10:10:31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521"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实现</w:t>
        </w:r>
      </w:ins>
      <w:ins w:id="3523" w:author="P52s" w:date="2025-12-15T09:48:4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524" w:author="P52s" w:date="2025-12-15T11:48:59Z">
              <w:rPr>
                <w:rFonts w:hint="default" w:ascii="Segoe UI" w:hAnsi="Segoe UI" w:eastAsia="Segoe UI" w:cs="Segoe UI"/>
                <w:b/>
                <w:bCs/>
                <w:i w:val="0"/>
                <w:iCs w:val="0"/>
                <w:caps w:val="0"/>
                <w:color w:val="DFE1E5"/>
                <w:spacing w:val="0"/>
                <w:sz w:val="24"/>
                <w:szCs w:val="24"/>
                <w:bdr w:val="none" w:color="auto" w:sz="0" w:space="0"/>
                <w:shd w:val="clear" w:fill="1A1B1D"/>
              </w:rPr>
            </w:rPrChange>
          </w:rPr>
          <w:t>数据结构构造</w:t>
        </w:r>
      </w:ins>
      <w:ins w:id="3526" w:author="P52s" w:date="2025-12-15T09:50:18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527"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529" w:author="P52s" w:date="2025-12-15T09:49:34Z">
        <w:r>
          <w:rPr>
            <w:rFonts w:hint="eastAsia" w:ascii="Times New Roman" w:hAnsi="Times New Roman" w:eastAsia="宋体" w:cs="Times New Roman"/>
            <w:color w:val="000000"/>
            <w:sz w:val="21"/>
            <w:szCs w:val="24"/>
            <w:lang w:val="en-US" w:eastAsia="zh-CN" w:bidi="ar"/>
            <w:rPrChange w:id="3530" w:author="P52s" w:date="2025-12-15T11:48:59Z">
              <w:rPr>
                <w:rFonts w:hint="eastAsia" w:ascii="方正仿宋_GBK" w:hAnsi="方正仿宋_GBK" w:eastAsia="方正仿宋_GBK" w:cs="方正仿宋_GBK"/>
                <w:sz w:val="24"/>
                <w:szCs w:val="24"/>
                <w:lang w:val="en-US" w:eastAsia="zh-CN"/>
              </w:rPr>
            </w:rPrChange>
          </w:rPr>
          <w:t>历史</w:t>
        </w:r>
      </w:ins>
      <w:ins w:id="3532" w:author="P52s" w:date="2025-12-15T09:49:37Z">
        <w:r>
          <w:rPr>
            <w:rFonts w:hint="eastAsia" w:ascii="Times New Roman" w:hAnsi="Times New Roman" w:eastAsia="宋体" w:cs="Times New Roman"/>
            <w:color w:val="000000"/>
            <w:sz w:val="21"/>
            <w:szCs w:val="24"/>
            <w:lang w:val="en-US" w:eastAsia="zh-CN" w:bidi="ar"/>
            <w:rPrChange w:id="3533" w:author="P52s" w:date="2025-12-15T11:48:59Z">
              <w:rPr>
                <w:rFonts w:hint="eastAsia" w:ascii="方正仿宋_GBK" w:hAnsi="方正仿宋_GBK" w:eastAsia="方正仿宋_GBK" w:cs="方正仿宋_GBK"/>
                <w:sz w:val="24"/>
                <w:szCs w:val="24"/>
                <w:lang w:val="en-US" w:eastAsia="zh-CN"/>
              </w:rPr>
            </w:rPrChange>
          </w:rPr>
          <w:t>数据</w:t>
        </w:r>
      </w:ins>
      <w:ins w:id="3535" w:author="P52s" w:date="2025-12-15T09:49:38Z">
        <w:r>
          <w:rPr>
            <w:rFonts w:hint="eastAsia" w:ascii="Times New Roman" w:hAnsi="Times New Roman" w:eastAsia="宋体" w:cs="Times New Roman"/>
            <w:color w:val="000000"/>
            <w:sz w:val="21"/>
            <w:szCs w:val="24"/>
            <w:lang w:val="en-US" w:eastAsia="zh-CN" w:bidi="ar"/>
            <w:rPrChange w:id="3536" w:author="P52s" w:date="2025-12-15T11:48:59Z">
              <w:rPr>
                <w:rFonts w:hint="eastAsia" w:ascii="方正仿宋_GBK" w:hAnsi="方正仿宋_GBK" w:eastAsia="方正仿宋_GBK" w:cs="方正仿宋_GBK"/>
                <w:sz w:val="24"/>
                <w:szCs w:val="24"/>
                <w:lang w:val="en-US" w:eastAsia="zh-CN"/>
              </w:rPr>
            </w:rPrChange>
          </w:rPr>
          <w:t>记录</w:t>
        </w:r>
      </w:ins>
      <w:ins w:id="3538" w:author="P52s" w:date="2025-12-15T09:50:20Z">
        <w:r>
          <w:rPr>
            <w:rFonts w:hint="eastAsia" w:ascii="Times New Roman" w:hAnsi="Times New Roman" w:eastAsia="宋体" w:cs="Times New Roman"/>
            <w:color w:val="000000"/>
            <w:sz w:val="21"/>
            <w:szCs w:val="24"/>
            <w:lang w:val="en-US" w:eastAsia="zh-CN" w:bidi="ar"/>
            <w:rPrChange w:id="3539" w:author="P52s" w:date="2025-12-15T11:48:59Z">
              <w:rPr>
                <w:rFonts w:hint="eastAsia" w:ascii="方正仿宋_GBK" w:hAnsi="方正仿宋_GBK" w:eastAsia="方正仿宋_GBK" w:cs="方正仿宋_GBK"/>
                <w:sz w:val="24"/>
                <w:szCs w:val="24"/>
                <w:lang w:val="en-US" w:eastAsia="zh-CN" w:bidi="ar"/>
              </w:rPr>
            </w:rPrChange>
          </w:rPr>
          <w:t>，</w:t>
        </w:r>
      </w:ins>
      <w:ins w:id="3541" w:author="P52s" w:date="2025-12-15T09:49:45Z">
        <w:r>
          <w:rPr>
            <w:rFonts w:hint="eastAsia" w:ascii="Times New Roman" w:hAnsi="Times New Roman" w:eastAsia="宋体" w:cs="Times New Roman"/>
            <w:color w:val="000000"/>
            <w:sz w:val="21"/>
            <w:szCs w:val="24"/>
            <w:lang w:val="en-US" w:eastAsia="zh-CN" w:bidi="ar"/>
            <w:rPrChange w:id="3542" w:author="P52s" w:date="2025-12-15T11:48:59Z">
              <w:rPr>
                <w:rFonts w:hint="eastAsia" w:ascii="方正仿宋_GBK" w:hAnsi="方正仿宋_GBK" w:eastAsia="方正仿宋_GBK" w:cs="方正仿宋_GBK"/>
                <w:sz w:val="24"/>
                <w:szCs w:val="24"/>
                <w:lang w:val="en-US" w:eastAsia="zh-CN"/>
              </w:rPr>
            </w:rPrChange>
          </w:rPr>
          <w:t>SOC</w:t>
        </w:r>
      </w:ins>
      <w:ins w:id="3544" w:author="P52s" w:date="2025-12-15T09:49:46Z">
        <w:r>
          <w:rPr>
            <w:rFonts w:hint="eastAsia" w:ascii="Times New Roman" w:hAnsi="Times New Roman" w:eastAsia="宋体" w:cs="Times New Roman"/>
            <w:color w:val="000000"/>
            <w:sz w:val="21"/>
            <w:szCs w:val="24"/>
            <w:lang w:val="en-US" w:eastAsia="zh-CN" w:bidi="ar"/>
            <w:rPrChange w:id="3545" w:author="P52s" w:date="2025-12-15T11:48:59Z">
              <w:rPr>
                <w:rFonts w:hint="eastAsia" w:ascii="方正仿宋_GBK" w:hAnsi="方正仿宋_GBK" w:eastAsia="方正仿宋_GBK" w:cs="方正仿宋_GBK"/>
                <w:sz w:val="24"/>
                <w:szCs w:val="24"/>
                <w:lang w:val="en-US" w:eastAsia="zh-CN"/>
              </w:rPr>
            </w:rPrChange>
          </w:rPr>
          <w:t>更新</w:t>
        </w:r>
      </w:ins>
      <w:ins w:id="3547" w:author="P52s" w:date="2025-12-15T09:50:22Z">
        <w:r>
          <w:rPr>
            <w:rFonts w:hint="eastAsia" w:ascii="Times New Roman" w:hAnsi="Times New Roman" w:eastAsia="宋体" w:cs="Times New Roman"/>
            <w:color w:val="000000"/>
            <w:sz w:val="21"/>
            <w:szCs w:val="24"/>
            <w:lang w:val="en-US" w:eastAsia="zh-CN" w:bidi="ar"/>
            <w:rPrChange w:id="3548" w:author="P52s" w:date="2025-12-15T11:48:59Z">
              <w:rPr>
                <w:rFonts w:hint="eastAsia" w:ascii="方正仿宋_GBK" w:hAnsi="方正仿宋_GBK" w:eastAsia="方正仿宋_GBK" w:cs="方正仿宋_GBK"/>
                <w:sz w:val="24"/>
                <w:szCs w:val="24"/>
                <w:lang w:val="en-US" w:eastAsia="zh-CN" w:bidi="ar"/>
              </w:rPr>
            </w:rPrChange>
          </w:rPr>
          <w:t>，</w:t>
        </w:r>
      </w:ins>
      <w:ins w:id="3550" w:author="P52s" w:date="2025-12-15T09:49:54Z">
        <w:r>
          <w:rPr>
            <w:rFonts w:hint="eastAsia" w:ascii="Times New Roman" w:hAnsi="Times New Roman" w:eastAsia="宋体" w:cs="Times New Roman"/>
            <w:color w:val="000000"/>
            <w:sz w:val="21"/>
            <w:szCs w:val="24"/>
            <w:lang w:val="en-US" w:eastAsia="zh-CN" w:bidi="ar"/>
            <w:rPrChange w:id="3551" w:author="P52s" w:date="2025-12-15T11:48:59Z">
              <w:rPr>
                <w:rFonts w:hint="eastAsia" w:ascii="方正仿宋_GBK" w:hAnsi="方正仿宋_GBK" w:eastAsia="方正仿宋_GBK" w:cs="方正仿宋_GBK"/>
                <w:sz w:val="24"/>
                <w:szCs w:val="24"/>
                <w:lang w:val="en-US" w:eastAsia="zh-CN"/>
              </w:rPr>
            </w:rPrChange>
          </w:rPr>
          <w:t>可用</w:t>
        </w:r>
      </w:ins>
      <w:ins w:id="3553" w:author="P52s" w:date="2025-12-15T09:49:56Z">
        <w:r>
          <w:rPr>
            <w:rFonts w:hint="eastAsia" w:ascii="Times New Roman" w:hAnsi="Times New Roman" w:eastAsia="宋体" w:cs="Times New Roman"/>
            <w:color w:val="000000"/>
            <w:sz w:val="21"/>
            <w:szCs w:val="24"/>
            <w:lang w:val="en-US" w:eastAsia="zh-CN" w:bidi="ar"/>
            <w:rPrChange w:id="3554" w:author="P52s" w:date="2025-12-15T11:48:59Z">
              <w:rPr>
                <w:rFonts w:hint="eastAsia" w:ascii="方正仿宋_GBK" w:hAnsi="方正仿宋_GBK" w:eastAsia="方正仿宋_GBK" w:cs="方正仿宋_GBK"/>
                <w:sz w:val="24"/>
                <w:szCs w:val="24"/>
                <w:lang w:val="en-US" w:eastAsia="zh-CN"/>
              </w:rPr>
            </w:rPrChange>
          </w:rPr>
          <w:t>功率</w:t>
        </w:r>
      </w:ins>
      <w:ins w:id="3556" w:author="P52s" w:date="2025-12-15T09:49:57Z">
        <w:r>
          <w:rPr>
            <w:rFonts w:hint="eastAsia" w:ascii="Times New Roman" w:hAnsi="Times New Roman" w:eastAsia="宋体" w:cs="Times New Roman"/>
            <w:color w:val="000000"/>
            <w:sz w:val="21"/>
            <w:szCs w:val="24"/>
            <w:lang w:val="en-US" w:eastAsia="zh-CN" w:bidi="ar"/>
            <w:rPrChange w:id="3557" w:author="P52s" w:date="2025-12-15T11:48:59Z">
              <w:rPr>
                <w:rFonts w:hint="eastAsia" w:ascii="方正仿宋_GBK" w:hAnsi="方正仿宋_GBK" w:eastAsia="方正仿宋_GBK" w:cs="方正仿宋_GBK"/>
                <w:sz w:val="24"/>
                <w:szCs w:val="24"/>
                <w:lang w:val="en-US" w:eastAsia="zh-CN"/>
              </w:rPr>
            </w:rPrChange>
          </w:rPr>
          <w:t>与</w:t>
        </w:r>
      </w:ins>
      <w:ins w:id="3559" w:author="P52s" w:date="2025-12-15T09:49:58Z">
        <w:r>
          <w:rPr>
            <w:rFonts w:hint="eastAsia" w:ascii="Times New Roman" w:hAnsi="Times New Roman" w:eastAsia="宋体" w:cs="Times New Roman"/>
            <w:color w:val="000000"/>
            <w:sz w:val="21"/>
            <w:szCs w:val="24"/>
            <w:lang w:val="en-US" w:eastAsia="zh-CN" w:bidi="ar"/>
            <w:rPrChange w:id="3560" w:author="P52s" w:date="2025-12-15T11:48:59Z">
              <w:rPr>
                <w:rFonts w:hint="eastAsia" w:ascii="方正仿宋_GBK" w:hAnsi="方正仿宋_GBK" w:eastAsia="方正仿宋_GBK" w:cs="方正仿宋_GBK"/>
                <w:sz w:val="24"/>
                <w:szCs w:val="24"/>
                <w:lang w:val="en-US" w:eastAsia="zh-CN"/>
              </w:rPr>
            </w:rPrChange>
          </w:rPr>
          <w:t>能量</w:t>
        </w:r>
      </w:ins>
      <w:ins w:id="3562" w:author="P52s" w:date="2025-12-15T09:49:59Z">
        <w:r>
          <w:rPr>
            <w:rFonts w:hint="eastAsia" w:ascii="Times New Roman" w:hAnsi="Times New Roman" w:eastAsia="宋体" w:cs="Times New Roman"/>
            <w:color w:val="000000"/>
            <w:sz w:val="21"/>
            <w:szCs w:val="24"/>
            <w:lang w:val="en-US" w:eastAsia="zh-CN" w:bidi="ar"/>
            <w:rPrChange w:id="3563" w:author="P52s" w:date="2025-12-15T11:48:59Z">
              <w:rPr>
                <w:rFonts w:hint="eastAsia" w:ascii="方正仿宋_GBK" w:hAnsi="方正仿宋_GBK" w:eastAsia="方正仿宋_GBK" w:cs="方正仿宋_GBK"/>
                <w:sz w:val="24"/>
                <w:szCs w:val="24"/>
                <w:lang w:val="en-US" w:eastAsia="zh-CN"/>
              </w:rPr>
            </w:rPrChange>
          </w:rPr>
          <w:t>计算</w:t>
        </w:r>
      </w:ins>
      <w:ins w:id="3565" w:author="P52s" w:date="2025-12-15T09:50:24Z">
        <w:r>
          <w:rPr>
            <w:rFonts w:hint="eastAsia" w:ascii="Times New Roman" w:hAnsi="Times New Roman" w:eastAsia="宋体" w:cs="Times New Roman"/>
            <w:color w:val="000000"/>
            <w:sz w:val="21"/>
            <w:szCs w:val="24"/>
            <w:lang w:val="en-US" w:eastAsia="zh-CN" w:bidi="ar"/>
            <w:rPrChange w:id="3566" w:author="P52s" w:date="2025-12-15T11:48:59Z">
              <w:rPr>
                <w:rFonts w:hint="eastAsia" w:ascii="方正仿宋_GBK" w:hAnsi="方正仿宋_GBK" w:eastAsia="方正仿宋_GBK" w:cs="方正仿宋_GBK"/>
                <w:sz w:val="24"/>
                <w:szCs w:val="24"/>
                <w:lang w:val="en-US" w:eastAsia="zh-CN" w:bidi="ar"/>
              </w:rPr>
            </w:rPrChange>
          </w:rPr>
          <w:t>，</w:t>
        </w:r>
      </w:ins>
      <w:ins w:id="3568" w:author="P52s" w:date="2025-12-15T09:50:06Z">
        <w:r>
          <w:rPr>
            <w:rFonts w:hint="eastAsia" w:ascii="Times New Roman" w:hAnsi="Times New Roman" w:eastAsia="宋体" w:cs="Times New Roman"/>
            <w:color w:val="000000"/>
            <w:sz w:val="21"/>
            <w:szCs w:val="24"/>
            <w:lang w:val="en-US" w:eastAsia="zh-CN" w:bidi="ar"/>
            <w:rPrChange w:id="3569" w:author="P52s" w:date="2025-12-15T11:48:59Z">
              <w:rPr>
                <w:rFonts w:hint="eastAsia" w:ascii="方正仿宋_GBK" w:hAnsi="方正仿宋_GBK" w:eastAsia="方正仿宋_GBK" w:cs="方正仿宋_GBK"/>
                <w:sz w:val="24"/>
                <w:szCs w:val="24"/>
                <w:lang w:val="en-US" w:eastAsia="zh-CN"/>
              </w:rPr>
            </w:rPrChange>
          </w:rPr>
          <w:t>充放电</w:t>
        </w:r>
      </w:ins>
      <w:ins w:id="3571" w:author="P52s" w:date="2025-12-15T09:50:08Z">
        <w:r>
          <w:rPr>
            <w:rFonts w:hint="eastAsia" w:ascii="Times New Roman" w:hAnsi="Times New Roman" w:eastAsia="宋体" w:cs="Times New Roman"/>
            <w:color w:val="000000"/>
            <w:sz w:val="21"/>
            <w:szCs w:val="24"/>
            <w:lang w:val="en-US" w:eastAsia="zh-CN" w:bidi="ar"/>
            <w:rPrChange w:id="3572" w:author="P52s" w:date="2025-12-15T11:48:59Z">
              <w:rPr>
                <w:rFonts w:hint="eastAsia" w:ascii="方正仿宋_GBK" w:hAnsi="方正仿宋_GBK" w:eastAsia="方正仿宋_GBK" w:cs="方正仿宋_GBK"/>
                <w:sz w:val="24"/>
                <w:szCs w:val="24"/>
                <w:lang w:val="en-US" w:eastAsia="zh-CN"/>
              </w:rPr>
            </w:rPrChange>
          </w:rPr>
          <w:t>限制</w:t>
        </w:r>
      </w:ins>
      <w:ins w:id="3574" w:author="P52s" w:date="2025-12-15T09:50:09Z">
        <w:r>
          <w:rPr>
            <w:rFonts w:hint="eastAsia" w:ascii="Times New Roman" w:hAnsi="Times New Roman" w:eastAsia="宋体" w:cs="Times New Roman"/>
            <w:color w:val="000000"/>
            <w:sz w:val="21"/>
            <w:szCs w:val="24"/>
            <w:lang w:val="en-US" w:eastAsia="zh-CN" w:bidi="ar"/>
            <w:rPrChange w:id="3575" w:author="P52s" w:date="2025-12-15T11:48:59Z">
              <w:rPr>
                <w:rFonts w:hint="eastAsia" w:ascii="方正仿宋_GBK" w:hAnsi="方正仿宋_GBK" w:eastAsia="方正仿宋_GBK" w:cs="方正仿宋_GBK"/>
                <w:sz w:val="24"/>
                <w:szCs w:val="24"/>
                <w:lang w:val="en-US" w:eastAsia="zh-CN"/>
              </w:rPr>
            </w:rPrChange>
          </w:rPr>
          <w:t>判断</w:t>
        </w:r>
      </w:ins>
      <w:ins w:id="3577" w:author="P52s" w:date="2025-12-15T09:57:13Z">
        <w:r>
          <w:rPr>
            <w:rFonts w:hint="eastAsia" w:ascii="Times New Roman" w:hAnsi="Times New Roman" w:eastAsia="宋体" w:cs="Times New Roman"/>
            <w:color w:val="000000"/>
            <w:sz w:val="21"/>
            <w:szCs w:val="24"/>
            <w:lang w:val="en-US" w:eastAsia="zh-CN" w:bidi="ar"/>
            <w:rPrChange w:id="3578" w:author="P52s" w:date="2025-12-15T11:48:59Z">
              <w:rPr>
                <w:rFonts w:hint="eastAsia" w:ascii="方正仿宋_GBK" w:hAnsi="方正仿宋_GBK" w:eastAsia="方正仿宋_GBK" w:cs="方正仿宋_GBK"/>
                <w:sz w:val="24"/>
                <w:szCs w:val="24"/>
                <w:lang w:val="en-US" w:eastAsia="zh-CN" w:bidi="ar"/>
              </w:rPr>
            </w:rPrChange>
          </w:rPr>
          <w:t>。</w:t>
        </w:r>
      </w:ins>
    </w:p>
    <w:p>
      <w:pPr>
        <w:widowControl/>
        <w:numPr>
          <w:ilvl w:val="0"/>
          <w:numId w:val="0"/>
        </w:numPr>
        <w:spacing w:line="360" w:lineRule="auto"/>
        <w:ind w:firstLine="420" w:firstLineChars="200"/>
        <w:textAlignment w:val="center"/>
        <w:rPr>
          <w:ins w:id="3581" w:author="P52s" w:date="2025-12-15T10:36:50Z"/>
          <w:rFonts w:hint="eastAsia" w:ascii="Times New Roman" w:hAnsi="Times New Roman" w:eastAsia="宋体" w:cs="Times New Roman"/>
          <w:color w:val="000000"/>
          <w:sz w:val="21"/>
          <w:szCs w:val="24"/>
          <w:lang w:val="en-US" w:eastAsia="zh-CN" w:bidi="ar"/>
          <w:rPrChange w:id="3582" w:author="P52s" w:date="2025-12-15T11:48:59Z">
            <w:rPr>
              <w:ins w:id="3583" w:author="P52s" w:date="2025-12-15T10:36:50Z"/>
              <w:rFonts w:hint="eastAsia" w:ascii="方正仿宋_GBK" w:hAnsi="方正仿宋_GBK" w:eastAsia="方正仿宋_GBK" w:cs="方正仿宋_GBK"/>
              <w:sz w:val="24"/>
              <w:szCs w:val="24"/>
              <w:lang w:val="en-US" w:eastAsia="zh-CN" w:bidi="ar"/>
            </w:rPr>
          </w:rPrChange>
        </w:rPr>
        <w:pPrChange w:id="3580" w:author="P52s" w:date="2025-12-15T11:48:59Z">
          <w:pPr>
            <w:numPr>
              <w:ilvl w:val="0"/>
              <w:numId w:val="0"/>
            </w:numPr>
          </w:pPr>
        </w:pPrChange>
      </w:pPr>
      <w:ins w:id="3584" w:author="P52s" w:date="2025-12-15T10:37:46Z">
        <w:r>
          <w:rPr>
            <w:rFonts w:hint="eastAsia" w:ascii="Times New Roman" w:hAnsi="Times New Roman" w:eastAsia="宋体" w:cs="Times New Roman"/>
            <w:color w:val="000000"/>
            <w:sz w:val="21"/>
            <w:szCs w:val="24"/>
            <w:lang w:val="en-US" w:eastAsia="zh-CN" w:bidi="ar"/>
            <w:rPrChange w:id="3585" w:author="P52s" w:date="2025-12-15T11:48:59Z">
              <w:rPr>
                <w:rFonts w:hint="eastAsia" w:ascii="方正仿宋_GBK" w:hAnsi="方正仿宋_GBK" w:eastAsia="方正仿宋_GBK" w:cs="方正仿宋_GBK"/>
                <w:sz w:val="24"/>
                <w:szCs w:val="24"/>
                <w:lang w:val="en-US" w:eastAsia="zh-CN" w:bidi="ar"/>
              </w:rPr>
            </w:rPrChange>
          </w:rPr>
          <w:t>（</w:t>
        </w:r>
      </w:ins>
      <w:ins w:id="3587" w:author="P52s" w:date="2025-12-15T10:37:47Z">
        <w:r>
          <w:rPr>
            <w:rFonts w:hint="eastAsia" w:ascii="Times New Roman" w:hAnsi="Times New Roman" w:eastAsia="宋体" w:cs="Times New Roman"/>
            <w:color w:val="000000"/>
            <w:sz w:val="21"/>
            <w:szCs w:val="24"/>
            <w:lang w:val="en-US" w:eastAsia="zh-CN" w:bidi="ar"/>
            <w:rPrChange w:id="3588" w:author="P52s" w:date="2025-12-15T11:48:59Z">
              <w:rPr>
                <w:rFonts w:hint="eastAsia" w:ascii="方正仿宋_GBK" w:hAnsi="方正仿宋_GBK" w:eastAsia="方正仿宋_GBK" w:cs="方正仿宋_GBK"/>
                <w:sz w:val="24"/>
                <w:szCs w:val="24"/>
                <w:lang w:val="en-US" w:eastAsia="zh-CN" w:bidi="ar"/>
              </w:rPr>
            </w:rPrChange>
          </w:rPr>
          <w:t>1</w:t>
        </w:r>
      </w:ins>
      <w:ins w:id="3590" w:author="P52s" w:date="2025-12-15T10:37:46Z">
        <w:r>
          <w:rPr>
            <w:rFonts w:hint="eastAsia" w:ascii="Times New Roman" w:hAnsi="Times New Roman" w:eastAsia="宋体" w:cs="Times New Roman"/>
            <w:color w:val="000000"/>
            <w:sz w:val="21"/>
            <w:szCs w:val="24"/>
            <w:lang w:val="en-US" w:eastAsia="zh-CN" w:bidi="ar"/>
            <w:rPrChange w:id="3591" w:author="P52s" w:date="2025-12-15T11:48:59Z">
              <w:rPr>
                <w:rFonts w:hint="eastAsia" w:ascii="方正仿宋_GBK" w:hAnsi="方正仿宋_GBK" w:eastAsia="方正仿宋_GBK" w:cs="方正仿宋_GBK"/>
                <w:sz w:val="24"/>
                <w:szCs w:val="24"/>
                <w:lang w:val="en-US" w:eastAsia="zh-CN" w:bidi="ar"/>
              </w:rPr>
            </w:rPrChange>
          </w:rPr>
          <w:t>）</w:t>
        </w:r>
      </w:ins>
      <w:ins w:id="3593" w:author="P52s" w:date="2025-12-15T10:36:43Z">
        <w:r>
          <w:rPr>
            <w:rFonts w:hint="eastAsia" w:ascii="Times New Roman" w:hAnsi="Times New Roman" w:eastAsia="宋体" w:cs="Times New Roman"/>
            <w:color w:val="000000"/>
            <w:sz w:val="21"/>
            <w:szCs w:val="24"/>
            <w:lang w:val="en-US" w:eastAsia="zh-CN" w:bidi="ar"/>
            <w:rPrChange w:id="3594" w:author="P52s" w:date="2025-12-15T11:48:59Z">
              <w:rPr>
                <w:rFonts w:hint="eastAsia" w:ascii="方正仿宋_GBK" w:hAnsi="方正仿宋_GBK" w:eastAsia="方正仿宋_GBK" w:cs="方正仿宋_GBK"/>
                <w:sz w:val="24"/>
                <w:szCs w:val="24"/>
                <w:lang w:val="en-US" w:eastAsia="zh-CN" w:bidi="ar"/>
              </w:rPr>
            </w:rPrChange>
          </w:rPr>
          <w:t>数据</w:t>
        </w:r>
      </w:ins>
      <w:ins w:id="3596" w:author="P52s" w:date="2025-12-15T10:36:46Z">
        <w:r>
          <w:rPr>
            <w:rFonts w:hint="eastAsia" w:ascii="Times New Roman" w:hAnsi="Times New Roman" w:eastAsia="宋体" w:cs="Times New Roman"/>
            <w:color w:val="000000"/>
            <w:sz w:val="21"/>
            <w:szCs w:val="24"/>
            <w:lang w:val="en-US" w:eastAsia="zh-CN" w:bidi="ar"/>
            <w:rPrChange w:id="3597" w:author="P52s" w:date="2025-12-15T11:48:59Z">
              <w:rPr>
                <w:rFonts w:hint="eastAsia" w:ascii="方正仿宋_GBK" w:hAnsi="方正仿宋_GBK" w:eastAsia="方正仿宋_GBK" w:cs="方正仿宋_GBK"/>
                <w:sz w:val="24"/>
                <w:szCs w:val="24"/>
                <w:lang w:val="en-US" w:eastAsia="zh-CN" w:bidi="ar"/>
              </w:rPr>
            </w:rPrChange>
          </w:rPr>
          <w:t>结构</w:t>
        </w:r>
      </w:ins>
      <w:ins w:id="3599" w:author="P52s" w:date="2025-12-15T10:36:47Z">
        <w:r>
          <w:rPr>
            <w:rFonts w:hint="eastAsia" w:ascii="Times New Roman" w:hAnsi="Times New Roman" w:eastAsia="宋体" w:cs="Times New Roman"/>
            <w:color w:val="000000"/>
            <w:sz w:val="21"/>
            <w:szCs w:val="24"/>
            <w:lang w:val="en-US" w:eastAsia="zh-CN" w:bidi="ar"/>
            <w:rPrChange w:id="3600" w:author="P52s" w:date="2025-12-15T11:48:59Z">
              <w:rPr>
                <w:rFonts w:hint="eastAsia" w:ascii="方正仿宋_GBK" w:hAnsi="方正仿宋_GBK" w:eastAsia="方正仿宋_GBK" w:cs="方正仿宋_GBK"/>
                <w:sz w:val="24"/>
                <w:szCs w:val="24"/>
                <w:lang w:val="en-US" w:eastAsia="zh-CN" w:bidi="ar"/>
              </w:rPr>
            </w:rPrChange>
          </w:rPr>
          <w:t>构造</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603" w:author="P52s" w:date="2025-12-15T10:37:07Z"/>
          <w:rFonts w:hint="eastAsia" w:ascii="Times New Roman" w:hAnsi="Times New Roman" w:eastAsia="宋体" w:cs="Times New Roman"/>
          <w:color w:val="000000"/>
          <w:sz w:val="21"/>
          <w:lang w:bidi="ar"/>
          <w:rPrChange w:id="3604" w:author="P52s" w:date="2025-12-15T11:48:59Z">
            <w:rPr>
              <w:ins w:id="3605" w:author="P52s" w:date="2025-12-15T10:37:07Z"/>
            </w:rPr>
          </w:rPrChange>
        </w:rPr>
        <w:pPrChange w:id="3602" w:author="P52s" w:date="2025-12-15T11:48:59Z">
          <w:pPr>
            <w:keepNext w:val="0"/>
            <w:keepLines w:val="0"/>
            <w:widowControl/>
            <w:numPr>
              <w:ilvl w:val="0"/>
              <w:numId w:val="3"/>
            </w:numPr>
            <w:suppressLineNumbers w:val="0"/>
            <w:spacing w:before="60" w:beforeAutospacing="0" w:after="60" w:afterAutospacing="0"/>
            <w:ind w:left="0" w:hanging="360"/>
          </w:pPr>
        </w:pPrChange>
      </w:pPr>
      <w:ins w:id="3606" w:author="P52s" w:date="2025-12-15T10:37:07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607" w:author="P52s" w:date="2025-12-15T11:48:59Z">
              <w:rPr>
                <w:rStyle w:val="17"/>
                <w:rFonts w:ascii="Segoe UI" w:hAnsi="Segoe UI" w:eastAsia="Segoe UI" w:cs="Segoe UI"/>
                <w:b/>
                <w:bCs/>
                <w:i w:val="0"/>
                <w:iCs w:val="0"/>
                <w:caps w:val="0"/>
                <w:color w:val="DFE1E5"/>
                <w:spacing w:val="0"/>
                <w:sz w:val="19"/>
                <w:szCs w:val="19"/>
                <w:bdr w:val="none" w:color="auto" w:sz="0" w:space="0"/>
                <w:shd w:val="clear" w:fill="1A1B1D"/>
              </w:rPr>
            </w:rPrChange>
          </w:rPr>
          <w:t>参数定义</w:t>
        </w:r>
      </w:ins>
      <w:ins w:id="3609"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10"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：通过</w:t>
        </w:r>
      </w:ins>
      <w:ins w:id="3612"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13" w:author="P52s" w:date="2025-12-15T11:48:59Z">
              <w:rPr>
                <w:rStyle w:val="19"/>
                <w:rFonts w:ascii="monospace" w:hAnsi="monospace" w:eastAsia="monospace" w:cs="monospace"/>
                <w:i w:val="0"/>
                <w:iCs w:val="0"/>
                <w:caps w:val="0"/>
                <w:color w:val="51C0CF"/>
                <w:spacing w:val="0"/>
                <w:sz w:val="18"/>
                <w:szCs w:val="18"/>
                <w:bdr w:val="single" w:color="auto" w:sz="6" w:space="0"/>
                <w:shd w:val="clear" w:fill="1A1B1D"/>
              </w:rPr>
            </w:rPrChange>
          </w:rPr>
          <w:t>__init__</w:t>
        </w:r>
      </w:ins>
      <w:ins w:id="3615"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16"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方法初始化储能系统的基本参数，包括额定能量(</w:t>
        </w:r>
      </w:ins>
      <w:ins w:id="3618"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19"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E_rated</w:t>
        </w:r>
      </w:ins>
      <w:ins w:id="3621"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22"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)、功率上下限(</w:t>
        </w:r>
      </w:ins>
      <w:ins w:id="3624"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25"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P_min</w:t>
        </w:r>
      </w:ins>
      <w:ins w:id="3627"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2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630"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31"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P_max</w:t>
        </w:r>
      </w:ins>
      <w:ins w:id="3633"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34"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)、SOC范围(</w:t>
        </w:r>
      </w:ins>
      <w:ins w:id="3636"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37"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SOC_min</w:t>
        </w:r>
      </w:ins>
      <w:ins w:id="3639"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40"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642"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43"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SOC_max</w:t>
        </w:r>
      </w:ins>
      <w:ins w:id="3645"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46"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)、充放电效率(</w:t>
        </w:r>
      </w:ins>
      <w:ins w:id="3648"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49"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eta_charging</w:t>
        </w:r>
      </w:ins>
      <w:ins w:id="3651"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52"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654"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55"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eta_discharging</w:t>
        </w:r>
      </w:ins>
      <w:ins w:id="3657"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5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)等</w:t>
        </w:r>
      </w:ins>
      <w:ins w:id="3660" w:author="P52s" w:date="2025-12-15T10:40:32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661"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664" w:author="P52s" w:date="2025-12-15T10:37:07Z"/>
          <w:rFonts w:hint="eastAsia" w:ascii="Times New Roman" w:hAnsi="Times New Roman" w:eastAsia="宋体" w:cs="Times New Roman"/>
          <w:color w:val="000000"/>
          <w:sz w:val="21"/>
          <w:lang w:bidi="ar"/>
          <w:rPrChange w:id="3665" w:author="P52s" w:date="2025-12-15T11:48:59Z">
            <w:rPr>
              <w:ins w:id="3666" w:author="P52s" w:date="2025-12-15T10:37:07Z"/>
            </w:rPr>
          </w:rPrChange>
        </w:rPr>
        <w:pPrChange w:id="3663" w:author="P52s" w:date="2025-12-15T11:48:59Z">
          <w:pPr>
            <w:keepNext w:val="0"/>
            <w:keepLines w:val="0"/>
            <w:widowControl/>
            <w:numPr>
              <w:ilvl w:val="0"/>
              <w:numId w:val="3"/>
            </w:numPr>
            <w:suppressLineNumbers w:val="0"/>
            <w:spacing w:before="60" w:beforeAutospacing="0" w:after="60" w:afterAutospacing="0"/>
            <w:ind w:left="0" w:hanging="360"/>
          </w:pPr>
        </w:pPrChange>
      </w:pPr>
      <w:ins w:id="3667" w:author="P52s" w:date="2025-12-15T10:37:07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668"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状态变量</w:t>
        </w:r>
      </w:ins>
      <w:ins w:id="3670"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71"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：维护当前SOC(</w:t>
        </w:r>
      </w:ins>
      <w:ins w:id="3673"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74"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SOC_current</w:t>
        </w:r>
      </w:ins>
      <w:ins w:id="3676"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77"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)、当前能量(</w:t>
        </w:r>
      </w:ins>
      <w:ins w:id="3679"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80"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E_current</w:t>
        </w:r>
      </w:ins>
      <w:ins w:id="3682"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83"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)、初始SOC(</w:t>
        </w:r>
      </w:ins>
      <w:ins w:id="3685"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86"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SOC_initial</w:t>
        </w:r>
      </w:ins>
      <w:ins w:id="3688" w:author="P52s" w:date="2025-12-15T10:37:07Z">
        <w:r>
          <w:rPr>
            <w:rFonts w:hint="eastAsia" w:ascii="Times New Roman" w:hAnsi="Times New Roman" w:eastAsia="宋体" w:cs="Times New Roman"/>
            <w:i w:val="0"/>
            <w:iCs w:val="0"/>
            <w:caps w:val="0"/>
            <w:color w:val="000000"/>
            <w:spacing w:val="0"/>
            <w:sz w:val="21"/>
            <w:szCs w:val="24"/>
            <w:bdr w:val="none" w:sz="4" w:space="0"/>
            <w:shd w:val="clear"/>
            <w:lang w:bidi="ar"/>
            <w:rPrChange w:id="3689"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)等关键状态</w:t>
        </w:r>
      </w:ins>
      <w:ins w:id="3691" w:author="P52s" w:date="2025-12-15T10:40:34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692"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3695" w:author="P52s" w:date="2025-12-15T10:37:59Z"/>
          <w:rFonts w:hint="eastAsia" w:ascii="Times New Roman" w:hAnsi="Times New Roman" w:eastAsia="宋体" w:cs="Times New Roman"/>
          <w:b w:val="0"/>
          <w:bCs w:val="0"/>
          <w:i w:val="0"/>
          <w:iCs w:val="0"/>
          <w:caps w:val="0"/>
          <w:color w:val="000000"/>
          <w:spacing w:val="0"/>
          <w:sz w:val="21"/>
          <w:szCs w:val="24"/>
          <w:lang w:bidi="ar"/>
          <w:rPrChange w:id="3696" w:author="P52s" w:date="2025-12-15T11:48:59Z">
            <w:rPr>
              <w:ins w:id="3697" w:author="P52s" w:date="2025-12-15T10:37:59Z"/>
              <w:rFonts w:ascii="Segoe UI" w:hAnsi="Segoe UI" w:eastAsia="Segoe UI" w:cs="Segoe UI"/>
              <w:b/>
              <w:bCs/>
              <w:i w:val="0"/>
              <w:iCs w:val="0"/>
              <w:caps w:val="0"/>
              <w:color w:val="DFE1E5"/>
              <w:spacing w:val="0"/>
              <w:sz w:val="24"/>
              <w:szCs w:val="24"/>
            </w:rPr>
          </w:rPrChange>
        </w:rPr>
        <w:pPrChange w:id="3694" w:author="P52s" w:date="2025-12-15T11:48:5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3698" w:author="P52s" w:date="2025-12-15T10:38:05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699"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701" w:author="P52s" w:date="2025-12-15T10:38:06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702"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2</w:t>
        </w:r>
      </w:ins>
      <w:ins w:id="3704" w:author="P52s" w:date="2025-12-15T10:38:05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705"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707" w:author="P52s" w:date="2025-12-15T10:37:59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08" w:author="P52s" w:date="2025-12-15T11:48:59Z">
              <w:rPr>
                <w:rFonts w:hint="default" w:ascii="Segoe UI" w:hAnsi="Segoe UI" w:eastAsia="Segoe UI" w:cs="Segoe UI"/>
                <w:b/>
                <w:bCs/>
                <w:i w:val="0"/>
                <w:iCs w:val="0"/>
                <w:caps w:val="0"/>
                <w:color w:val="DFE1E5"/>
                <w:spacing w:val="0"/>
                <w:sz w:val="24"/>
                <w:szCs w:val="24"/>
                <w:bdr w:val="none" w:color="auto" w:sz="0" w:space="0"/>
                <w:shd w:val="clear" w:fill="1A1B1D"/>
              </w:rPr>
            </w:rPrChange>
          </w:rPr>
          <w:t>历史数据记录</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711" w:author="P52s" w:date="2025-12-15T10:37:59Z"/>
          <w:rFonts w:hint="eastAsia" w:ascii="Times New Roman" w:hAnsi="Times New Roman" w:eastAsia="宋体" w:cs="Times New Roman"/>
          <w:color w:val="000000"/>
          <w:sz w:val="21"/>
          <w:lang w:bidi="ar"/>
          <w:rPrChange w:id="3712" w:author="P52s" w:date="2025-12-15T11:48:59Z">
            <w:rPr>
              <w:ins w:id="3713" w:author="P52s" w:date="2025-12-15T10:37:59Z"/>
            </w:rPr>
          </w:rPrChange>
        </w:rPr>
        <w:pPrChange w:id="3710" w:author="P52s" w:date="2025-12-15T11:48:59Z">
          <w:pPr>
            <w:keepNext w:val="0"/>
            <w:keepLines w:val="0"/>
            <w:widowControl/>
            <w:numPr>
              <w:ilvl w:val="0"/>
              <w:numId w:val="4"/>
            </w:numPr>
            <w:suppressLineNumbers w:val="0"/>
            <w:spacing w:before="60" w:beforeAutospacing="0" w:after="60" w:afterAutospacing="0"/>
            <w:ind w:left="0" w:hanging="360"/>
          </w:pPr>
        </w:pPrChange>
      </w:pPr>
      <w:ins w:id="3714" w:author="P52s" w:date="2025-12-15T10:37:59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15"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record_history方法</w:t>
        </w:r>
      </w:ins>
      <w:ins w:id="3717"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1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：记录每一步的充放电功率、SOC和能量值到历史列表(</w:t>
        </w:r>
      </w:ins>
      <w:ins w:id="3720"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21" w:author="P52s" w:date="2025-12-15T11:48:59Z">
              <w:rPr>
                <w:rStyle w:val="19"/>
                <w:rFonts w:ascii="monospace" w:hAnsi="monospace" w:eastAsia="monospace" w:cs="monospace"/>
                <w:i w:val="0"/>
                <w:iCs w:val="0"/>
                <w:caps w:val="0"/>
                <w:color w:val="51C0CF"/>
                <w:spacing w:val="0"/>
                <w:sz w:val="18"/>
                <w:szCs w:val="18"/>
                <w:bdr w:val="single" w:color="auto" w:sz="6" w:space="0"/>
                <w:shd w:val="clear" w:fill="1A1B1D"/>
              </w:rPr>
            </w:rPrChange>
          </w:rPr>
          <w:t>power_history</w:t>
        </w:r>
      </w:ins>
      <w:ins w:id="3723"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24"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726"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27"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SOC_history</w:t>
        </w:r>
      </w:ins>
      <w:ins w:id="3729"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30"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732"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33"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energy_history</w:t>
        </w:r>
      </w:ins>
      <w:ins w:id="3735"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36"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738" w:author="P52s" w:date="2025-12-15T10:38:14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739"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742" w:author="P52s" w:date="2025-12-15T10:37:59Z"/>
          <w:rFonts w:hint="eastAsia" w:ascii="Times New Roman" w:hAnsi="Times New Roman" w:eastAsia="宋体" w:cs="Times New Roman"/>
          <w:color w:val="000000"/>
          <w:sz w:val="21"/>
          <w:lang w:bidi="ar"/>
          <w:rPrChange w:id="3743" w:author="P52s" w:date="2025-12-15T11:48:59Z">
            <w:rPr>
              <w:ins w:id="3744" w:author="P52s" w:date="2025-12-15T10:37:59Z"/>
            </w:rPr>
          </w:rPrChange>
        </w:rPr>
        <w:pPrChange w:id="3741" w:author="P52s" w:date="2025-12-15T11:48:59Z">
          <w:pPr>
            <w:keepNext w:val="0"/>
            <w:keepLines w:val="0"/>
            <w:widowControl/>
            <w:numPr>
              <w:ilvl w:val="0"/>
              <w:numId w:val="4"/>
            </w:numPr>
            <w:suppressLineNumbers w:val="0"/>
            <w:spacing w:before="60" w:beforeAutospacing="0" w:after="60" w:afterAutospacing="0"/>
            <w:ind w:left="0" w:hanging="360"/>
          </w:pPr>
        </w:pPrChange>
      </w:pPr>
      <w:ins w:id="3745" w:author="P52s" w:date="2025-12-15T10:37:59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46"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数据完整性</w:t>
        </w:r>
      </w:ins>
      <w:ins w:id="3748" w:author="P52s" w:date="2025-12-15T10:37:59Z">
        <w:r>
          <w:rPr>
            <w:rFonts w:hint="eastAsia" w:ascii="Times New Roman" w:hAnsi="Times New Roman" w:eastAsia="宋体" w:cs="Times New Roman"/>
            <w:i w:val="0"/>
            <w:iCs w:val="0"/>
            <w:caps w:val="0"/>
            <w:color w:val="000000"/>
            <w:spacing w:val="0"/>
            <w:sz w:val="21"/>
            <w:szCs w:val="24"/>
            <w:bdr w:val="none" w:sz="4" w:space="0"/>
            <w:shd w:val="clear"/>
            <w:lang w:bidi="ar"/>
            <w:rPrChange w:id="3749"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：确保所有状态变化都被记录，支持后续分析和可视化</w:t>
        </w:r>
      </w:ins>
      <w:ins w:id="3751" w:author="P52s" w:date="2025-12-15T10:40:39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752"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3755" w:author="P52s" w:date="2025-12-15T10:38:26Z"/>
          <w:rFonts w:hint="eastAsia" w:ascii="Times New Roman" w:hAnsi="Times New Roman" w:eastAsia="宋体" w:cs="Times New Roman"/>
          <w:b w:val="0"/>
          <w:bCs w:val="0"/>
          <w:i w:val="0"/>
          <w:iCs w:val="0"/>
          <w:caps w:val="0"/>
          <w:color w:val="000000"/>
          <w:spacing w:val="0"/>
          <w:sz w:val="21"/>
          <w:szCs w:val="24"/>
          <w:lang w:bidi="ar"/>
          <w:rPrChange w:id="3756" w:author="P52s" w:date="2025-12-15T11:48:59Z">
            <w:rPr>
              <w:ins w:id="3757" w:author="P52s" w:date="2025-12-15T10:38:26Z"/>
              <w:rFonts w:ascii="Segoe UI" w:hAnsi="Segoe UI" w:eastAsia="Segoe UI" w:cs="Segoe UI"/>
              <w:b/>
              <w:bCs/>
              <w:i w:val="0"/>
              <w:iCs w:val="0"/>
              <w:caps w:val="0"/>
              <w:color w:val="DFE1E5"/>
              <w:spacing w:val="0"/>
              <w:sz w:val="24"/>
              <w:szCs w:val="24"/>
            </w:rPr>
          </w:rPrChange>
        </w:rPr>
        <w:pPrChange w:id="3754" w:author="P52s" w:date="2025-12-15T11:48:5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3758" w:author="P52s" w:date="2025-12-15T10:38:3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759"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761" w:author="P52s" w:date="2025-12-15T10:38:34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762"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3</w:t>
        </w:r>
      </w:ins>
      <w:ins w:id="3764" w:author="P52s" w:date="2025-12-15T10:38:3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765"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767" w:author="P52s" w:date="2025-12-15T10:38:26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68" w:author="P52s" w:date="2025-12-15T11:48:59Z">
              <w:rPr>
                <w:rFonts w:hint="default" w:ascii="Segoe UI" w:hAnsi="Segoe UI" w:eastAsia="Segoe UI" w:cs="Segoe UI"/>
                <w:b/>
                <w:bCs/>
                <w:i w:val="0"/>
                <w:iCs w:val="0"/>
                <w:caps w:val="0"/>
                <w:color w:val="DFE1E5"/>
                <w:spacing w:val="0"/>
                <w:sz w:val="24"/>
                <w:szCs w:val="24"/>
                <w:bdr w:val="none" w:color="auto" w:sz="0" w:space="0"/>
                <w:shd w:val="clear" w:fill="1A1B1D"/>
              </w:rPr>
            </w:rPrChange>
          </w:rPr>
          <w:t>SOC更新</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771" w:author="P52s" w:date="2025-12-15T10:38:26Z"/>
          <w:rFonts w:hint="eastAsia" w:ascii="Times New Roman" w:hAnsi="Times New Roman" w:eastAsia="宋体" w:cs="Times New Roman"/>
          <w:color w:val="000000"/>
          <w:sz w:val="21"/>
          <w:lang w:bidi="ar"/>
          <w:rPrChange w:id="3772" w:author="P52s" w:date="2025-12-15T11:48:59Z">
            <w:rPr>
              <w:ins w:id="3773" w:author="P52s" w:date="2025-12-15T10:38:26Z"/>
            </w:rPr>
          </w:rPrChange>
        </w:rPr>
        <w:pPrChange w:id="3770" w:author="P52s" w:date="2025-12-15T11:48:59Z">
          <w:pPr>
            <w:keepNext w:val="0"/>
            <w:keepLines w:val="0"/>
            <w:widowControl/>
            <w:numPr>
              <w:ilvl w:val="0"/>
              <w:numId w:val="5"/>
            </w:numPr>
            <w:suppressLineNumbers w:val="0"/>
            <w:spacing w:before="60" w:beforeAutospacing="0" w:after="60" w:afterAutospacing="0"/>
            <w:ind w:left="0" w:hanging="360"/>
          </w:pPr>
        </w:pPrChange>
      </w:pPr>
      <w:ins w:id="3774" w:author="P52s" w:date="2025-12-15T10:38:26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75"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update_SOC方法</w:t>
        </w:r>
      </w:ins>
      <w:ins w:id="3777"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77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：根据充放电功率和时间步长更新SOC</w:t>
        </w:r>
      </w:ins>
      <w:ins w:id="3780" w:author="P52s" w:date="2025-12-15T10:40:41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781"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784" w:author="P52s" w:date="2025-12-15T10:38:26Z"/>
          <w:rFonts w:hint="eastAsia" w:ascii="Times New Roman" w:hAnsi="Times New Roman" w:eastAsia="宋体" w:cs="Times New Roman"/>
          <w:color w:val="000000"/>
          <w:sz w:val="21"/>
          <w:lang w:bidi="ar"/>
          <w:rPrChange w:id="3785" w:author="P52s" w:date="2025-12-15T11:48:59Z">
            <w:rPr>
              <w:ins w:id="3786" w:author="P52s" w:date="2025-12-15T10:38:26Z"/>
            </w:rPr>
          </w:rPrChange>
        </w:rPr>
        <w:pPrChange w:id="3783" w:author="P52s" w:date="2025-12-15T11:48:59Z">
          <w:pPr>
            <w:keepNext w:val="0"/>
            <w:keepLines w:val="0"/>
            <w:widowControl/>
            <w:numPr>
              <w:ilvl w:val="0"/>
              <w:numId w:val="5"/>
            </w:numPr>
            <w:suppressLineNumbers w:val="0"/>
            <w:spacing w:before="60" w:beforeAutospacing="0" w:after="60" w:afterAutospacing="0"/>
            <w:ind w:left="0" w:hanging="360"/>
          </w:pPr>
        </w:pPrChange>
      </w:pPr>
      <w:ins w:id="3787" w:author="P52s" w:date="2025-12-15T10:38:26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788"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效率处理</w:t>
        </w:r>
      </w:ins>
      <w:ins w:id="3790"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791"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：充电时考虑充电效率(</w:t>
        </w:r>
      </w:ins>
      <w:ins w:id="3793"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794" w:author="P52s" w:date="2025-12-15T11:48:59Z">
              <w:rPr>
                <w:rStyle w:val="19"/>
                <w:rFonts w:ascii="monospace" w:hAnsi="monospace" w:eastAsia="monospace" w:cs="monospace"/>
                <w:i w:val="0"/>
                <w:iCs w:val="0"/>
                <w:caps w:val="0"/>
                <w:color w:val="51C0CF"/>
                <w:spacing w:val="0"/>
                <w:sz w:val="18"/>
                <w:szCs w:val="18"/>
                <w:bdr w:val="single" w:color="auto" w:sz="6" w:space="0"/>
                <w:shd w:val="clear" w:fill="1A1B1D"/>
              </w:rPr>
            </w:rPrChange>
          </w:rPr>
          <w:t>eta_charging</w:t>
        </w:r>
      </w:ins>
      <w:ins w:id="3796"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797"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)，放电时考虑放电效率(</w:t>
        </w:r>
      </w:ins>
      <w:ins w:id="3799"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00"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eta_discharging</w:t>
        </w:r>
      </w:ins>
      <w:ins w:id="3802"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03"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3805" w:author="P52s" w:date="2025-12-15T10:40:25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806"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809" w:author="P52s" w:date="2025-12-15T10:38:26Z"/>
          <w:rFonts w:hint="eastAsia" w:ascii="Times New Roman" w:hAnsi="Times New Roman" w:eastAsia="宋体" w:cs="Times New Roman"/>
          <w:color w:val="000000"/>
          <w:sz w:val="21"/>
          <w:lang w:bidi="ar"/>
          <w:rPrChange w:id="3810" w:author="P52s" w:date="2025-12-15T11:48:59Z">
            <w:rPr>
              <w:ins w:id="3811" w:author="P52s" w:date="2025-12-15T10:38:26Z"/>
            </w:rPr>
          </w:rPrChange>
        </w:rPr>
        <w:pPrChange w:id="3808" w:author="P52s" w:date="2025-12-15T11:48:59Z">
          <w:pPr>
            <w:keepNext w:val="0"/>
            <w:keepLines w:val="0"/>
            <w:widowControl/>
            <w:numPr>
              <w:ilvl w:val="0"/>
              <w:numId w:val="5"/>
            </w:numPr>
            <w:suppressLineNumbers w:val="0"/>
            <w:spacing w:before="60" w:beforeAutospacing="0" w:after="60" w:afterAutospacing="0"/>
            <w:ind w:left="0" w:hanging="360"/>
          </w:pPr>
        </w:pPrChange>
      </w:pPr>
      <w:ins w:id="3812" w:author="P52s" w:date="2025-12-15T10:38:26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13"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SOC限制</w:t>
        </w:r>
      </w:ins>
      <w:ins w:id="3815"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16"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：确保更新后的SOC在</w:t>
        </w:r>
      </w:ins>
      <w:ins w:id="3818"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19"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SOC_min</w:t>
        </w:r>
      </w:ins>
      <w:ins w:id="3821"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22"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和</w:t>
        </w:r>
      </w:ins>
      <w:ins w:id="3824"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25"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SOC_max</w:t>
        </w:r>
      </w:ins>
      <w:ins w:id="3827" w:author="P52s" w:date="2025-12-15T10:38:26Z">
        <w:r>
          <w:rPr>
            <w:rFonts w:hint="eastAsia" w:ascii="Times New Roman" w:hAnsi="Times New Roman" w:eastAsia="宋体" w:cs="Times New Roman"/>
            <w:i w:val="0"/>
            <w:iCs w:val="0"/>
            <w:caps w:val="0"/>
            <w:color w:val="000000"/>
            <w:spacing w:val="0"/>
            <w:sz w:val="21"/>
            <w:szCs w:val="24"/>
            <w:bdr w:val="none" w:sz="4" w:space="0"/>
            <w:shd w:val="clear"/>
            <w:lang w:bidi="ar"/>
            <w:rPrChange w:id="382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范围内</w:t>
        </w:r>
      </w:ins>
      <w:ins w:id="3830" w:author="P52s" w:date="2025-12-15T10:40:44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831"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3834" w:author="P52s" w:date="2025-12-15T10:39:04Z"/>
          <w:rFonts w:hint="eastAsia" w:ascii="Times New Roman" w:hAnsi="Times New Roman" w:eastAsia="宋体" w:cs="Times New Roman"/>
          <w:b w:val="0"/>
          <w:bCs w:val="0"/>
          <w:i w:val="0"/>
          <w:iCs w:val="0"/>
          <w:caps w:val="0"/>
          <w:color w:val="000000"/>
          <w:spacing w:val="0"/>
          <w:sz w:val="21"/>
          <w:szCs w:val="24"/>
          <w:lang w:bidi="ar"/>
          <w:rPrChange w:id="3835" w:author="P52s" w:date="2025-12-15T11:48:59Z">
            <w:rPr>
              <w:ins w:id="3836" w:author="P52s" w:date="2025-12-15T10:39:04Z"/>
              <w:rFonts w:ascii="Segoe UI" w:hAnsi="Segoe UI" w:eastAsia="Segoe UI" w:cs="Segoe UI"/>
              <w:b/>
              <w:bCs/>
              <w:i w:val="0"/>
              <w:iCs w:val="0"/>
              <w:caps w:val="0"/>
              <w:color w:val="DFE1E5"/>
              <w:spacing w:val="0"/>
              <w:sz w:val="24"/>
              <w:szCs w:val="24"/>
            </w:rPr>
          </w:rPrChange>
        </w:rPr>
        <w:pPrChange w:id="3833" w:author="P52s" w:date="2025-12-15T11:48:5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3837" w:author="P52s" w:date="2025-12-15T10:39:1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38"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840" w:author="P52s" w:date="2025-12-15T10:39:14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841"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4</w:t>
        </w:r>
      </w:ins>
      <w:ins w:id="3843" w:author="P52s" w:date="2025-12-15T10:39:1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44"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846"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47" w:author="P52s" w:date="2025-12-15T11:48:59Z">
              <w:rPr>
                <w:rFonts w:hint="default" w:ascii="Segoe UI" w:hAnsi="Segoe UI" w:eastAsia="Segoe UI" w:cs="Segoe UI"/>
                <w:b/>
                <w:bCs/>
                <w:i w:val="0"/>
                <w:iCs w:val="0"/>
                <w:caps w:val="0"/>
                <w:color w:val="DFE1E5"/>
                <w:spacing w:val="0"/>
                <w:sz w:val="24"/>
                <w:szCs w:val="24"/>
                <w:bdr w:val="none" w:color="auto" w:sz="0" w:space="0"/>
                <w:shd w:val="clear" w:fill="1A1B1D"/>
              </w:rPr>
            </w:rPrChange>
          </w:rPr>
          <w:t>可用功率与能量计算</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850" w:author="P52s" w:date="2025-12-15T10:39:04Z"/>
          <w:rFonts w:hint="eastAsia" w:ascii="Times New Roman" w:hAnsi="Times New Roman" w:eastAsia="宋体" w:cs="Times New Roman"/>
          <w:color w:val="000000"/>
          <w:sz w:val="21"/>
          <w:lang w:bidi="ar"/>
          <w:rPrChange w:id="3851" w:author="P52s" w:date="2025-12-15T11:48:59Z">
            <w:rPr>
              <w:ins w:id="3852" w:author="P52s" w:date="2025-12-15T10:39:04Z"/>
            </w:rPr>
          </w:rPrChange>
        </w:rPr>
        <w:pPrChange w:id="3849" w:author="P52s" w:date="2025-12-15T11:48:59Z">
          <w:pPr>
            <w:keepNext w:val="0"/>
            <w:keepLines w:val="0"/>
            <w:widowControl/>
            <w:numPr>
              <w:ilvl w:val="1"/>
              <w:numId w:val="6"/>
            </w:numPr>
            <w:suppressLineNumbers w:val="0"/>
            <w:spacing w:before="60" w:beforeAutospacing="0" w:after="60" w:afterAutospacing="0"/>
            <w:ind w:left="0" w:hanging="360"/>
          </w:pPr>
        </w:pPrChange>
      </w:pPr>
      <w:ins w:id="3853"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54"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available_power方法</w:t>
        </w:r>
      </w:ins>
      <w:ins w:id="3856"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857"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：计算当前SOC下的最大可用充放电功率</w:t>
        </w:r>
      </w:ins>
      <w:ins w:id="3859" w:author="P52s" w:date="2025-12-15T10:39:52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860"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ins w:id="3862"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63"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充电时</w:t>
        </w:r>
      </w:ins>
      <w:ins w:id="3865" w:author="P52s" w:date="2025-12-15T10:40:07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66"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868"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69"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考虑SOC与</w:t>
        </w:r>
      </w:ins>
      <w:ins w:id="3871"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872" w:author="P52s" w:date="2025-12-15T11:48:59Z">
              <w:rPr>
                <w:rStyle w:val="19"/>
                <w:rFonts w:ascii="monospace" w:hAnsi="monospace" w:eastAsia="monospace" w:cs="monospace"/>
                <w:i w:val="0"/>
                <w:iCs w:val="0"/>
                <w:caps w:val="0"/>
                <w:color w:val="51C0CF"/>
                <w:spacing w:val="0"/>
                <w:sz w:val="18"/>
                <w:szCs w:val="18"/>
                <w:bdr w:val="single" w:color="auto" w:sz="6" w:space="0"/>
                <w:shd w:val="clear" w:fill="1A1B1D"/>
              </w:rPr>
            </w:rPrChange>
          </w:rPr>
          <w:t>SOC_max</w:t>
        </w:r>
      </w:ins>
      <w:ins w:id="3874"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75"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的距离和剩余充电时间</w:t>
        </w:r>
      </w:ins>
      <w:ins w:id="3877" w:author="P52s" w:date="2025-12-15T10:39:57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78"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880"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81"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放电时</w:t>
        </w:r>
      </w:ins>
      <w:ins w:id="3883" w:author="P52s" w:date="2025-12-15T10:39:5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84"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886"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87"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考虑SOC与</w:t>
        </w:r>
      </w:ins>
      <w:ins w:id="3889"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890"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SOC_min</w:t>
        </w:r>
      </w:ins>
      <w:ins w:id="3892"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893"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的距离和剩余放电时间</w:t>
        </w:r>
      </w:ins>
      <w:ins w:id="3895" w:author="P52s" w:date="2025-12-15T10:40:1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896"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899" w:author="P52s" w:date="2025-12-15T10:39:04Z"/>
          <w:rFonts w:hint="eastAsia" w:ascii="Times New Roman" w:hAnsi="Times New Roman" w:eastAsia="宋体" w:cs="Times New Roman"/>
          <w:color w:val="000000"/>
          <w:sz w:val="21"/>
          <w:lang w:bidi="ar"/>
          <w:rPrChange w:id="3900" w:author="P52s" w:date="2025-12-15T11:48:59Z">
            <w:rPr>
              <w:ins w:id="3901" w:author="P52s" w:date="2025-12-15T10:39:04Z"/>
            </w:rPr>
          </w:rPrChange>
        </w:rPr>
        <w:pPrChange w:id="3898" w:author="P52s" w:date="2025-12-15T11:48:59Z">
          <w:pPr>
            <w:keepNext w:val="0"/>
            <w:keepLines w:val="0"/>
            <w:widowControl/>
            <w:numPr>
              <w:ilvl w:val="0"/>
              <w:numId w:val="6"/>
            </w:numPr>
            <w:suppressLineNumbers w:val="0"/>
            <w:spacing w:before="60" w:beforeAutospacing="0" w:after="60" w:afterAutospacing="0"/>
            <w:ind w:left="0" w:hanging="360"/>
          </w:pPr>
        </w:pPrChange>
      </w:pPr>
      <w:ins w:id="3902"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03"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energy_margin方法</w:t>
        </w:r>
      </w:ins>
      <w:ins w:id="3905"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06"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：计算当前状态下的能量裕度（充电或放电方向）</w:t>
        </w:r>
      </w:ins>
      <w:ins w:id="3908" w:author="P52s" w:date="2025-12-15T10:40:12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909"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912" w:author="P52s" w:date="2025-12-15T10:39:04Z"/>
          <w:rFonts w:hint="eastAsia" w:ascii="Times New Roman" w:hAnsi="Times New Roman" w:eastAsia="宋体" w:cs="Times New Roman"/>
          <w:color w:val="000000"/>
          <w:sz w:val="21"/>
          <w:lang w:bidi="ar"/>
          <w:rPrChange w:id="3913" w:author="P52s" w:date="2025-12-15T11:48:59Z">
            <w:rPr>
              <w:ins w:id="3914" w:author="P52s" w:date="2025-12-15T10:39:04Z"/>
            </w:rPr>
          </w:rPrChange>
        </w:rPr>
        <w:pPrChange w:id="3911" w:author="P52s" w:date="2025-12-15T11:48:59Z">
          <w:pPr>
            <w:keepNext w:val="0"/>
            <w:keepLines w:val="0"/>
            <w:widowControl/>
            <w:numPr>
              <w:ilvl w:val="0"/>
              <w:numId w:val="6"/>
            </w:numPr>
            <w:suppressLineNumbers w:val="0"/>
            <w:spacing w:before="60" w:beforeAutospacing="0" w:after="60" w:afterAutospacing="0"/>
            <w:ind w:left="0" w:hanging="360"/>
          </w:pPr>
        </w:pPrChange>
      </w:pPr>
      <w:ins w:id="3915"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16"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available_energy方法</w:t>
        </w:r>
      </w:ins>
      <w:ins w:id="3918"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19"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：计算当前可充/放的总能量</w:t>
        </w:r>
      </w:ins>
      <w:ins w:id="3921" w:author="P52s" w:date="2025-12-15T10:40:13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922"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3925" w:author="P52s" w:date="2025-12-15T10:39:04Z"/>
          <w:rFonts w:hint="eastAsia" w:ascii="Times New Roman" w:hAnsi="Times New Roman" w:eastAsia="宋体" w:cs="Times New Roman"/>
          <w:b w:val="0"/>
          <w:bCs w:val="0"/>
          <w:i w:val="0"/>
          <w:iCs w:val="0"/>
          <w:caps w:val="0"/>
          <w:color w:val="000000"/>
          <w:spacing w:val="0"/>
          <w:sz w:val="21"/>
          <w:szCs w:val="24"/>
          <w:lang w:bidi="ar"/>
          <w:rPrChange w:id="3926" w:author="P52s" w:date="2025-12-15T11:48:59Z">
            <w:rPr>
              <w:ins w:id="3927" w:author="P52s" w:date="2025-12-15T10:39:04Z"/>
              <w:rFonts w:hint="default" w:ascii="Segoe UI" w:hAnsi="Segoe UI" w:eastAsia="Segoe UI" w:cs="Segoe UI"/>
              <w:b/>
              <w:bCs/>
              <w:i w:val="0"/>
              <w:iCs w:val="0"/>
              <w:caps w:val="0"/>
              <w:color w:val="DFE1E5"/>
              <w:spacing w:val="0"/>
              <w:sz w:val="24"/>
              <w:szCs w:val="24"/>
            </w:rPr>
          </w:rPrChange>
        </w:rPr>
        <w:pPrChange w:id="3924" w:author="P52s" w:date="2025-12-15T11:48:5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3928" w:author="P52s" w:date="2025-12-15T10:39:22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929"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931" w:author="P52s" w:date="2025-12-15T10:39:23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3932"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5</w:t>
        </w:r>
      </w:ins>
      <w:ins w:id="3934" w:author="P52s" w:date="2025-12-15T10:39:22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935"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937"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38" w:author="P52s" w:date="2025-12-15T11:48:59Z">
              <w:rPr>
                <w:rFonts w:hint="default" w:ascii="Segoe UI" w:hAnsi="Segoe UI" w:eastAsia="Segoe UI" w:cs="Segoe UI"/>
                <w:b/>
                <w:bCs/>
                <w:i w:val="0"/>
                <w:iCs w:val="0"/>
                <w:caps w:val="0"/>
                <w:color w:val="DFE1E5"/>
                <w:spacing w:val="0"/>
                <w:sz w:val="24"/>
                <w:szCs w:val="24"/>
                <w:bdr w:val="none" w:color="auto" w:sz="0" w:space="0"/>
                <w:shd w:val="clear" w:fill="1A1B1D"/>
              </w:rPr>
            </w:rPrChange>
          </w:rPr>
          <w:t>充放电限制判断</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941" w:author="P52s" w:date="2025-12-15T10:39:04Z"/>
          <w:rFonts w:hint="eastAsia" w:ascii="Times New Roman" w:hAnsi="Times New Roman" w:eastAsia="宋体" w:cs="Times New Roman"/>
          <w:color w:val="000000"/>
          <w:sz w:val="21"/>
          <w:lang w:bidi="ar"/>
          <w:rPrChange w:id="3942" w:author="P52s" w:date="2025-12-15T11:48:59Z">
            <w:rPr>
              <w:ins w:id="3943" w:author="P52s" w:date="2025-12-15T10:39:04Z"/>
            </w:rPr>
          </w:rPrChange>
        </w:rPr>
        <w:pPrChange w:id="3940" w:author="P52s" w:date="2025-12-15T11:48:59Z">
          <w:pPr>
            <w:keepNext w:val="0"/>
            <w:keepLines w:val="0"/>
            <w:widowControl/>
            <w:numPr>
              <w:ilvl w:val="1"/>
              <w:numId w:val="7"/>
            </w:numPr>
            <w:suppressLineNumbers w:val="0"/>
            <w:spacing w:before="60" w:beforeAutospacing="0" w:after="60" w:afterAutospacing="0"/>
            <w:ind w:left="0" w:hanging="360"/>
          </w:pPr>
        </w:pPrChange>
      </w:pPr>
      <w:ins w:id="3944"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45"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can_continue方法</w:t>
        </w:r>
      </w:ins>
      <w:ins w:id="3947"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48"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：判断储能系统是否可以继续充放电</w:t>
        </w:r>
      </w:ins>
      <w:ins w:id="3950" w:author="P52s" w:date="2025-12-15T10:39:32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951"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ins w:id="3953"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54"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充电时</w:t>
        </w:r>
      </w:ins>
      <w:ins w:id="3956" w:author="P52s" w:date="2025-12-15T10:39:41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957"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959"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60"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检查SOC是否小于</w:t>
        </w:r>
      </w:ins>
      <w:ins w:id="3962"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63"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SOC_max</w:t>
        </w:r>
      </w:ins>
      <w:ins w:id="3965"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66"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且能量小于</w:t>
        </w:r>
      </w:ins>
      <w:ins w:id="3968"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69"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E_max</w:t>
        </w:r>
      </w:ins>
      <w:ins w:id="3971" w:author="P52s" w:date="2025-12-15T10:39:35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972"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ins w:id="3974"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75"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放电时</w:t>
        </w:r>
      </w:ins>
      <w:ins w:id="3977" w:author="P52s" w:date="2025-12-15T10:39:44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3978" w:author="P52s" w:date="2025-12-15T11:48:5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3980"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81"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检查SOC是否大于</w:t>
        </w:r>
      </w:ins>
      <w:ins w:id="3983"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84"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SOC_min</w:t>
        </w:r>
      </w:ins>
      <w:ins w:id="3986"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3987" w:author="P52s" w:date="2025-12-15T11:48:5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且能量大于</w:t>
        </w:r>
      </w:ins>
      <w:ins w:id="3989"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3990" w:author="P52s" w:date="2025-12-15T11:48:5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E_min</w:t>
        </w:r>
      </w:ins>
      <w:ins w:id="3992" w:author="P52s" w:date="2025-12-15T10:39:38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3993"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3996" w:author="P52s" w:date="2025-12-15T10:39:04Z"/>
          <w:rFonts w:hint="eastAsia" w:ascii="方正仿宋_GBK" w:hAnsi="方正仿宋_GBK" w:eastAsia="方正仿宋_GBK" w:cs="方正仿宋_GBK"/>
          <w:sz w:val="24"/>
          <w:lang w:bidi="ar"/>
          <w:rPrChange w:id="3997" w:author="P52s" w:date="2025-12-15T10:39:08Z">
            <w:rPr>
              <w:ins w:id="3998" w:author="P52s" w:date="2025-12-15T10:39:04Z"/>
            </w:rPr>
          </w:rPrChange>
        </w:rPr>
        <w:pPrChange w:id="3995" w:author="P52s" w:date="2025-12-15T11:48:59Z">
          <w:pPr>
            <w:keepNext w:val="0"/>
            <w:keepLines w:val="0"/>
            <w:widowControl/>
            <w:numPr>
              <w:ilvl w:val="0"/>
              <w:numId w:val="7"/>
            </w:numPr>
            <w:suppressLineNumbers w:val="0"/>
            <w:spacing w:before="60" w:beforeAutospacing="0" w:after="60" w:afterAutospacing="0"/>
            <w:ind w:left="0" w:hanging="360"/>
          </w:pPr>
        </w:pPrChange>
      </w:pPr>
      <w:ins w:id="3999" w:author="P52s" w:date="2025-12-15T10:39:04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000" w:author="P52s" w:date="2025-12-15T11:48:5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check_constraints方法</w:t>
        </w:r>
      </w:ins>
      <w:ins w:id="4002" w:author="P52s" w:date="2025-12-15T10:39:04Z">
        <w:r>
          <w:rPr>
            <w:rFonts w:hint="eastAsia" w:ascii="Times New Roman" w:hAnsi="Times New Roman" w:eastAsia="宋体" w:cs="Times New Roman"/>
            <w:i w:val="0"/>
            <w:iCs w:val="0"/>
            <w:caps w:val="0"/>
            <w:color w:val="000000"/>
            <w:spacing w:val="0"/>
            <w:sz w:val="21"/>
            <w:szCs w:val="24"/>
            <w:bdr w:val="none" w:sz="4" w:space="0"/>
            <w:shd w:val="clear"/>
            <w:lang w:bidi="ar"/>
            <w:rPrChange w:id="4003" w:author="P52s" w:date="2025-12-15T11:48:59Z">
              <w:rPr>
                <w:rFonts w:hint="default" w:ascii="Segoe UI" w:hAnsi="Segoe UI" w:eastAsia="Segoe UI" w:cs="Segoe UI"/>
                <w:i w:val="0"/>
                <w:iCs w:val="0"/>
                <w:caps w:val="0"/>
                <w:color w:val="DFE1E5"/>
                <w:spacing w:val="0"/>
                <w:sz w:val="19"/>
                <w:szCs w:val="19"/>
                <w:bdr w:val="none" w:color="auto" w:sz="0" w:space="0"/>
                <w:shd w:val="clear" w:fill="1A1B1D"/>
              </w:rPr>
            </w:rPrChange>
          </w:rPr>
          <w:t>：验证功率分配是否满足系统约束</w:t>
        </w:r>
      </w:ins>
      <w:ins w:id="4005" w:author="P52s" w:date="2025-12-15T10:39:47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006" w:author="P52s" w:date="2025-12-15T11:48:5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numPr>
          <w:ilvl w:val="0"/>
          <w:numId w:val="0"/>
        </w:numPr>
        <w:spacing w:line="360" w:lineRule="auto"/>
        <w:rPr>
          <w:ins w:id="4009" w:author="P52s" w:date="2025-12-15T09:48:00Z"/>
          <w:rFonts w:hint="eastAsia" w:ascii="Times New Roman" w:hAnsi="Times New Roman" w:eastAsia="黑体" w:cs="Times New Roman"/>
          <w:bCs/>
          <w:color w:val="000000"/>
          <w:kern w:val="0"/>
          <w:sz w:val="21"/>
          <w:szCs w:val="15"/>
          <w:lang w:val="en-US" w:eastAsia="zh-CN" w:bidi="ar"/>
          <w:rPrChange w:id="4010" w:author="P52s" w:date="2025-12-15T11:48:35Z">
            <w:rPr>
              <w:ins w:id="4011" w:author="P52s" w:date="2025-12-15T09:48:00Z"/>
              <w:rFonts w:hint="default" w:ascii="方正仿宋_GBK" w:hAnsi="方正仿宋_GBK" w:eastAsia="方正仿宋_GBK" w:cs="方正仿宋_GBK"/>
              <w:sz w:val="24"/>
              <w:szCs w:val="24"/>
              <w:lang w:val="en-US" w:eastAsia="zh-CN"/>
            </w:rPr>
          </w:rPrChange>
        </w:rPr>
        <w:pPrChange w:id="4008" w:author="P52s" w:date="2025-12-15T11:48:35Z">
          <w:pPr>
            <w:numPr>
              <w:ilvl w:val="0"/>
              <w:numId w:val="0"/>
            </w:numPr>
          </w:pPr>
        </w:pPrChange>
      </w:pPr>
      <w:ins w:id="4012" w:author="P52s" w:date="2025-12-15T10:37:33Z">
        <w:r>
          <w:rPr>
            <w:rFonts w:hint="eastAsia" w:ascii="Times New Roman" w:hAnsi="Times New Roman" w:eastAsia="黑体" w:cs="Times New Roman"/>
            <w:bCs/>
            <w:color w:val="000000"/>
            <w:kern w:val="0"/>
            <w:sz w:val="21"/>
            <w:szCs w:val="15"/>
            <w:lang w:val="en-US" w:eastAsia="zh-CN" w:bidi="ar"/>
            <w:rPrChange w:id="4013" w:author="P52s" w:date="2025-12-15T11:48:35Z">
              <w:rPr>
                <w:rFonts w:hint="eastAsia" w:ascii="方正仿宋_GBK" w:hAnsi="方正仿宋_GBK" w:eastAsia="方正仿宋_GBK" w:cs="方正仿宋_GBK"/>
                <w:sz w:val="24"/>
                <w:szCs w:val="24"/>
                <w:lang w:val="en-US" w:eastAsia="zh-CN" w:bidi="ar"/>
              </w:rPr>
            </w:rPrChange>
          </w:rPr>
          <w:t xml:space="preserve">1.2 </w:t>
        </w:r>
      </w:ins>
      <w:ins w:id="4015" w:author="P52s" w:date="2025-12-15T09:48:06Z">
        <w:r>
          <w:rPr>
            <w:rFonts w:hint="eastAsia" w:ascii="Times New Roman" w:hAnsi="Times New Roman" w:eastAsia="黑体" w:cs="Times New Roman"/>
            <w:bCs/>
            <w:color w:val="000000"/>
            <w:kern w:val="0"/>
            <w:sz w:val="21"/>
            <w:szCs w:val="15"/>
            <w:lang w:val="en-US" w:eastAsia="zh-CN" w:bidi="ar"/>
            <w:rPrChange w:id="4016" w:author="P52s" w:date="2025-12-15T11:48:35Z">
              <w:rPr>
                <w:rFonts w:hint="eastAsia" w:ascii="方正仿宋_GBK" w:hAnsi="方正仿宋_GBK" w:eastAsia="方正仿宋_GBK" w:cs="方正仿宋_GBK"/>
                <w:sz w:val="24"/>
                <w:szCs w:val="24"/>
                <w:lang w:val="en-US" w:eastAsia="zh-CN" w:bidi="ar"/>
              </w:rPr>
            </w:rPrChange>
          </w:rPr>
          <w:t>PSOSolver</w:t>
        </w:r>
      </w:ins>
      <w:ins w:id="4018" w:author="P52s" w:date="2025-12-15T09:48:00Z">
        <w:r>
          <w:rPr>
            <w:rFonts w:hint="eastAsia" w:ascii="Times New Roman" w:hAnsi="Times New Roman" w:eastAsia="黑体" w:cs="Times New Roman"/>
            <w:bCs/>
            <w:color w:val="000000"/>
            <w:kern w:val="0"/>
            <w:sz w:val="21"/>
            <w:szCs w:val="15"/>
            <w:lang w:val="en-US" w:eastAsia="zh-CN" w:bidi="ar"/>
            <w:rPrChange w:id="4019" w:author="P52s" w:date="2025-12-15T11:48:35Z">
              <w:rPr>
                <w:rFonts w:hint="eastAsia" w:ascii="方正仿宋_GBK" w:hAnsi="方正仿宋_GBK" w:eastAsia="方正仿宋_GBK" w:cs="方正仿宋_GBK"/>
                <w:sz w:val="24"/>
                <w:szCs w:val="24"/>
                <w:lang w:val="en-US" w:eastAsia="zh-CN" w:bidi="ar"/>
              </w:rPr>
            </w:rPrChange>
          </w:rPr>
          <w:t>类</w:t>
        </w:r>
      </w:ins>
    </w:p>
    <w:p>
      <w:pPr>
        <w:widowControl/>
        <w:numPr>
          <w:ilvl w:val="0"/>
          <w:numId w:val="0"/>
        </w:numPr>
        <w:spacing w:line="360" w:lineRule="auto"/>
        <w:ind w:firstLine="420" w:firstLineChars="200"/>
        <w:textAlignment w:val="center"/>
        <w:rPr>
          <w:ins w:id="4022" w:author="P52s" w:date="2025-12-15T10:40:57Z"/>
          <w:rFonts w:hint="eastAsia" w:ascii="Times New Roman" w:hAnsi="Times New Roman" w:eastAsia="宋体" w:cs="Times New Roman"/>
          <w:color w:val="000000"/>
          <w:sz w:val="21"/>
          <w:szCs w:val="24"/>
          <w:lang w:val="en-US" w:eastAsia="zh-CN" w:bidi="ar"/>
          <w:rPrChange w:id="4023" w:author="P52s" w:date="2025-12-15T11:49:09Z">
            <w:rPr>
              <w:ins w:id="4024" w:author="P52s" w:date="2025-12-15T10:40:57Z"/>
              <w:rFonts w:hint="eastAsia" w:ascii="方正仿宋_GBK" w:hAnsi="方正仿宋_GBK" w:eastAsia="方正仿宋_GBK" w:cs="方正仿宋_GBK"/>
              <w:sz w:val="24"/>
              <w:szCs w:val="24"/>
              <w:lang w:val="en-US" w:eastAsia="zh-CN"/>
            </w:rPr>
          </w:rPrChange>
        </w:rPr>
        <w:pPrChange w:id="4021" w:author="P52s" w:date="2025-12-15T11:49:09Z">
          <w:pPr>
            <w:numPr>
              <w:ilvl w:val="0"/>
              <w:numId w:val="0"/>
            </w:numPr>
          </w:pPr>
        </w:pPrChange>
      </w:pPr>
      <w:ins w:id="4025" w:author="P52s" w:date="2025-12-15T10:10:04Z">
        <w:r>
          <w:rPr>
            <w:rFonts w:hint="eastAsia" w:ascii="Times New Roman" w:hAnsi="Times New Roman" w:eastAsia="宋体" w:cs="Times New Roman"/>
            <w:color w:val="000000"/>
            <w:sz w:val="21"/>
            <w:szCs w:val="24"/>
            <w:lang w:val="en-US" w:eastAsia="zh-CN" w:bidi="ar"/>
            <w:rPrChange w:id="4026" w:author="P52s" w:date="2025-12-15T11:49:09Z">
              <w:rPr>
                <w:rFonts w:hint="eastAsia" w:ascii="方正仿宋_GBK" w:hAnsi="方正仿宋_GBK" w:eastAsia="方正仿宋_GBK" w:cs="方正仿宋_GBK"/>
                <w:sz w:val="24"/>
                <w:szCs w:val="24"/>
                <w:lang w:val="en-US" w:eastAsia="zh-CN" w:bidi="ar"/>
              </w:rPr>
            </w:rPrChange>
          </w:rPr>
          <w:t>用于</w:t>
        </w:r>
      </w:ins>
      <w:ins w:id="4028" w:author="P52s" w:date="2025-12-15T10:10:04Z">
        <w:r>
          <w:rPr>
            <w:rFonts w:hint="eastAsia" w:ascii="Times New Roman" w:hAnsi="Times New Roman" w:eastAsia="宋体" w:cs="Times New Roman"/>
            <w:b w:val="0"/>
            <w:bCs w:val="0"/>
            <w:i w:val="0"/>
            <w:iCs w:val="0"/>
            <w:caps w:val="0"/>
            <w:color w:val="000000"/>
            <w:spacing w:val="0"/>
            <w:sz w:val="21"/>
            <w:szCs w:val="24"/>
            <w:shd w:val="clear"/>
            <w:lang w:bidi="ar"/>
            <w:rPrChange w:id="4029" w:author="P52s" w:date="2025-12-15T11:49:09Z">
              <w:rPr>
                <w:rFonts w:hint="eastAsia" w:ascii="方正仿宋_GBK" w:hAnsi="方正仿宋_GBK" w:eastAsia="方正仿宋_GBK" w:cs="方正仿宋_GBK"/>
                <w:b w:val="0"/>
                <w:bCs w:val="0"/>
                <w:i w:val="0"/>
                <w:iCs w:val="0"/>
                <w:caps w:val="0"/>
                <w:spacing w:val="0"/>
                <w:sz w:val="24"/>
                <w:szCs w:val="24"/>
                <w:shd w:val="clear"/>
                <w:lang w:bidi="ar"/>
              </w:rPr>
            </w:rPrChange>
          </w:rPr>
          <w:t>基于粒子群优化的</w:t>
        </w:r>
      </w:ins>
      <w:ins w:id="4031" w:author="P52s" w:date="2025-12-15T10:10:04Z">
        <w:r>
          <w:rPr>
            <w:rFonts w:hint="eastAsia" w:ascii="Times New Roman" w:hAnsi="Times New Roman" w:eastAsia="宋体" w:cs="Times New Roman"/>
            <w:color w:val="000000"/>
            <w:sz w:val="21"/>
            <w:szCs w:val="24"/>
            <w:lang w:val="en-US" w:eastAsia="zh-CN" w:bidi="ar"/>
            <w:rPrChange w:id="4032" w:author="P52s" w:date="2025-12-15T11:49:09Z">
              <w:rPr>
                <w:rFonts w:hint="eastAsia" w:ascii="方正仿宋_GBK" w:hAnsi="方正仿宋_GBK" w:eastAsia="方正仿宋_GBK" w:cs="方正仿宋_GBK"/>
                <w:sz w:val="24"/>
                <w:szCs w:val="24"/>
                <w:lang w:val="en-US" w:eastAsia="zh-CN" w:bidi="ar"/>
              </w:rPr>
            </w:rPrChange>
          </w:rPr>
          <w:t>单步</w:t>
        </w:r>
      </w:ins>
      <w:ins w:id="4034" w:author="P52s" w:date="2025-12-15T10:10:04Z">
        <w:r>
          <w:rPr>
            <w:rFonts w:hint="eastAsia" w:ascii="Times New Roman" w:hAnsi="Times New Roman" w:eastAsia="宋体" w:cs="Times New Roman"/>
            <w:b w:val="0"/>
            <w:bCs w:val="0"/>
            <w:i w:val="0"/>
            <w:iCs w:val="0"/>
            <w:caps w:val="0"/>
            <w:color w:val="000000"/>
            <w:spacing w:val="0"/>
            <w:sz w:val="21"/>
            <w:szCs w:val="24"/>
            <w:shd w:val="clear"/>
            <w:lang w:bidi="ar"/>
            <w:rPrChange w:id="4035" w:author="P52s" w:date="2025-12-15T11:49:09Z">
              <w:rPr>
                <w:rFonts w:hint="eastAsia" w:ascii="方正仿宋_GBK" w:hAnsi="方正仿宋_GBK" w:eastAsia="方正仿宋_GBK" w:cs="方正仿宋_GBK"/>
                <w:b w:val="0"/>
                <w:bCs w:val="0"/>
                <w:i w:val="0"/>
                <w:iCs w:val="0"/>
                <w:caps w:val="0"/>
                <w:spacing w:val="0"/>
                <w:sz w:val="24"/>
                <w:szCs w:val="24"/>
                <w:shd w:val="clear"/>
                <w:lang w:bidi="ar"/>
              </w:rPr>
            </w:rPrChange>
          </w:rPr>
          <w:t>功率分配</w:t>
        </w:r>
      </w:ins>
      <w:ins w:id="4037" w:author="P52s" w:date="2025-12-15T10:10:04Z">
        <w:r>
          <w:rPr>
            <w:rFonts w:hint="eastAsia" w:ascii="Times New Roman" w:hAnsi="Times New Roman" w:eastAsia="宋体" w:cs="Times New Roman"/>
            <w:i w:val="0"/>
            <w:iCs w:val="0"/>
            <w:caps w:val="0"/>
            <w:color w:val="000000"/>
            <w:spacing w:val="0"/>
            <w:sz w:val="21"/>
            <w:szCs w:val="24"/>
            <w:shd w:val="clear"/>
            <w:lang w:bidi="ar"/>
            <w:rPrChange w:id="4038" w:author="P52s" w:date="2025-12-15T11:49:09Z">
              <w:rPr>
                <w:rFonts w:hint="eastAsia" w:ascii="方正仿宋_GBK" w:hAnsi="方正仿宋_GBK" w:eastAsia="方正仿宋_GBK" w:cs="方正仿宋_GBK"/>
                <w:i w:val="0"/>
                <w:iCs w:val="0"/>
                <w:caps w:val="0"/>
                <w:spacing w:val="0"/>
                <w:sz w:val="24"/>
                <w:szCs w:val="24"/>
                <w:shd w:val="clear"/>
                <w:lang w:bidi="ar"/>
              </w:rPr>
            </w:rPrChange>
          </w:rPr>
          <w:t>求解</w:t>
        </w:r>
      </w:ins>
      <w:ins w:id="4040" w:author="P52s" w:date="2025-12-15T10:09:57Z">
        <w:r>
          <w:rPr>
            <w:rFonts w:hint="eastAsia" w:ascii="Times New Roman" w:hAnsi="Times New Roman" w:eastAsia="宋体" w:cs="Times New Roman"/>
            <w:b w:val="0"/>
            <w:bCs w:val="0"/>
            <w:i w:val="0"/>
            <w:iCs w:val="0"/>
            <w:caps w:val="0"/>
            <w:color w:val="000000"/>
            <w:spacing w:val="0"/>
            <w:sz w:val="21"/>
            <w:szCs w:val="24"/>
            <w:shd w:val="clear"/>
            <w:lang w:val="en-US" w:eastAsia="zh-CN" w:bidi="ar"/>
            <w:rPrChange w:id="4041" w:author="P52s" w:date="2025-12-15T11:49:09Z">
              <w:rPr>
                <w:rFonts w:hint="eastAsia" w:ascii="方正仿宋_GBK" w:hAnsi="方正仿宋_GBK" w:eastAsia="方正仿宋_GBK" w:cs="方正仿宋_GBK"/>
                <w:b w:val="0"/>
                <w:bCs w:val="0"/>
                <w:i w:val="0"/>
                <w:iCs w:val="0"/>
                <w:caps w:val="0"/>
                <w:spacing w:val="0"/>
                <w:sz w:val="24"/>
                <w:szCs w:val="24"/>
                <w:shd w:val="clear"/>
                <w:lang w:val="en-US" w:eastAsia="zh-CN" w:bidi="ar"/>
              </w:rPr>
            </w:rPrChange>
          </w:rPr>
          <w:t>，</w:t>
        </w:r>
      </w:ins>
      <w:ins w:id="4043" w:author="P52s" w:date="2025-12-15T10:10:14Z">
        <w:r>
          <w:rPr>
            <w:rFonts w:hint="eastAsia" w:ascii="Times New Roman" w:hAnsi="Times New Roman" w:eastAsia="宋体" w:cs="Times New Roman"/>
            <w:b w:val="0"/>
            <w:bCs w:val="0"/>
            <w:i w:val="0"/>
            <w:iCs w:val="0"/>
            <w:caps w:val="0"/>
            <w:color w:val="000000"/>
            <w:spacing w:val="0"/>
            <w:sz w:val="21"/>
            <w:szCs w:val="24"/>
            <w:shd w:val="clear"/>
            <w:lang w:val="en-US" w:eastAsia="zh-CN" w:bidi="ar"/>
            <w:rPrChange w:id="4044" w:author="P52s" w:date="2025-12-15T11:49:09Z">
              <w:rPr>
                <w:rFonts w:hint="eastAsia" w:ascii="方正仿宋_GBK" w:hAnsi="方正仿宋_GBK" w:eastAsia="方正仿宋_GBK" w:cs="方正仿宋_GBK"/>
                <w:b w:val="0"/>
                <w:bCs w:val="0"/>
                <w:i w:val="0"/>
                <w:iCs w:val="0"/>
                <w:caps w:val="0"/>
                <w:spacing w:val="0"/>
                <w:sz w:val="24"/>
                <w:szCs w:val="24"/>
                <w:shd w:val="clear"/>
                <w:lang w:val="en-US" w:eastAsia="zh-CN" w:bidi="ar"/>
              </w:rPr>
            </w:rPrChange>
          </w:rPr>
          <w:t>实现</w:t>
        </w:r>
      </w:ins>
      <w:ins w:id="4046" w:author="P52s" w:date="2025-12-15T09:57:41Z">
        <w:r>
          <w:rPr>
            <w:rFonts w:hint="eastAsia" w:ascii="Times New Roman" w:hAnsi="Times New Roman" w:eastAsia="宋体" w:cs="Times New Roman"/>
            <w:color w:val="000000"/>
            <w:sz w:val="21"/>
            <w:szCs w:val="24"/>
            <w:lang w:val="en-US" w:eastAsia="zh-CN" w:bidi="ar"/>
            <w:rPrChange w:id="4047" w:author="P52s" w:date="2025-12-15T11:49:09Z">
              <w:rPr>
                <w:rFonts w:hint="eastAsia" w:ascii="方正仿宋_GBK" w:hAnsi="方正仿宋_GBK" w:eastAsia="方正仿宋_GBK" w:cs="方正仿宋_GBK"/>
                <w:sz w:val="24"/>
                <w:szCs w:val="24"/>
                <w:lang w:val="en-US" w:eastAsia="zh-CN"/>
              </w:rPr>
            </w:rPrChange>
          </w:rPr>
          <w:t>初始化</w:t>
        </w:r>
      </w:ins>
      <w:ins w:id="4049" w:author="P52s" w:date="2025-12-15T09:57:43Z">
        <w:r>
          <w:rPr>
            <w:rFonts w:hint="eastAsia" w:ascii="Times New Roman" w:hAnsi="Times New Roman" w:eastAsia="宋体" w:cs="Times New Roman"/>
            <w:color w:val="000000"/>
            <w:sz w:val="21"/>
            <w:szCs w:val="24"/>
            <w:lang w:val="en-US" w:eastAsia="zh-CN" w:bidi="ar"/>
            <w:rPrChange w:id="4050" w:author="P52s" w:date="2025-12-15T11:49:09Z">
              <w:rPr>
                <w:rFonts w:hint="eastAsia" w:ascii="方正仿宋_GBK" w:hAnsi="方正仿宋_GBK" w:eastAsia="方正仿宋_GBK" w:cs="方正仿宋_GBK"/>
                <w:sz w:val="24"/>
                <w:szCs w:val="24"/>
                <w:lang w:val="en-US" w:eastAsia="zh-CN"/>
              </w:rPr>
            </w:rPrChange>
          </w:rPr>
          <w:t>与</w:t>
        </w:r>
      </w:ins>
      <w:ins w:id="4052" w:author="P52s" w:date="2025-12-15T09:57:44Z">
        <w:r>
          <w:rPr>
            <w:rFonts w:hint="eastAsia" w:ascii="Times New Roman" w:hAnsi="Times New Roman" w:eastAsia="宋体" w:cs="Times New Roman"/>
            <w:color w:val="000000"/>
            <w:sz w:val="21"/>
            <w:szCs w:val="24"/>
            <w:lang w:val="en-US" w:eastAsia="zh-CN" w:bidi="ar"/>
            <w:rPrChange w:id="4053" w:author="P52s" w:date="2025-12-15T11:49:09Z">
              <w:rPr>
                <w:rFonts w:hint="eastAsia" w:ascii="方正仿宋_GBK" w:hAnsi="方正仿宋_GBK" w:eastAsia="方正仿宋_GBK" w:cs="方正仿宋_GBK"/>
                <w:sz w:val="24"/>
                <w:szCs w:val="24"/>
                <w:lang w:val="en-US" w:eastAsia="zh-CN"/>
              </w:rPr>
            </w:rPrChange>
          </w:rPr>
          <w:t>粒子</w:t>
        </w:r>
      </w:ins>
      <w:ins w:id="4055" w:author="P52s" w:date="2025-12-15T09:57:47Z">
        <w:r>
          <w:rPr>
            <w:rFonts w:hint="eastAsia" w:ascii="Times New Roman" w:hAnsi="Times New Roman" w:eastAsia="宋体" w:cs="Times New Roman"/>
            <w:color w:val="000000"/>
            <w:sz w:val="21"/>
            <w:szCs w:val="24"/>
            <w:lang w:val="en-US" w:eastAsia="zh-CN" w:bidi="ar"/>
            <w:rPrChange w:id="4056" w:author="P52s" w:date="2025-12-15T11:49:09Z">
              <w:rPr>
                <w:rFonts w:hint="eastAsia" w:ascii="方正仿宋_GBK" w:hAnsi="方正仿宋_GBK" w:eastAsia="方正仿宋_GBK" w:cs="方正仿宋_GBK"/>
                <w:sz w:val="24"/>
                <w:szCs w:val="24"/>
                <w:lang w:val="en-US" w:eastAsia="zh-CN"/>
              </w:rPr>
            </w:rPrChange>
          </w:rPr>
          <w:t>生成</w:t>
        </w:r>
      </w:ins>
      <w:ins w:id="4058" w:author="P52s" w:date="2025-12-15T09:57:49Z">
        <w:r>
          <w:rPr>
            <w:rFonts w:hint="eastAsia" w:ascii="Times New Roman" w:hAnsi="Times New Roman" w:eastAsia="宋体" w:cs="Times New Roman"/>
            <w:color w:val="000000"/>
            <w:sz w:val="21"/>
            <w:szCs w:val="24"/>
            <w:lang w:val="en-US" w:eastAsia="zh-CN" w:bidi="ar"/>
            <w:rPrChange w:id="4059" w:author="P52s" w:date="2025-12-15T11:49:09Z">
              <w:rPr>
                <w:rFonts w:hint="eastAsia" w:ascii="方正仿宋_GBK" w:hAnsi="方正仿宋_GBK" w:eastAsia="方正仿宋_GBK" w:cs="方正仿宋_GBK"/>
                <w:sz w:val="24"/>
                <w:szCs w:val="24"/>
                <w:lang w:val="en-US" w:eastAsia="zh-CN"/>
              </w:rPr>
            </w:rPrChange>
          </w:rPr>
          <w:t>，</w:t>
        </w:r>
      </w:ins>
      <w:ins w:id="4061" w:author="P52s" w:date="2025-12-15T09:57:51Z">
        <w:r>
          <w:rPr>
            <w:rFonts w:hint="eastAsia" w:ascii="Times New Roman" w:hAnsi="Times New Roman" w:eastAsia="宋体" w:cs="Times New Roman"/>
            <w:color w:val="000000"/>
            <w:sz w:val="21"/>
            <w:szCs w:val="24"/>
            <w:lang w:val="en-US" w:eastAsia="zh-CN" w:bidi="ar"/>
            <w:rPrChange w:id="4062" w:author="P52s" w:date="2025-12-15T11:49:09Z">
              <w:rPr>
                <w:rFonts w:hint="eastAsia" w:ascii="方正仿宋_GBK" w:hAnsi="方正仿宋_GBK" w:eastAsia="方正仿宋_GBK" w:cs="方正仿宋_GBK"/>
                <w:sz w:val="24"/>
                <w:szCs w:val="24"/>
                <w:lang w:val="en-US" w:eastAsia="zh-CN"/>
              </w:rPr>
            </w:rPrChange>
          </w:rPr>
          <w:t>适应度</w:t>
        </w:r>
      </w:ins>
      <w:ins w:id="4064" w:author="P52s" w:date="2025-12-15T09:57:52Z">
        <w:r>
          <w:rPr>
            <w:rFonts w:hint="eastAsia" w:ascii="Times New Roman" w:hAnsi="Times New Roman" w:eastAsia="宋体" w:cs="Times New Roman"/>
            <w:color w:val="000000"/>
            <w:sz w:val="21"/>
            <w:szCs w:val="24"/>
            <w:lang w:val="en-US" w:eastAsia="zh-CN" w:bidi="ar"/>
            <w:rPrChange w:id="4065" w:author="P52s" w:date="2025-12-15T11:49:09Z">
              <w:rPr>
                <w:rFonts w:hint="eastAsia" w:ascii="方正仿宋_GBK" w:hAnsi="方正仿宋_GBK" w:eastAsia="方正仿宋_GBK" w:cs="方正仿宋_GBK"/>
                <w:sz w:val="24"/>
                <w:szCs w:val="24"/>
                <w:lang w:val="en-US" w:eastAsia="zh-CN"/>
              </w:rPr>
            </w:rPrChange>
          </w:rPr>
          <w:t>计算</w:t>
        </w:r>
      </w:ins>
      <w:ins w:id="4067" w:author="P52s" w:date="2025-12-15T09:57:59Z">
        <w:r>
          <w:rPr>
            <w:rFonts w:hint="eastAsia" w:ascii="Times New Roman" w:hAnsi="Times New Roman" w:eastAsia="宋体" w:cs="Times New Roman"/>
            <w:color w:val="000000"/>
            <w:sz w:val="21"/>
            <w:szCs w:val="24"/>
            <w:lang w:val="en-US" w:eastAsia="zh-CN" w:bidi="ar"/>
            <w:rPrChange w:id="4068" w:author="P52s" w:date="2025-12-15T11:49:09Z">
              <w:rPr>
                <w:rFonts w:hint="eastAsia" w:ascii="方正仿宋_GBK" w:hAnsi="方正仿宋_GBK" w:eastAsia="方正仿宋_GBK" w:cs="方正仿宋_GBK"/>
                <w:sz w:val="24"/>
                <w:szCs w:val="24"/>
                <w:lang w:val="en-US" w:eastAsia="zh-CN"/>
              </w:rPr>
            </w:rPrChange>
          </w:rPr>
          <w:t>，</w:t>
        </w:r>
      </w:ins>
      <w:ins w:id="4070" w:author="P52s" w:date="2025-12-15T09:58:02Z">
        <w:r>
          <w:rPr>
            <w:rFonts w:hint="eastAsia" w:ascii="Times New Roman" w:hAnsi="Times New Roman" w:eastAsia="宋体" w:cs="Times New Roman"/>
            <w:color w:val="000000"/>
            <w:sz w:val="21"/>
            <w:szCs w:val="24"/>
            <w:lang w:val="en-US" w:eastAsia="zh-CN" w:bidi="ar"/>
            <w:rPrChange w:id="4071" w:author="P52s" w:date="2025-12-15T11:49:09Z">
              <w:rPr>
                <w:rFonts w:hint="eastAsia" w:ascii="方正仿宋_GBK" w:hAnsi="方正仿宋_GBK" w:eastAsia="方正仿宋_GBK" w:cs="方正仿宋_GBK"/>
                <w:sz w:val="24"/>
                <w:szCs w:val="24"/>
                <w:lang w:val="en-US" w:eastAsia="zh-CN"/>
              </w:rPr>
            </w:rPrChange>
          </w:rPr>
          <w:t>粒子</w:t>
        </w:r>
      </w:ins>
      <w:ins w:id="4073" w:author="P52s" w:date="2025-12-15T09:58:04Z">
        <w:r>
          <w:rPr>
            <w:rFonts w:hint="eastAsia" w:ascii="Times New Roman" w:hAnsi="Times New Roman" w:eastAsia="宋体" w:cs="Times New Roman"/>
            <w:color w:val="000000"/>
            <w:sz w:val="21"/>
            <w:szCs w:val="24"/>
            <w:lang w:val="en-US" w:eastAsia="zh-CN" w:bidi="ar"/>
            <w:rPrChange w:id="4074" w:author="P52s" w:date="2025-12-15T11:49:09Z">
              <w:rPr>
                <w:rFonts w:hint="eastAsia" w:ascii="方正仿宋_GBK" w:hAnsi="方正仿宋_GBK" w:eastAsia="方正仿宋_GBK" w:cs="方正仿宋_GBK"/>
                <w:sz w:val="24"/>
                <w:szCs w:val="24"/>
                <w:lang w:val="en-US" w:eastAsia="zh-CN"/>
              </w:rPr>
            </w:rPrChange>
          </w:rPr>
          <w:t>更新</w:t>
        </w:r>
      </w:ins>
      <w:ins w:id="4076" w:author="P52s" w:date="2025-12-15T09:58:05Z">
        <w:r>
          <w:rPr>
            <w:rFonts w:hint="eastAsia" w:ascii="Times New Roman" w:hAnsi="Times New Roman" w:eastAsia="宋体" w:cs="Times New Roman"/>
            <w:color w:val="000000"/>
            <w:sz w:val="21"/>
            <w:szCs w:val="24"/>
            <w:lang w:val="en-US" w:eastAsia="zh-CN" w:bidi="ar"/>
            <w:rPrChange w:id="4077" w:author="P52s" w:date="2025-12-15T11:49:09Z">
              <w:rPr>
                <w:rFonts w:hint="eastAsia" w:ascii="方正仿宋_GBK" w:hAnsi="方正仿宋_GBK" w:eastAsia="方正仿宋_GBK" w:cs="方正仿宋_GBK"/>
                <w:sz w:val="24"/>
                <w:szCs w:val="24"/>
                <w:lang w:val="en-US" w:eastAsia="zh-CN"/>
              </w:rPr>
            </w:rPrChange>
          </w:rPr>
          <w:t>与</w:t>
        </w:r>
      </w:ins>
      <w:ins w:id="4079" w:author="P52s" w:date="2025-12-15T09:58:07Z">
        <w:r>
          <w:rPr>
            <w:rFonts w:hint="eastAsia" w:ascii="Times New Roman" w:hAnsi="Times New Roman" w:eastAsia="宋体" w:cs="Times New Roman"/>
            <w:color w:val="000000"/>
            <w:sz w:val="21"/>
            <w:szCs w:val="24"/>
            <w:lang w:val="en-US" w:eastAsia="zh-CN" w:bidi="ar"/>
            <w:rPrChange w:id="4080" w:author="P52s" w:date="2025-12-15T11:49:09Z">
              <w:rPr>
                <w:rFonts w:hint="eastAsia" w:ascii="方正仿宋_GBK" w:hAnsi="方正仿宋_GBK" w:eastAsia="方正仿宋_GBK" w:cs="方正仿宋_GBK"/>
                <w:sz w:val="24"/>
                <w:szCs w:val="24"/>
                <w:lang w:val="en-US" w:eastAsia="zh-CN"/>
              </w:rPr>
            </w:rPrChange>
          </w:rPr>
          <w:t>边界</w:t>
        </w:r>
      </w:ins>
      <w:ins w:id="4082" w:author="P52s" w:date="2025-12-15T09:58:08Z">
        <w:r>
          <w:rPr>
            <w:rFonts w:hint="eastAsia" w:ascii="Times New Roman" w:hAnsi="Times New Roman" w:eastAsia="宋体" w:cs="Times New Roman"/>
            <w:color w:val="000000"/>
            <w:sz w:val="21"/>
            <w:szCs w:val="24"/>
            <w:lang w:val="en-US" w:eastAsia="zh-CN" w:bidi="ar"/>
            <w:rPrChange w:id="4083" w:author="P52s" w:date="2025-12-15T11:49:09Z">
              <w:rPr>
                <w:rFonts w:hint="eastAsia" w:ascii="方正仿宋_GBK" w:hAnsi="方正仿宋_GBK" w:eastAsia="方正仿宋_GBK" w:cs="方正仿宋_GBK"/>
                <w:sz w:val="24"/>
                <w:szCs w:val="24"/>
                <w:lang w:val="en-US" w:eastAsia="zh-CN"/>
              </w:rPr>
            </w:rPrChange>
          </w:rPr>
          <w:t>处理</w:t>
        </w:r>
      </w:ins>
      <w:ins w:id="4085" w:author="P52s" w:date="2025-12-15T09:58:09Z">
        <w:r>
          <w:rPr>
            <w:rFonts w:hint="eastAsia" w:ascii="Times New Roman" w:hAnsi="Times New Roman" w:eastAsia="宋体" w:cs="Times New Roman"/>
            <w:color w:val="000000"/>
            <w:sz w:val="21"/>
            <w:szCs w:val="24"/>
            <w:lang w:val="en-US" w:eastAsia="zh-CN" w:bidi="ar"/>
            <w:rPrChange w:id="4086" w:author="P52s" w:date="2025-12-15T11:49:09Z">
              <w:rPr>
                <w:rFonts w:hint="eastAsia" w:ascii="方正仿宋_GBK" w:hAnsi="方正仿宋_GBK" w:eastAsia="方正仿宋_GBK" w:cs="方正仿宋_GBK"/>
                <w:sz w:val="24"/>
                <w:szCs w:val="24"/>
                <w:lang w:val="en-US" w:eastAsia="zh-CN"/>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089" w:author="P52s" w:date="2025-12-15T10:41:13Z"/>
          <w:rFonts w:hint="eastAsia" w:ascii="Times New Roman" w:hAnsi="Times New Roman" w:eastAsia="宋体" w:cs="Times New Roman"/>
          <w:b w:val="0"/>
          <w:bCs w:val="0"/>
          <w:i w:val="0"/>
          <w:iCs w:val="0"/>
          <w:caps w:val="0"/>
          <w:color w:val="000000"/>
          <w:spacing w:val="0"/>
          <w:sz w:val="21"/>
          <w:szCs w:val="24"/>
          <w:lang w:bidi="ar"/>
          <w:rPrChange w:id="4090" w:author="P52s" w:date="2025-12-15T11:49:09Z">
            <w:rPr>
              <w:ins w:id="4091" w:author="P52s" w:date="2025-12-15T10:41:13Z"/>
              <w:rFonts w:ascii="Segoe UI" w:hAnsi="Segoe UI" w:eastAsia="Segoe UI" w:cs="Segoe UI"/>
              <w:b/>
              <w:bCs/>
              <w:i w:val="0"/>
              <w:iCs w:val="0"/>
              <w:caps w:val="0"/>
              <w:color w:val="DFE1E5"/>
              <w:spacing w:val="0"/>
              <w:sz w:val="24"/>
              <w:szCs w:val="24"/>
            </w:rPr>
          </w:rPrChange>
        </w:rPr>
        <w:pPrChange w:id="4088" w:author="P52s" w:date="2025-12-15T11:49:0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092" w:author="P52s" w:date="2025-12-15T10:41:26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093"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095" w:author="P52s" w:date="2025-12-15T10:41:27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096"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1</w:t>
        </w:r>
      </w:ins>
      <w:ins w:id="4098" w:author="P52s" w:date="2025-12-15T10:41:26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099"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101"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02" w:author="P52s" w:date="2025-12-15T11:49:09Z">
              <w:rPr>
                <w:rFonts w:hint="default" w:ascii="Segoe UI" w:hAnsi="Segoe UI" w:eastAsia="Segoe UI" w:cs="Segoe UI"/>
                <w:b/>
                <w:bCs/>
                <w:i w:val="0"/>
                <w:iCs w:val="0"/>
                <w:caps w:val="0"/>
                <w:color w:val="DFE1E5"/>
                <w:spacing w:val="0"/>
                <w:sz w:val="24"/>
                <w:szCs w:val="24"/>
                <w:bdr w:val="none" w:color="auto" w:sz="0" w:space="0"/>
                <w:shd w:val="clear" w:fill="1A1B1D"/>
              </w:rPr>
            </w:rPrChange>
          </w:rPr>
          <w:t>初始化与粒子生成</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05" w:author="P52s" w:date="2025-12-15T10:41:13Z"/>
          <w:rFonts w:hint="eastAsia" w:ascii="Times New Roman" w:hAnsi="Times New Roman" w:eastAsia="宋体" w:cs="Times New Roman"/>
          <w:color w:val="000000"/>
          <w:sz w:val="21"/>
          <w:lang w:bidi="ar"/>
          <w:rPrChange w:id="4106" w:author="P52s" w:date="2025-12-15T11:49:09Z">
            <w:rPr>
              <w:ins w:id="4107" w:author="P52s" w:date="2025-12-15T10:41:13Z"/>
            </w:rPr>
          </w:rPrChange>
        </w:rPr>
        <w:pPrChange w:id="4104" w:author="P52s" w:date="2025-12-15T11:49:09Z">
          <w:pPr>
            <w:keepNext w:val="0"/>
            <w:keepLines w:val="0"/>
            <w:widowControl/>
            <w:numPr>
              <w:ilvl w:val="0"/>
              <w:numId w:val="8"/>
            </w:numPr>
            <w:suppressLineNumbers w:val="0"/>
            <w:spacing w:before="60" w:beforeAutospacing="0" w:after="60" w:afterAutospacing="0"/>
            <w:ind w:left="0" w:hanging="360"/>
          </w:pPr>
        </w:pPrChange>
      </w:pPr>
      <w:ins w:id="4108"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09"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__init__方法</w:t>
        </w:r>
      </w:ins>
      <w:ins w:id="4111"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112"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：初始化PSO算法参数，包括粒子数、最大迭代次数、惯性权重、加速系数等</w:t>
        </w:r>
      </w:ins>
      <w:ins w:id="4114" w:author="P52s" w:date="2025-12-15T10:41:48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115"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18" w:author="P52s" w:date="2025-12-15T10:41:13Z"/>
          <w:rFonts w:hint="eastAsia" w:ascii="Times New Roman" w:hAnsi="Times New Roman" w:eastAsia="宋体" w:cs="Times New Roman"/>
          <w:color w:val="000000"/>
          <w:sz w:val="21"/>
          <w:lang w:bidi="ar"/>
          <w:rPrChange w:id="4119" w:author="P52s" w:date="2025-12-15T11:49:09Z">
            <w:rPr>
              <w:ins w:id="4120" w:author="P52s" w:date="2025-12-15T10:41:13Z"/>
            </w:rPr>
          </w:rPrChange>
        </w:rPr>
        <w:pPrChange w:id="4117" w:author="P52s" w:date="2025-12-15T11:49:09Z">
          <w:pPr>
            <w:keepNext w:val="0"/>
            <w:keepLines w:val="0"/>
            <w:widowControl/>
            <w:numPr>
              <w:ilvl w:val="0"/>
              <w:numId w:val="8"/>
            </w:numPr>
            <w:suppressLineNumbers w:val="0"/>
            <w:spacing w:before="60" w:beforeAutospacing="0" w:after="60" w:afterAutospacing="0"/>
            <w:ind w:left="0" w:hanging="360"/>
          </w:pPr>
        </w:pPrChange>
      </w:pPr>
      <w:ins w:id="4121"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22"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_init_particles方法</w:t>
        </w:r>
      </w:ins>
      <w:ins w:id="4124"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125"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：生成初始粒子群，支持基于上一步最优解的初始化（提高收敛速度）</w:t>
        </w:r>
      </w:ins>
      <w:ins w:id="4127" w:author="P52s" w:date="2025-12-15T10:41:50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128"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31" w:author="P52s" w:date="2025-12-15T10:41:13Z"/>
          <w:rFonts w:hint="eastAsia" w:ascii="Times New Roman" w:hAnsi="Times New Roman" w:eastAsia="宋体" w:cs="Times New Roman"/>
          <w:color w:val="000000"/>
          <w:sz w:val="21"/>
          <w:lang w:bidi="ar"/>
          <w:rPrChange w:id="4132" w:author="P52s" w:date="2025-12-15T11:49:09Z">
            <w:rPr>
              <w:ins w:id="4133" w:author="P52s" w:date="2025-12-15T10:41:13Z"/>
            </w:rPr>
          </w:rPrChange>
        </w:rPr>
        <w:pPrChange w:id="4130" w:author="P52s" w:date="2025-12-15T11:49:09Z">
          <w:pPr>
            <w:keepNext w:val="0"/>
            <w:keepLines w:val="0"/>
            <w:widowControl/>
            <w:numPr>
              <w:ilvl w:val="0"/>
              <w:numId w:val="8"/>
            </w:numPr>
            <w:suppressLineNumbers w:val="0"/>
            <w:spacing w:before="60" w:beforeAutospacing="0" w:after="60" w:afterAutospacing="0"/>
            <w:ind w:left="0" w:hanging="360"/>
          </w:pPr>
        </w:pPrChange>
      </w:pPr>
      <w:ins w:id="4134"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35"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_generate_random_solution方法</w:t>
        </w:r>
      </w:ins>
      <w:ins w:id="4137"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138"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：生成满足总功率平衡约束的随机功率分配方案</w:t>
        </w:r>
      </w:ins>
      <w:ins w:id="4140" w:author="P52s" w:date="2025-12-15T10:41:38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141"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144" w:author="P52s" w:date="2025-12-15T10:41:13Z"/>
          <w:rFonts w:hint="eastAsia" w:ascii="Times New Roman" w:hAnsi="Times New Roman" w:eastAsia="宋体" w:cs="Times New Roman"/>
          <w:b w:val="0"/>
          <w:bCs w:val="0"/>
          <w:i w:val="0"/>
          <w:iCs w:val="0"/>
          <w:caps w:val="0"/>
          <w:color w:val="000000"/>
          <w:spacing w:val="0"/>
          <w:sz w:val="21"/>
          <w:szCs w:val="24"/>
          <w:lang w:bidi="ar"/>
          <w:rPrChange w:id="4145" w:author="P52s" w:date="2025-12-15T11:49:09Z">
            <w:rPr>
              <w:ins w:id="4146" w:author="P52s" w:date="2025-12-15T10:41:13Z"/>
              <w:rFonts w:hint="default" w:ascii="Segoe UI" w:hAnsi="Segoe UI" w:eastAsia="Segoe UI" w:cs="Segoe UI"/>
              <w:b/>
              <w:bCs/>
              <w:i w:val="0"/>
              <w:iCs w:val="0"/>
              <w:caps w:val="0"/>
              <w:color w:val="DFE1E5"/>
              <w:spacing w:val="0"/>
              <w:sz w:val="24"/>
              <w:szCs w:val="24"/>
            </w:rPr>
          </w:rPrChange>
        </w:rPr>
        <w:pPrChange w:id="4143" w:author="P52s" w:date="2025-12-15T11:49:0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147" w:author="P52s" w:date="2025-12-15T10:41:4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148"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150" w:author="P52s" w:date="2025-12-15T10:41:42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151"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2</w:t>
        </w:r>
      </w:ins>
      <w:ins w:id="4153" w:author="P52s" w:date="2025-12-15T10:41:4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154"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156"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57" w:author="P52s" w:date="2025-12-15T11:49:09Z">
              <w:rPr>
                <w:rFonts w:hint="default" w:ascii="Segoe UI" w:hAnsi="Segoe UI" w:eastAsia="Segoe UI" w:cs="Segoe UI"/>
                <w:b/>
                <w:bCs/>
                <w:i w:val="0"/>
                <w:iCs w:val="0"/>
                <w:caps w:val="0"/>
                <w:color w:val="DFE1E5"/>
                <w:spacing w:val="0"/>
                <w:sz w:val="24"/>
                <w:szCs w:val="24"/>
                <w:bdr w:val="none" w:color="auto" w:sz="0" w:space="0"/>
                <w:shd w:val="clear" w:fill="1A1B1D"/>
              </w:rPr>
            </w:rPrChange>
          </w:rPr>
          <w:t>适应度计算</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60" w:author="P52s" w:date="2025-12-15T10:41:13Z"/>
          <w:rFonts w:hint="eastAsia" w:ascii="Times New Roman" w:hAnsi="Times New Roman" w:eastAsia="宋体" w:cs="Times New Roman"/>
          <w:color w:val="000000"/>
          <w:sz w:val="21"/>
          <w:lang w:bidi="ar"/>
          <w:rPrChange w:id="4161" w:author="P52s" w:date="2025-12-15T11:49:09Z">
            <w:rPr>
              <w:ins w:id="4162" w:author="P52s" w:date="2025-12-15T10:41:13Z"/>
            </w:rPr>
          </w:rPrChange>
        </w:rPr>
        <w:pPrChange w:id="4159" w:author="P52s" w:date="2025-12-15T11:49:09Z">
          <w:pPr>
            <w:keepNext w:val="0"/>
            <w:keepLines w:val="0"/>
            <w:widowControl/>
            <w:numPr>
              <w:ilvl w:val="0"/>
              <w:numId w:val="9"/>
            </w:numPr>
            <w:suppressLineNumbers w:val="0"/>
            <w:spacing w:before="60" w:beforeAutospacing="0" w:after="60" w:afterAutospacing="0"/>
            <w:ind w:left="0" w:hanging="360"/>
          </w:pPr>
        </w:pPrChange>
      </w:pPr>
      <w:ins w:id="4163"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64"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_fitness方法</w:t>
        </w:r>
      </w:ins>
      <w:ins w:id="4166"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167"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：计算适应度值，包含三部分：</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70" w:author="P52s" w:date="2025-12-15T10:41:13Z"/>
          <w:rFonts w:hint="eastAsia" w:ascii="Times New Roman" w:hAnsi="Times New Roman" w:eastAsia="宋体" w:cs="Times New Roman"/>
          <w:color w:val="000000"/>
          <w:sz w:val="21"/>
          <w:lang w:bidi="ar"/>
          <w:rPrChange w:id="4171" w:author="P52s" w:date="2025-12-15T11:49:09Z">
            <w:rPr>
              <w:ins w:id="4172" w:author="P52s" w:date="2025-12-15T10:41:13Z"/>
            </w:rPr>
          </w:rPrChange>
        </w:rPr>
        <w:pPrChange w:id="4169" w:author="P52s" w:date="2025-12-15T11:49:09Z">
          <w:pPr>
            <w:keepNext w:val="0"/>
            <w:keepLines w:val="0"/>
            <w:widowControl/>
            <w:numPr>
              <w:ilvl w:val="1"/>
              <w:numId w:val="10"/>
            </w:numPr>
            <w:suppressLineNumbers w:val="0"/>
            <w:tabs>
              <w:tab w:val="left" w:pos="1440"/>
            </w:tabs>
            <w:spacing w:before="60" w:beforeAutospacing="0" w:after="60" w:afterAutospacing="0"/>
            <w:ind w:left="0" w:hanging="360"/>
          </w:pPr>
        </w:pPrChange>
      </w:pPr>
      <w:ins w:id="4173"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74"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总能量裕度：基于SOC计算，反映系统储能能力</w:t>
        </w:r>
      </w:ins>
      <w:ins w:id="4176" w:author="P52s" w:date="2025-12-15T10:42:0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177"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80" w:author="P52s" w:date="2025-12-15T10:41:13Z"/>
          <w:rFonts w:hint="eastAsia" w:ascii="Times New Roman" w:hAnsi="Times New Roman" w:eastAsia="宋体" w:cs="Times New Roman"/>
          <w:color w:val="000000"/>
          <w:sz w:val="21"/>
          <w:lang w:bidi="ar"/>
          <w:rPrChange w:id="4181" w:author="P52s" w:date="2025-12-15T11:49:09Z">
            <w:rPr>
              <w:ins w:id="4182" w:author="P52s" w:date="2025-12-15T10:41:13Z"/>
            </w:rPr>
          </w:rPrChange>
        </w:rPr>
        <w:pPrChange w:id="4179" w:author="P52s" w:date="2025-12-15T11:49:09Z">
          <w:pPr>
            <w:keepNext w:val="0"/>
            <w:keepLines w:val="0"/>
            <w:widowControl/>
            <w:numPr>
              <w:ilvl w:val="1"/>
              <w:numId w:val="10"/>
            </w:numPr>
            <w:suppressLineNumbers w:val="0"/>
            <w:tabs>
              <w:tab w:val="left" w:pos="1440"/>
            </w:tabs>
            <w:spacing w:before="60" w:beforeAutospacing="0" w:after="60" w:afterAutospacing="0"/>
            <w:ind w:left="0" w:hanging="360"/>
          </w:pPr>
        </w:pPrChange>
      </w:pPr>
      <w:ins w:id="4183"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84"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偏差平方和：衡量实际分配与理想分配（基于能量裕度比例）的差异</w:t>
        </w:r>
      </w:ins>
      <w:ins w:id="4186" w:author="P52s" w:date="2025-12-15T10:42:04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187"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190" w:author="P52s" w:date="2025-12-15T10:41:13Z"/>
          <w:rFonts w:hint="eastAsia" w:ascii="Times New Roman" w:hAnsi="Times New Roman" w:eastAsia="宋体" w:cs="Times New Roman"/>
          <w:color w:val="000000"/>
          <w:sz w:val="21"/>
          <w:lang w:bidi="ar"/>
          <w:rPrChange w:id="4191" w:author="P52s" w:date="2025-12-15T11:49:09Z">
            <w:rPr>
              <w:ins w:id="4192" w:author="P52s" w:date="2025-12-15T10:41:13Z"/>
            </w:rPr>
          </w:rPrChange>
        </w:rPr>
        <w:pPrChange w:id="4189" w:author="P52s" w:date="2025-12-15T11:49:09Z">
          <w:pPr>
            <w:keepNext w:val="0"/>
            <w:keepLines w:val="0"/>
            <w:widowControl/>
            <w:numPr>
              <w:ilvl w:val="1"/>
              <w:numId w:val="10"/>
            </w:numPr>
            <w:suppressLineNumbers w:val="0"/>
            <w:tabs>
              <w:tab w:val="left" w:pos="1440"/>
            </w:tabs>
            <w:spacing w:before="60" w:beforeAutospacing="0" w:after="60" w:afterAutospacing="0"/>
            <w:ind w:left="0" w:hanging="360"/>
          </w:pPr>
        </w:pPrChange>
      </w:pPr>
      <w:ins w:id="4193"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194"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惩罚项：处理总功率平衡约束违反和个体系统约束违反</w:t>
        </w:r>
      </w:ins>
      <w:ins w:id="4196" w:author="P52s" w:date="2025-12-15T10:42:06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197"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200" w:author="P52s" w:date="2025-12-15T10:41:13Z"/>
          <w:rFonts w:hint="eastAsia" w:ascii="Times New Roman" w:hAnsi="Times New Roman" w:eastAsia="宋体" w:cs="Times New Roman"/>
          <w:b w:val="0"/>
          <w:bCs w:val="0"/>
          <w:i w:val="0"/>
          <w:iCs w:val="0"/>
          <w:caps w:val="0"/>
          <w:color w:val="000000"/>
          <w:spacing w:val="0"/>
          <w:sz w:val="21"/>
          <w:szCs w:val="24"/>
          <w:lang w:bidi="ar"/>
          <w:rPrChange w:id="4201" w:author="P52s" w:date="2025-12-15T11:49:09Z">
            <w:rPr>
              <w:ins w:id="4202" w:author="P52s" w:date="2025-12-15T10:41:13Z"/>
              <w:rFonts w:hint="default" w:ascii="Segoe UI" w:hAnsi="Segoe UI" w:eastAsia="Segoe UI" w:cs="Segoe UI"/>
              <w:b/>
              <w:bCs/>
              <w:i w:val="0"/>
              <w:iCs w:val="0"/>
              <w:caps w:val="0"/>
              <w:color w:val="DFE1E5"/>
              <w:spacing w:val="0"/>
              <w:sz w:val="24"/>
              <w:szCs w:val="24"/>
            </w:rPr>
          </w:rPrChange>
        </w:rPr>
        <w:pPrChange w:id="4199" w:author="P52s" w:date="2025-12-15T11:49:09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203" w:author="P52s" w:date="2025-12-15T10:42:0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204"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206" w:author="P52s" w:date="2025-12-15T10:42:10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07"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3</w:t>
        </w:r>
      </w:ins>
      <w:ins w:id="4209" w:author="P52s" w:date="2025-12-15T10:42:0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210"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212"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13" w:author="P52s" w:date="2025-12-15T11:49:09Z">
              <w:rPr>
                <w:rFonts w:hint="default" w:ascii="Segoe UI" w:hAnsi="Segoe UI" w:eastAsia="Segoe UI" w:cs="Segoe UI"/>
                <w:b/>
                <w:bCs/>
                <w:i w:val="0"/>
                <w:iCs w:val="0"/>
                <w:caps w:val="0"/>
                <w:color w:val="DFE1E5"/>
                <w:spacing w:val="0"/>
                <w:sz w:val="24"/>
                <w:szCs w:val="24"/>
                <w:bdr w:val="none" w:color="auto" w:sz="0" w:space="0"/>
                <w:shd w:val="clear" w:fill="1A1B1D"/>
              </w:rPr>
            </w:rPrChange>
          </w:rPr>
          <w:t>粒子更新与边界处理</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216" w:author="P52s" w:date="2025-12-15T10:41:13Z"/>
          <w:rFonts w:hint="eastAsia" w:ascii="Times New Roman" w:hAnsi="Times New Roman" w:eastAsia="宋体" w:cs="Times New Roman"/>
          <w:color w:val="000000"/>
          <w:sz w:val="21"/>
          <w:lang w:bidi="ar"/>
          <w:rPrChange w:id="4217" w:author="P52s" w:date="2025-12-15T11:49:09Z">
            <w:rPr>
              <w:ins w:id="4218" w:author="P52s" w:date="2025-12-15T10:41:13Z"/>
            </w:rPr>
          </w:rPrChange>
        </w:rPr>
        <w:pPrChange w:id="4215" w:author="P52s" w:date="2025-12-15T11:49:09Z">
          <w:pPr>
            <w:keepNext w:val="0"/>
            <w:keepLines w:val="0"/>
            <w:widowControl/>
            <w:numPr>
              <w:ilvl w:val="0"/>
              <w:numId w:val="11"/>
            </w:numPr>
            <w:suppressLineNumbers w:val="0"/>
            <w:spacing w:before="60" w:beforeAutospacing="0" w:after="60" w:afterAutospacing="0"/>
            <w:ind w:left="0" w:hanging="360"/>
          </w:pPr>
        </w:pPrChange>
      </w:pPr>
      <w:ins w:id="4219"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20"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solve方法</w:t>
        </w:r>
      </w:ins>
      <w:ins w:id="4222"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223"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：执行PSO算法的主要迭代逻辑</w:t>
        </w:r>
      </w:ins>
      <w:ins w:id="4225" w:author="P52s" w:date="2025-12-15T10:42:16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226"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229" w:author="P52s" w:date="2025-12-15T10:41:13Z"/>
          <w:rFonts w:hint="eastAsia" w:ascii="Times New Roman" w:hAnsi="Times New Roman" w:eastAsia="宋体" w:cs="Times New Roman"/>
          <w:color w:val="000000"/>
          <w:sz w:val="21"/>
          <w:lang w:bidi="ar"/>
          <w:rPrChange w:id="4230" w:author="P52s" w:date="2025-12-15T11:49:09Z">
            <w:rPr>
              <w:ins w:id="4231" w:author="P52s" w:date="2025-12-15T10:41:13Z"/>
            </w:rPr>
          </w:rPrChange>
        </w:rPr>
        <w:pPrChange w:id="4228" w:author="P52s" w:date="2025-12-15T11:49:09Z">
          <w:pPr>
            <w:keepNext w:val="0"/>
            <w:keepLines w:val="0"/>
            <w:widowControl/>
            <w:numPr>
              <w:ilvl w:val="0"/>
              <w:numId w:val="11"/>
            </w:numPr>
            <w:suppressLineNumbers w:val="0"/>
            <w:spacing w:before="60" w:beforeAutospacing="0" w:after="60" w:afterAutospacing="0"/>
            <w:ind w:left="0" w:hanging="360"/>
          </w:pPr>
        </w:pPrChange>
      </w:pPr>
      <w:ins w:id="4232"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33"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速度</w:t>
        </w:r>
      </w:ins>
      <w:ins w:id="4235" w:author="P52s" w:date="2025-12-15T10:46:04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36"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与</w:t>
        </w:r>
      </w:ins>
      <w:ins w:id="4238" w:author="P52s" w:date="2025-12-15T10:46:05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39"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位置</w:t>
        </w:r>
      </w:ins>
      <w:ins w:id="4241"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42"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更新</w:t>
        </w:r>
      </w:ins>
      <w:ins w:id="4244"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245"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：根据惯性权重、认知分量和社会分量更新粒子速度</w:t>
        </w:r>
      </w:ins>
      <w:ins w:id="4247" w:author="P52s" w:date="2025-12-15T10:42:18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248"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ins w:id="4250"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251"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基于速度更新粒子位置</w:t>
        </w:r>
      </w:ins>
      <w:ins w:id="4253" w:author="P52s" w:date="2025-12-15T10:42:22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254" w:author="P52s" w:date="2025-12-15T11:49:09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257" w:author="P52s" w:date="2025-12-15T10:41:13Z"/>
          <w:rFonts w:hint="eastAsia" w:ascii="Times New Roman" w:hAnsi="Times New Roman" w:eastAsia="宋体" w:cs="Times New Roman"/>
          <w:color w:val="000000"/>
          <w:sz w:val="21"/>
          <w:lang w:bidi="ar"/>
          <w:rPrChange w:id="4258" w:author="P52s" w:date="2025-12-15T11:49:09Z">
            <w:rPr>
              <w:ins w:id="4259" w:author="P52s" w:date="2025-12-15T10:41:13Z"/>
            </w:rPr>
          </w:rPrChange>
        </w:rPr>
        <w:pPrChange w:id="4256" w:author="P52s" w:date="2025-12-15T11:49:09Z">
          <w:pPr>
            <w:keepNext w:val="0"/>
            <w:keepLines w:val="0"/>
            <w:widowControl/>
            <w:numPr>
              <w:ilvl w:val="1"/>
              <w:numId w:val="12"/>
            </w:numPr>
            <w:suppressLineNumbers w:val="0"/>
            <w:tabs>
              <w:tab w:val="left" w:pos="1440"/>
            </w:tabs>
            <w:spacing w:before="60" w:beforeAutospacing="0" w:after="60" w:afterAutospacing="0"/>
            <w:ind w:left="0" w:hanging="360"/>
          </w:pPr>
        </w:pPrChange>
      </w:pPr>
      <w:ins w:id="4260"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61" w:author="P52s" w:date="2025-12-15T11:49:09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边界处理</w:t>
        </w:r>
      </w:ins>
      <w:ins w:id="4263"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264" w:author="P52s" w:date="2025-12-15T11:49:09Z">
              <w:rPr>
                <w:rFonts w:hint="default" w:ascii="Segoe UI" w:hAnsi="Segoe UI" w:eastAsia="Segoe UI" w:cs="Segoe UI"/>
                <w:i w:val="0"/>
                <w:iCs w:val="0"/>
                <w:caps w:val="0"/>
                <w:color w:val="DFE1E5"/>
                <w:spacing w:val="0"/>
                <w:sz w:val="19"/>
                <w:szCs w:val="19"/>
                <w:bdr w:val="none" w:color="auto" w:sz="0" w:space="0"/>
                <w:shd w:val="clear" w:fill="1A1B1D"/>
              </w:rPr>
            </w:rPrChange>
          </w:rPr>
          <w:t>：</w:t>
        </w:r>
      </w:ins>
      <w:ins w:id="4266"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67"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零功率死区处理</w:t>
        </w:r>
      </w:ins>
      <w:ins w:id="4269" w:author="P52s" w:date="2025-12-15T10:45:48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70"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时</w:t>
        </w:r>
      </w:ins>
      <w:ins w:id="4272" w:author="P52s" w:date="2025-12-15T10:45:49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73"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275"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76"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避免0值附近的震荡</w:t>
        </w:r>
      </w:ins>
      <w:ins w:id="4278" w:author="P52s" w:date="2025-12-15T10:42:2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279"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281"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82"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正常边界吸收处理</w:t>
        </w:r>
      </w:ins>
      <w:ins w:id="4284" w:author="P52s" w:date="2025-12-15T10:45:53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85"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时</w:t>
        </w:r>
      </w:ins>
      <w:ins w:id="4287" w:author="P52s" w:date="2025-12-15T10:45:54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288"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290"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91"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确保功率在</w:t>
        </w:r>
      </w:ins>
      <w:ins w:id="4293"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294" w:author="P52s" w:date="2025-12-15T11:49:09Z">
              <w:rPr>
                <w:rStyle w:val="19"/>
                <w:rFonts w:ascii="monospace" w:hAnsi="monospace" w:eastAsia="monospace" w:cs="monospace"/>
                <w:i w:val="0"/>
                <w:iCs w:val="0"/>
                <w:caps w:val="0"/>
                <w:color w:val="51C0CF"/>
                <w:spacing w:val="0"/>
                <w:sz w:val="18"/>
                <w:szCs w:val="18"/>
                <w:bdr w:val="single" w:color="auto" w:sz="6" w:space="0"/>
                <w:shd w:val="clear" w:fill="1A1B1D"/>
              </w:rPr>
            </w:rPrChange>
          </w:rPr>
          <w:t>P_min</w:t>
        </w:r>
      </w:ins>
      <w:ins w:id="4296"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297"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w:t>
        </w:r>
      </w:ins>
      <w:ins w:id="4299" w:author="P52s" w:date="2025-12-15T10:41:13Z">
        <w:r>
          <w:rPr>
            <w:rFonts w:hint="eastAsia" w:ascii="Times New Roman" w:hAnsi="Times New Roman" w:eastAsia="宋体" w:cs="Times New Roman"/>
            <w:i w:val="0"/>
            <w:iCs w:val="0"/>
            <w:caps w:val="0"/>
            <w:color w:val="000000"/>
            <w:spacing w:val="0"/>
            <w:sz w:val="21"/>
            <w:szCs w:val="24"/>
            <w:bdr w:val="none" w:sz="4" w:space="0"/>
            <w:shd w:val="clear"/>
            <w:lang w:bidi="ar"/>
            <w:rPrChange w:id="4300" w:author="P52s" w:date="2025-12-15T11:49:09Z">
              <w:rPr>
                <w:rStyle w:val="19"/>
                <w:rFonts w:hint="default" w:ascii="monospace" w:hAnsi="monospace" w:eastAsia="monospace" w:cs="monospace"/>
                <w:i w:val="0"/>
                <w:iCs w:val="0"/>
                <w:caps w:val="0"/>
                <w:color w:val="51C0CF"/>
                <w:spacing w:val="0"/>
                <w:sz w:val="18"/>
                <w:szCs w:val="18"/>
                <w:bdr w:val="single" w:color="auto" w:sz="6" w:space="0"/>
                <w:shd w:val="clear" w:fill="1A1B1D"/>
              </w:rPr>
            </w:rPrChange>
          </w:rPr>
          <w:t>P_max</w:t>
        </w:r>
      </w:ins>
      <w:ins w:id="4302" w:author="P52s" w:date="2025-12-15T10:41:13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303" w:author="P52s" w:date="2025-12-15T11:49:09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范围内，并在边界处速度归零</w:t>
        </w:r>
      </w:ins>
      <w:ins w:id="4305" w:author="P52s" w:date="2025-12-15T10:42:3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306" w:author="P52s" w:date="2025-12-15T11:49:09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numPr>
          <w:ilvl w:val="0"/>
          <w:numId w:val="0"/>
        </w:numPr>
        <w:spacing w:line="360" w:lineRule="auto"/>
        <w:rPr>
          <w:ins w:id="4309" w:author="P52s" w:date="2025-12-15T09:48:08Z"/>
          <w:rFonts w:hint="eastAsia" w:ascii="Times New Roman" w:hAnsi="Times New Roman" w:eastAsia="黑体" w:cs="Times New Roman"/>
          <w:bCs/>
          <w:color w:val="000000"/>
          <w:kern w:val="0"/>
          <w:sz w:val="21"/>
          <w:szCs w:val="15"/>
          <w:lang w:val="en-US" w:eastAsia="zh-CN" w:bidi="ar"/>
          <w:rPrChange w:id="4310" w:author="P52s" w:date="2025-12-15T11:48:38Z">
            <w:rPr>
              <w:ins w:id="4311" w:author="P52s" w:date="2025-12-15T09:48:08Z"/>
              <w:rFonts w:hint="default" w:ascii="方正仿宋_GBK" w:hAnsi="方正仿宋_GBK" w:eastAsia="方正仿宋_GBK" w:cs="方正仿宋_GBK"/>
              <w:sz w:val="24"/>
              <w:szCs w:val="24"/>
              <w:lang w:val="en-US" w:eastAsia="zh-CN"/>
            </w:rPr>
          </w:rPrChange>
        </w:rPr>
        <w:pPrChange w:id="4308" w:author="P52s" w:date="2025-12-15T11:48:38Z">
          <w:pPr>
            <w:numPr>
              <w:ilvl w:val="0"/>
              <w:numId w:val="0"/>
            </w:numPr>
          </w:pPr>
        </w:pPrChange>
      </w:pPr>
      <w:ins w:id="4312" w:author="P52s" w:date="2025-12-15T10:37:39Z">
        <w:r>
          <w:rPr>
            <w:rFonts w:hint="eastAsia" w:ascii="Times New Roman" w:hAnsi="Times New Roman" w:eastAsia="黑体" w:cs="Times New Roman"/>
            <w:bCs/>
            <w:color w:val="000000"/>
            <w:kern w:val="0"/>
            <w:sz w:val="21"/>
            <w:szCs w:val="15"/>
            <w:lang w:val="en-US" w:eastAsia="zh-CN" w:bidi="ar"/>
            <w:rPrChange w:id="4313" w:author="P52s" w:date="2025-12-15T11:48:38Z">
              <w:rPr>
                <w:rFonts w:hint="eastAsia" w:ascii="方正仿宋_GBK" w:hAnsi="方正仿宋_GBK" w:eastAsia="方正仿宋_GBK" w:cs="方正仿宋_GBK"/>
                <w:sz w:val="24"/>
                <w:szCs w:val="24"/>
                <w:lang w:val="en-US" w:eastAsia="zh-CN" w:bidi="ar"/>
              </w:rPr>
            </w:rPrChange>
          </w:rPr>
          <w:t>1</w:t>
        </w:r>
      </w:ins>
      <w:ins w:id="4315" w:author="P52s" w:date="2025-12-15T10:37:40Z">
        <w:r>
          <w:rPr>
            <w:rFonts w:hint="eastAsia" w:ascii="Times New Roman" w:hAnsi="Times New Roman" w:eastAsia="黑体" w:cs="Times New Roman"/>
            <w:bCs/>
            <w:color w:val="000000"/>
            <w:kern w:val="0"/>
            <w:sz w:val="21"/>
            <w:szCs w:val="15"/>
            <w:lang w:val="en-US" w:eastAsia="zh-CN" w:bidi="ar"/>
            <w:rPrChange w:id="4316" w:author="P52s" w:date="2025-12-15T11:48:38Z">
              <w:rPr>
                <w:rFonts w:hint="eastAsia" w:ascii="方正仿宋_GBK" w:hAnsi="方正仿宋_GBK" w:eastAsia="方正仿宋_GBK" w:cs="方正仿宋_GBK"/>
                <w:sz w:val="24"/>
                <w:szCs w:val="24"/>
                <w:lang w:val="en-US" w:eastAsia="zh-CN" w:bidi="ar"/>
              </w:rPr>
            </w:rPrChange>
          </w:rPr>
          <w:t>.</w:t>
        </w:r>
      </w:ins>
      <w:ins w:id="4318" w:author="P52s" w:date="2025-12-15T10:37:41Z">
        <w:r>
          <w:rPr>
            <w:rFonts w:hint="eastAsia" w:ascii="Times New Roman" w:hAnsi="Times New Roman" w:eastAsia="黑体" w:cs="Times New Roman"/>
            <w:bCs/>
            <w:color w:val="000000"/>
            <w:kern w:val="0"/>
            <w:sz w:val="21"/>
            <w:szCs w:val="15"/>
            <w:lang w:val="en-US" w:eastAsia="zh-CN" w:bidi="ar"/>
            <w:rPrChange w:id="4319" w:author="P52s" w:date="2025-12-15T11:48:38Z">
              <w:rPr>
                <w:rFonts w:hint="eastAsia" w:ascii="方正仿宋_GBK" w:hAnsi="方正仿宋_GBK" w:eastAsia="方正仿宋_GBK" w:cs="方正仿宋_GBK"/>
                <w:sz w:val="24"/>
                <w:szCs w:val="24"/>
                <w:lang w:val="en-US" w:eastAsia="zh-CN" w:bidi="ar"/>
              </w:rPr>
            </w:rPrChange>
          </w:rPr>
          <w:t xml:space="preserve">3 </w:t>
        </w:r>
      </w:ins>
      <w:ins w:id="4321" w:author="P52s" w:date="2025-12-15T09:48:19Z">
        <w:r>
          <w:rPr>
            <w:rFonts w:hint="eastAsia" w:ascii="Times New Roman" w:hAnsi="Times New Roman" w:eastAsia="黑体" w:cs="Times New Roman"/>
            <w:bCs/>
            <w:color w:val="000000"/>
            <w:kern w:val="0"/>
            <w:sz w:val="21"/>
            <w:szCs w:val="15"/>
            <w:lang w:val="en-US" w:eastAsia="zh-CN" w:bidi="ar"/>
            <w:rPrChange w:id="4322" w:author="P52s" w:date="2025-12-15T11:48:38Z">
              <w:rPr>
                <w:rFonts w:hint="eastAsia" w:ascii="方正仿宋_GBK" w:hAnsi="方正仿宋_GBK" w:eastAsia="方正仿宋_GBK" w:cs="方正仿宋_GBK"/>
                <w:sz w:val="24"/>
                <w:szCs w:val="24"/>
                <w:lang w:val="en-US" w:eastAsia="zh-CN" w:bidi="ar"/>
              </w:rPr>
            </w:rPrChange>
          </w:rPr>
          <w:t>MultiStepSimulator</w:t>
        </w:r>
      </w:ins>
      <w:ins w:id="4324" w:author="P52s" w:date="2025-12-15T09:48:21Z">
        <w:r>
          <w:rPr>
            <w:rFonts w:hint="eastAsia" w:ascii="Times New Roman" w:hAnsi="Times New Roman" w:eastAsia="黑体" w:cs="Times New Roman"/>
            <w:bCs/>
            <w:color w:val="000000"/>
            <w:kern w:val="0"/>
            <w:sz w:val="21"/>
            <w:szCs w:val="15"/>
            <w:lang w:val="en-US" w:eastAsia="zh-CN" w:bidi="ar"/>
            <w:rPrChange w:id="4325" w:author="P52s" w:date="2025-12-15T11:48:38Z">
              <w:rPr>
                <w:rFonts w:hint="eastAsia" w:ascii="方正仿宋_GBK" w:hAnsi="方正仿宋_GBK" w:eastAsia="方正仿宋_GBK" w:cs="方正仿宋_GBK"/>
                <w:sz w:val="24"/>
                <w:szCs w:val="24"/>
                <w:lang w:val="en-US" w:eastAsia="zh-CN" w:bidi="ar"/>
              </w:rPr>
            </w:rPrChange>
          </w:rPr>
          <w:t>类</w:t>
        </w:r>
      </w:ins>
    </w:p>
    <w:p>
      <w:pPr>
        <w:widowControl/>
        <w:numPr>
          <w:ilvl w:val="0"/>
          <w:numId w:val="0"/>
        </w:numPr>
        <w:spacing w:line="360" w:lineRule="auto"/>
        <w:ind w:firstLine="420" w:firstLineChars="200"/>
        <w:textAlignment w:val="center"/>
        <w:rPr>
          <w:ins w:id="4328" w:author="P52s" w:date="2025-12-15T10:44:05Z"/>
          <w:rFonts w:hint="eastAsia" w:ascii="Times New Roman" w:hAnsi="Times New Roman" w:eastAsia="宋体" w:cs="Times New Roman"/>
          <w:color w:val="000000"/>
          <w:sz w:val="21"/>
          <w:szCs w:val="24"/>
          <w:lang w:val="en-US" w:eastAsia="zh-CN" w:bidi="ar"/>
          <w:rPrChange w:id="4329" w:author="P52s" w:date="2025-12-15T11:49:16Z">
            <w:rPr>
              <w:ins w:id="4330" w:author="P52s" w:date="2025-12-15T10:44:05Z"/>
              <w:rFonts w:hint="eastAsia" w:ascii="方正仿宋_GBK" w:hAnsi="方正仿宋_GBK" w:eastAsia="方正仿宋_GBK" w:cs="方正仿宋_GBK"/>
              <w:sz w:val="24"/>
              <w:szCs w:val="24"/>
              <w:lang w:val="en-US" w:eastAsia="zh-CN"/>
            </w:rPr>
          </w:rPrChange>
        </w:rPr>
        <w:pPrChange w:id="4327" w:author="P52s" w:date="2025-12-15T11:49:16Z">
          <w:pPr>
            <w:numPr>
              <w:ilvl w:val="0"/>
              <w:numId w:val="0"/>
            </w:numPr>
          </w:pPr>
        </w:pPrChange>
      </w:pPr>
      <w:ins w:id="4331" w:author="P52s" w:date="2025-12-15T10:10:39Z">
        <w:r>
          <w:rPr>
            <w:rFonts w:hint="eastAsia" w:ascii="Times New Roman" w:hAnsi="Times New Roman" w:eastAsia="宋体" w:cs="Times New Roman"/>
            <w:color w:val="000000"/>
            <w:sz w:val="21"/>
            <w:szCs w:val="24"/>
            <w:lang w:val="en-US" w:eastAsia="zh-CN" w:bidi="ar"/>
            <w:rPrChange w:id="4332" w:author="P52s" w:date="2025-12-15T11:49:16Z">
              <w:rPr>
                <w:rFonts w:hint="eastAsia" w:ascii="方正仿宋_GBK" w:hAnsi="方正仿宋_GBK" w:eastAsia="方正仿宋_GBK" w:cs="方正仿宋_GBK"/>
                <w:sz w:val="24"/>
                <w:szCs w:val="24"/>
                <w:lang w:val="en-US" w:eastAsia="zh-CN" w:bidi="ar"/>
              </w:rPr>
            </w:rPrChange>
          </w:rPr>
          <w:t>用于</w:t>
        </w:r>
      </w:ins>
      <w:ins w:id="4334" w:author="P52s" w:date="2025-12-15T10:10:39Z">
        <w:r>
          <w:rPr>
            <w:rFonts w:hint="eastAsia" w:ascii="Times New Roman" w:hAnsi="Times New Roman" w:eastAsia="宋体" w:cs="Times New Roman"/>
            <w:b w:val="0"/>
            <w:bCs w:val="0"/>
            <w:i w:val="0"/>
            <w:iCs w:val="0"/>
            <w:caps w:val="0"/>
            <w:color w:val="000000"/>
            <w:spacing w:val="0"/>
            <w:sz w:val="21"/>
            <w:szCs w:val="24"/>
            <w:shd w:val="clear"/>
            <w:lang w:bidi="ar"/>
            <w:rPrChange w:id="4335" w:author="P52s" w:date="2025-12-15T11:49:16Z">
              <w:rPr>
                <w:rFonts w:hint="eastAsia" w:ascii="方正仿宋_GBK" w:hAnsi="方正仿宋_GBK" w:eastAsia="方正仿宋_GBK" w:cs="方正仿宋_GBK"/>
                <w:b w:val="0"/>
                <w:bCs w:val="0"/>
                <w:i w:val="0"/>
                <w:iCs w:val="0"/>
                <w:caps w:val="0"/>
                <w:spacing w:val="0"/>
                <w:sz w:val="24"/>
                <w:szCs w:val="24"/>
                <w:shd w:val="clear"/>
                <w:lang w:bidi="ar"/>
              </w:rPr>
            </w:rPrChange>
          </w:rPr>
          <w:t>多步长储能系统功率分配与状态演化仿真</w:t>
        </w:r>
      </w:ins>
      <w:ins w:id="4337" w:author="P52s" w:date="2025-12-15T10:10:41Z">
        <w:r>
          <w:rPr>
            <w:rFonts w:hint="eastAsia" w:ascii="Times New Roman" w:hAnsi="Times New Roman" w:eastAsia="宋体" w:cs="Times New Roman"/>
            <w:b w:val="0"/>
            <w:bCs w:val="0"/>
            <w:i w:val="0"/>
            <w:iCs w:val="0"/>
            <w:caps w:val="0"/>
            <w:color w:val="000000"/>
            <w:spacing w:val="0"/>
            <w:sz w:val="21"/>
            <w:szCs w:val="24"/>
            <w:shd w:val="clear"/>
            <w:lang w:eastAsia="zh-CN" w:bidi="ar"/>
            <w:rPrChange w:id="4338" w:author="P52s" w:date="2025-12-15T11:49:16Z">
              <w:rPr>
                <w:rFonts w:hint="eastAsia" w:ascii="方正仿宋_GBK" w:hAnsi="方正仿宋_GBK" w:eastAsia="方正仿宋_GBK" w:cs="方正仿宋_GBK"/>
                <w:b w:val="0"/>
                <w:bCs w:val="0"/>
                <w:i w:val="0"/>
                <w:iCs w:val="0"/>
                <w:caps w:val="0"/>
                <w:spacing w:val="0"/>
                <w:sz w:val="24"/>
                <w:szCs w:val="24"/>
                <w:shd w:val="clear"/>
                <w:lang w:eastAsia="zh-CN" w:bidi="ar"/>
              </w:rPr>
            </w:rPrChange>
          </w:rPr>
          <w:t>，</w:t>
        </w:r>
      </w:ins>
      <w:ins w:id="4340" w:author="P52s" w:date="2025-12-15T10:10:45Z">
        <w:r>
          <w:rPr>
            <w:rFonts w:hint="eastAsia" w:ascii="Times New Roman" w:hAnsi="Times New Roman" w:eastAsia="宋体" w:cs="Times New Roman"/>
            <w:b w:val="0"/>
            <w:bCs w:val="0"/>
            <w:i w:val="0"/>
            <w:iCs w:val="0"/>
            <w:caps w:val="0"/>
            <w:color w:val="000000"/>
            <w:spacing w:val="0"/>
            <w:sz w:val="21"/>
            <w:szCs w:val="24"/>
            <w:shd w:val="clear"/>
            <w:lang w:val="en-US" w:eastAsia="zh-CN" w:bidi="ar"/>
            <w:rPrChange w:id="4341" w:author="P52s" w:date="2025-12-15T11:49:16Z">
              <w:rPr>
                <w:rFonts w:hint="eastAsia" w:ascii="方正仿宋_GBK" w:hAnsi="方正仿宋_GBK" w:eastAsia="方正仿宋_GBK" w:cs="方正仿宋_GBK"/>
                <w:b w:val="0"/>
                <w:bCs w:val="0"/>
                <w:i w:val="0"/>
                <w:iCs w:val="0"/>
                <w:caps w:val="0"/>
                <w:spacing w:val="0"/>
                <w:sz w:val="24"/>
                <w:szCs w:val="24"/>
                <w:shd w:val="clear"/>
                <w:lang w:val="en-US" w:eastAsia="zh-CN" w:bidi="ar"/>
              </w:rPr>
            </w:rPrChange>
          </w:rPr>
          <w:t>实现</w:t>
        </w:r>
      </w:ins>
      <w:ins w:id="4343" w:author="P52s" w:date="2025-12-15T09:58:16Z">
        <w:r>
          <w:rPr>
            <w:rFonts w:hint="eastAsia" w:ascii="Times New Roman" w:hAnsi="Times New Roman" w:eastAsia="宋体" w:cs="Times New Roman"/>
            <w:color w:val="000000"/>
            <w:sz w:val="21"/>
            <w:szCs w:val="24"/>
            <w:lang w:val="en-US" w:eastAsia="zh-CN" w:bidi="ar"/>
            <w:rPrChange w:id="4344" w:author="P52s" w:date="2025-12-15T11:49:16Z">
              <w:rPr>
                <w:rFonts w:hint="eastAsia" w:ascii="方正仿宋_GBK" w:hAnsi="方正仿宋_GBK" w:eastAsia="方正仿宋_GBK" w:cs="方正仿宋_GBK"/>
                <w:sz w:val="24"/>
                <w:szCs w:val="24"/>
                <w:lang w:val="en-US" w:eastAsia="zh-CN"/>
              </w:rPr>
            </w:rPrChange>
          </w:rPr>
          <w:t>仿真</w:t>
        </w:r>
      </w:ins>
      <w:ins w:id="4346" w:author="P52s" w:date="2025-12-15T09:58:18Z">
        <w:r>
          <w:rPr>
            <w:rFonts w:hint="eastAsia" w:ascii="Times New Roman" w:hAnsi="Times New Roman" w:eastAsia="宋体" w:cs="Times New Roman"/>
            <w:color w:val="000000"/>
            <w:sz w:val="21"/>
            <w:szCs w:val="24"/>
            <w:lang w:val="en-US" w:eastAsia="zh-CN" w:bidi="ar"/>
            <w:rPrChange w:id="4347" w:author="P52s" w:date="2025-12-15T11:49:16Z">
              <w:rPr>
                <w:rFonts w:hint="eastAsia" w:ascii="方正仿宋_GBK" w:hAnsi="方正仿宋_GBK" w:eastAsia="方正仿宋_GBK" w:cs="方正仿宋_GBK"/>
                <w:sz w:val="24"/>
                <w:szCs w:val="24"/>
                <w:lang w:val="en-US" w:eastAsia="zh-CN"/>
              </w:rPr>
            </w:rPrChange>
          </w:rPr>
          <w:t>初始化</w:t>
        </w:r>
      </w:ins>
      <w:ins w:id="4349" w:author="P52s" w:date="2025-12-15T09:58:19Z">
        <w:r>
          <w:rPr>
            <w:rFonts w:hint="eastAsia" w:ascii="Times New Roman" w:hAnsi="Times New Roman" w:eastAsia="宋体" w:cs="Times New Roman"/>
            <w:color w:val="000000"/>
            <w:sz w:val="21"/>
            <w:szCs w:val="24"/>
            <w:lang w:val="en-US" w:eastAsia="zh-CN" w:bidi="ar"/>
            <w:rPrChange w:id="4350" w:author="P52s" w:date="2025-12-15T11:49:16Z">
              <w:rPr>
                <w:rFonts w:hint="eastAsia" w:ascii="方正仿宋_GBK" w:hAnsi="方正仿宋_GBK" w:eastAsia="方正仿宋_GBK" w:cs="方正仿宋_GBK"/>
                <w:sz w:val="24"/>
                <w:szCs w:val="24"/>
                <w:lang w:val="en-US" w:eastAsia="zh-CN"/>
              </w:rPr>
            </w:rPrChange>
          </w:rPr>
          <w:t>，</w:t>
        </w:r>
      </w:ins>
      <w:ins w:id="4352" w:author="P52s" w:date="2025-12-15T09:58:22Z">
        <w:r>
          <w:rPr>
            <w:rFonts w:hint="eastAsia" w:ascii="Times New Roman" w:hAnsi="Times New Roman" w:eastAsia="宋体" w:cs="Times New Roman"/>
            <w:color w:val="000000"/>
            <w:sz w:val="21"/>
            <w:szCs w:val="24"/>
            <w:lang w:val="en-US" w:eastAsia="zh-CN" w:bidi="ar"/>
            <w:rPrChange w:id="4353" w:author="P52s" w:date="2025-12-15T11:49:16Z">
              <w:rPr>
                <w:rFonts w:hint="eastAsia" w:ascii="方正仿宋_GBK" w:hAnsi="方正仿宋_GBK" w:eastAsia="方正仿宋_GBK" w:cs="方正仿宋_GBK"/>
                <w:sz w:val="24"/>
                <w:szCs w:val="24"/>
                <w:lang w:val="en-US" w:eastAsia="zh-CN"/>
              </w:rPr>
            </w:rPrChange>
          </w:rPr>
          <w:t>多</w:t>
        </w:r>
      </w:ins>
      <w:ins w:id="4355" w:author="P52s" w:date="2025-12-15T09:58:25Z">
        <w:r>
          <w:rPr>
            <w:rFonts w:hint="eastAsia" w:ascii="Times New Roman" w:hAnsi="Times New Roman" w:eastAsia="宋体" w:cs="Times New Roman"/>
            <w:color w:val="000000"/>
            <w:sz w:val="21"/>
            <w:szCs w:val="24"/>
            <w:lang w:val="en-US" w:eastAsia="zh-CN" w:bidi="ar"/>
            <w:rPrChange w:id="4356" w:author="P52s" w:date="2025-12-15T11:49:16Z">
              <w:rPr>
                <w:rFonts w:hint="eastAsia" w:ascii="方正仿宋_GBK" w:hAnsi="方正仿宋_GBK" w:eastAsia="方正仿宋_GBK" w:cs="方正仿宋_GBK"/>
                <w:sz w:val="24"/>
                <w:szCs w:val="24"/>
                <w:lang w:val="en-US" w:eastAsia="zh-CN"/>
              </w:rPr>
            </w:rPrChange>
          </w:rPr>
          <w:t>步长</w:t>
        </w:r>
      </w:ins>
      <w:ins w:id="4358" w:author="P52s" w:date="2025-12-15T09:58:27Z">
        <w:r>
          <w:rPr>
            <w:rFonts w:hint="eastAsia" w:ascii="Times New Roman" w:hAnsi="Times New Roman" w:eastAsia="宋体" w:cs="Times New Roman"/>
            <w:color w:val="000000"/>
            <w:sz w:val="21"/>
            <w:szCs w:val="24"/>
            <w:lang w:val="en-US" w:eastAsia="zh-CN" w:bidi="ar"/>
            <w:rPrChange w:id="4359" w:author="P52s" w:date="2025-12-15T11:49:16Z">
              <w:rPr>
                <w:rFonts w:hint="eastAsia" w:ascii="方正仿宋_GBK" w:hAnsi="方正仿宋_GBK" w:eastAsia="方正仿宋_GBK" w:cs="方正仿宋_GBK"/>
                <w:sz w:val="24"/>
                <w:szCs w:val="24"/>
                <w:lang w:val="en-US" w:eastAsia="zh-CN"/>
              </w:rPr>
            </w:rPrChange>
          </w:rPr>
          <w:t>仿真</w:t>
        </w:r>
      </w:ins>
      <w:ins w:id="4361" w:author="P52s" w:date="2025-12-15T09:58:30Z">
        <w:r>
          <w:rPr>
            <w:rFonts w:hint="eastAsia" w:ascii="Times New Roman" w:hAnsi="Times New Roman" w:eastAsia="宋体" w:cs="Times New Roman"/>
            <w:color w:val="000000"/>
            <w:sz w:val="21"/>
            <w:szCs w:val="24"/>
            <w:lang w:val="en-US" w:eastAsia="zh-CN" w:bidi="ar"/>
            <w:rPrChange w:id="4362" w:author="P52s" w:date="2025-12-15T11:49:16Z">
              <w:rPr>
                <w:rFonts w:hint="eastAsia" w:ascii="方正仿宋_GBK" w:hAnsi="方正仿宋_GBK" w:eastAsia="方正仿宋_GBK" w:cs="方正仿宋_GBK"/>
                <w:sz w:val="24"/>
                <w:szCs w:val="24"/>
                <w:lang w:val="en-US" w:eastAsia="zh-CN"/>
              </w:rPr>
            </w:rPrChange>
          </w:rPr>
          <w:t>执行</w:t>
        </w:r>
      </w:ins>
      <w:ins w:id="4364" w:author="P52s" w:date="2025-12-15T09:58:31Z">
        <w:r>
          <w:rPr>
            <w:rFonts w:hint="eastAsia" w:ascii="Times New Roman" w:hAnsi="Times New Roman" w:eastAsia="宋体" w:cs="Times New Roman"/>
            <w:color w:val="000000"/>
            <w:sz w:val="21"/>
            <w:szCs w:val="24"/>
            <w:lang w:val="en-US" w:eastAsia="zh-CN" w:bidi="ar"/>
            <w:rPrChange w:id="4365" w:author="P52s" w:date="2025-12-15T11:49:16Z">
              <w:rPr>
                <w:rFonts w:hint="eastAsia" w:ascii="方正仿宋_GBK" w:hAnsi="方正仿宋_GBK" w:eastAsia="方正仿宋_GBK" w:cs="方正仿宋_GBK"/>
                <w:sz w:val="24"/>
                <w:szCs w:val="24"/>
                <w:lang w:val="en-US" w:eastAsia="zh-CN"/>
              </w:rPr>
            </w:rPrChange>
          </w:rPr>
          <w:t>，</w:t>
        </w:r>
      </w:ins>
      <w:ins w:id="4367" w:author="P52s" w:date="2025-12-15T09:58:39Z">
        <w:r>
          <w:rPr>
            <w:rFonts w:hint="eastAsia" w:ascii="Times New Roman" w:hAnsi="Times New Roman" w:eastAsia="宋体" w:cs="Times New Roman"/>
            <w:color w:val="000000"/>
            <w:sz w:val="21"/>
            <w:szCs w:val="24"/>
            <w:lang w:val="en-US" w:eastAsia="zh-CN" w:bidi="ar"/>
            <w:rPrChange w:id="4368" w:author="P52s" w:date="2025-12-15T11:49:16Z">
              <w:rPr>
                <w:rFonts w:hint="eastAsia" w:ascii="方正仿宋_GBK" w:hAnsi="方正仿宋_GBK" w:eastAsia="方正仿宋_GBK" w:cs="方正仿宋_GBK"/>
                <w:sz w:val="24"/>
                <w:szCs w:val="24"/>
                <w:lang w:val="en-US" w:eastAsia="zh-CN"/>
              </w:rPr>
            </w:rPrChange>
          </w:rPr>
          <w:t>结果</w:t>
        </w:r>
      </w:ins>
      <w:ins w:id="4370" w:author="P52s" w:date="2025-12-15T09:58:42Z">
        <w:r>
          <w:rPr>
            <w:rFonts w:hint="eastAsia" w:ascii="Times New Roman" w:hAnsi="Times New Roman" w:eastAsia="宋体" w:cs="Times New Roman"/>
            <w:color w:val="000000"/>
            <w:sz w:val="21"/>
            <w:szCs w:val="24"/>
            <w:lang w:val="en-US" w:eastAsia="zh-CN" w:bidi="ar"/>
            <w:rPrChange w:id="4371" w:author="P52s" w:date="2025-12-15T11:49:16Z">
              <w:rPr>
                <w:rFonts w:hint="eastAsia" w:ascii="方正仿宋_GBK" w:hAnsi="方正仿宋_GBK" w:eastAsia="方正仿宋_GBK" w:cs="方正仿宋_GBK"/>
                <w:sz w:val="24"/>
                <w:szCs w:val="24"/>
                <w:lang w:val="en-US" w:eastAsia="zh-CN"/>
              </w:rPr>
            </w:rPrChange>
          </w:rPr>
          <w:t>处理</w:t>
        </w:r>
      </w:ins>
      <w:ins w:id="4373" w:author="P52s" w:date="2025-12-15T09:58:44Z">
        <w:r>
          <w:rPr>
            <w:rFonts w:hint="eastAsia" w:ascii="Times New Roman" w:hAnsi="Times New Roman" w:eastAsia="宋体" w:cs="Times New Roman"/>
            <w:color w:val="000000"/>
            <w:sz w:val="21"/>
            <w:szCs w:val="24"/>
            <w:lang w:val="en-US" w:eastAsia="zh-CN" w:bidi="ar"/>
            <w:rPrChange w:id="4374" w:author="P52s" w:date="2025-12-15T11:49:16Z">
              <w:rPr>
                <w:rFonts w:hint="eastAsia" w:ascii="方正仿宋_GBK" w:hAnsi="方正仿宋_GBK" w:eastAsia="方正仿宋_GBK" w:cs="方正仿宋_GBK"/>
                <w:sz w:val="24"/>
                <w:szCs w:val="24"/>
                <w:lang w:val="en-US" w:eastAsia="zh-CN"/>
              </w:rPr>
            </w:rPrChange>
          </w:rPr>
          <w:t>与</w:t>
        </w:r>
      </w:ins>
      <w:ins w:id="4376" w:author="P52s" w:date="2025-12-15T09:58:45Z">
        <w:r>
          <w:rPr>
            <w:rFonts w:hint="eastAsia" w:ascii="Times New Roman" w:hAnsi="Times New Roman" w:eastAsia="宋体" w:cs="Times New Roman"/>
            <w:color w:val="000000"/>
            <w:sz w:val="21"/>
            <w:szCs w:val="24"/>
            <w:lang w:val="en-US" w:eastAsia="zh-CN" w:bidi="ar"/>
            <w:rPrChange w:id="4377" w:author="P52s" w:date="2025-12-15T11:49:16Z">
              <w:rPr>
                <w:rFonts w:hint="eastAsia" w:ascii="方正仿宋_GBK" w:hAnsi="方正仿宋_GBK" w:eastAsia="方正仿宋_GBK" w:cs="方正仿宋_GBK"/>
                <w:sz w:val="24"/>
                <w:szCs w:val="24"/>
                <w:lang w:val="en-US" w:eastAsia="zh-CN"/>
              </w:rPr>
            </w:rPrChange>
          </w:rPr>
          <w:t>可视化</w:t>
        </w:r>
      </w:ins>
      <w:ins w:id="4379" w:author="P52s" w:date="2025-12-15T09:58:46Z">
        <w:r>
          <w:rPr>
            <w:rFonts w:hint="eastAsia" w:ascii="Times New Roman" w:hAnsi="Times New Roman" w:eastAsia="宋体" w:cs="Times New Roman"/>
            <w:color w:val="000000"/>
            <w:sz w:val="21"/>
            <w:szCs w:val="24"/>
            <w:lang w:val="en-US" w:eastAsia="zh-CN" w:bidi="ar"/>
            <w:rPrChange w:id="4380" w:author="P52s" w:date="2025-12-15T11:49:16Z">
              <w:rPr>
                <w:rFonts w:hint="eastAsia" w:ascii="方正仿宋_GBK" w:hAnsi="方正仿宋_GBK" w:eastAsia="方正仿宋_GBK" w:cs="方正仿宋_GBK"/>
                <w:sz w:val="24"/>
                <w:szCs w:val="24"/>
                <w:lang w:val="en-US" w:eastAsia="zh-CN"/>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383" w:author="P52s" w:date="2025-12-15T10:44:28Z"/>
          <w:rFonts w:hint="eastAsia" w:ascii="Times New Roman" w:hAnsi="Times New Roman" w:eastAsia="宋体" w:cs="Times New Roman"/>
          <w:b w:val="0"/>
          <w:bCs w:val="0"/>
          <w:i w:val="0"/>
          <w:iCs w:val="0"/>
          <w:caps w:val="0"/>
          <w:color w:val="000000"/>
          <w:spacing w:val="0"/>
          <w:sz w:val="21"/>
          <w:szCs w:val="24"/>
          <w:lang w:bidi="ar"/>
          <w:rPrChange w:id="4384" w:author="P52s" w:date="2025-12-15T11:49:16Z">
            <w:rPr>
              <w:ins w:id="4385" w:author="P52s" w:date="2025-12-15T10:44:28Z"/>
              <w:rFonts w:ascii="Segoe UI" w:hAnsi="Segoe UI" w:eastAsia="Segoe UI" w:cs="Segoe UI"/>
              <w:b/>
              <w:bCs/>
              <w:i w:val="0"/>
              <w:iCs w:val="0"/>
              <w:caps w:val="0"/>
              <w:color w:val="DFE1E5"/>
              <w:spacing w:val="0"/>
              <w:sz w:val="24"/>
              <w:szCs w:val="24"/>
            </w:rPr>
          </w:rPrChange>
        </w:rPr>
        <w:pPrChange w:id="4382" w:author="P52s" w:date="2025-12-15T11:49:16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386" w:author="P52s" w:date="2025-12-15T10:44:3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387"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389" w:author="P52s" w:date="2025-12-15T10:44:40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390"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1</w:t>
        </w:r>
      </w:ins>
      <w:ins w:id="4392" w:author="P52s" w:date="2025-12-15T10:44:3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393"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395"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396" w:author="P52s" w:date="2025-12-15T11:49:16Z">
              <w:rPr>
                <w:rFonts w:hint="default" w:ascii="Segoe UI" w:hAnsi="Segoe UI" w:eastAsia="Segoe UI" w:cs="Segoe UI"/>
                <w:b/>
                <w:bCs/>
                <w:i w:val="0"/>
                <w:iCs w:val="0"/>
                <w:caps w:val="0"/>
                <w:color w:val="DFE1E5"/>
                <w:spacing w:val="0"/>
                <w:sz w:val="24"/>
                <w:szCs w:val="24"/>
                <w:bdr w:val="none" w:color="auto" w:sz="0" w:space="0"/>
                <w:shd w:val="clear" w:fill="1A1B1D"/>
              </w:rPr>
            </w:rPrChange>
          </w:rPr>
          <w:t>仿真初始化</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399" w:author="P52s" w:date="2025-12-15T10:44:28Z"/>
          <w:rFonts w:hint="eastAsia" w:ascii="Times New Roman" w:hAnsi="Times New Roman" w:eastAsia="宋体" w:cs="Times New Roman"/>
          <w:color w:val="000000"/>
          <w:sz w:val="21"/>
          <w:lang w:bidi="ar"/>
          <w:rPrChange w:id="4400" w:author="P52s" w:date="2025-12-15T11:49:16Z">
            <w:rPr>
              <w:ins w:id="4401" w:author="P52s" w:date="2025-12-15T10:44:28Z"/>
            </w:rPr>
          </w:rPrChange>
        </w:rPr>
        <w:pPrChange w:id="4398" w:author="P52s" w:date="2025-12-15T11:49:16Z">
          <w:pPr>
            <w:keepNext w:val="0"/>
            <w:keepLines w:val="0"/>
            <w:widowControl/>
            <w:numPr>
              <w:ilvl w:val="0"/>
              <w:numId w:val="13"/>
            </w:numPr>
            <w:suppressLineNumbers w:val="0"/>
            <w:spacing w:before="60" w:beforeAutospacing="0" w:after="60" w:afterAutospacing="0"/>
            <w:ind w:left="0" w:hanging="360"/>
          </w:pPr>
        </w:pPrChange>
      </w:pPr>
      <w:ins w:id="4402"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03" w:author="P52s" w:date="2025-12-15T11:49:16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__init__方法</w:t>
        </w:r>
      </w:ins>
      <w:ins w:id="4405" w:author="P52s" w:date="2025-12-15T10:44:28Z">
        <w:r>
          <w:rPr>
            <w:rFonts w:hint="eastAsia" w:ascii="Times New Roman" w:hAnsi="Times New Roman" w:eastAsia="宋体" w:cs="Times New Roman"/>
            <w:i w:val="0"/>
            <w:iCs w:val="0"/>
            <w:caps w:val="0"/>
            <w:color w:val="000000"/>
            <w:spacing w:val="0"/>
            <w:sz w:val="21"/>
            <w:szCs w:val="24"/>
            <w:bdr w:val="none" w:sz="4" w:space="0"/>
            <w:shd w:val="clear"/>
            <w:lang w:bidi="ar"/>
            <w:rPrChange w:id="4406" w:author="P52s" w:date="2025-12-15T11:49:16Z">
              <w:rPr>
                <w:rFonts w:hint="default" w:ascii="Segoe UI" w:hAnsi="Segoe UI" w:eastAsia="Segoe UI" w:cs="Segoe UI"/>
                <w:i w:val="0"/>
                <w:iCs w:val="0"/>
                <w:caps w:val="0"/>
                <w:color w:val="DFE1E5"/>
                <w:spacing w:val="0"/>
                <w:sz w:val="19"/>
                <w:szCs w:val="19"/>
                <w:bdr w:val="none" w:color="auto" w:sz="0" w:space="0"/>
                <w:shd w:val="clear" w:fill="1A1B1D"/>
              </w:rPr>
            </w:rPrChange>
          </w:rPr>
          <w:t>：初始化仿真参数，包括储能系统列表、功率指令、时间步长、最大仿真步数等</w:t>
        </w:r>
      </w:ins>
      <w:ins w:id="4408" w:author="P52s" w:date="2025-12-15T10:45:23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409" w:author="P52s" w:date="2025-12-15T11:49:16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12" w:author="P52s" w:date="2025-12-15T10:44:28Z"/>
          <w:rFonts w:hint="eastAsia" w:ascii="Times New Roman" w:hAnsi="Times New Roman" w:eastAsia="宋体" w:cs="Times New Roman"/>
          <w:color w:val="000000"/>
          <w:sz w:val="21"/>
          <w:lang w:bidi="ar"/>
          <w:rPrChange w:id="4413" w:author="P52s" w:date="2025-12-15T11:49:16Z">
            <w:rPr>
              <w:ins w:id="4414" w:author="P52s" w:date="2025-12-15T10:44:28Z"/>
            </w:rPr>
          </w:rPrChange>
        </w:rPr>
        <w:pPrChange w:id="4411" w:author="P52s" w:date="2025-12-15T11:49:16Z">
          <w:pPr>
            <w:keepNext w:val="0"/>
            <w:keepLines w:val="0"/>
            <w:widowControl/>
            <w:numPr>
              <w:ilvl w:val="0"/>
              <w:numId w:val="13"/>
            </w:numPr>
            <w:suppressLineNumbers w:val="0"/>
            <w:spacing w:before="60" w:beforeAutospacing="0" w:after="60" w:afterAutospacing="0"/>
            <w:ind w:left="0" w:hanging="360"/>
          </w:pPr>
        </w:pPrChange>
      </w:pPr>
      <w:ins w:id="4415"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16" w:author="P52s" w:date="2025-12-15T11:49:16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状态记录</w:t>
        </w:r>
      </w:ins>
      <w:ins w:id="4418" w:author="P52s" w:date="2025-12-15T10:44:28Z">
        <w:r>
          <w:rPr>
            <w:rFonts w:hint="eastAsia" w:ascii="Times New Roman" w:hAnsi="Times New Roman" w:eastAsia="宋体" w:cs="Times New Roman"/>
            <w:i w:val="0"/>
            <w:iCs w:val="0"/>
            <w:caps w:val="0"/>
            <w:color w:val="000000"/>
            <w:spacing w:val="0"/>
            <w:sz w:val="21"/>
            <w:szCs w:val="24"/>
            <w:bdr w:val="none" w:sz="4" w:space="0"/>
            <w:shd w:val="clear"/>
            <w:lang w:bidi="ar"/>
            <w:rPrChange w:id="4419" w:author="P52s" w:date="2025-12-15T11:49:16Z">
              <w:rPr>
                <w:rFonts w:hint="default" w:ascii="Segoe UI" w:hAnsi="Segoe UI" w:eastAsia="Segoe UI" w:cs="Segoe UI"/>
                <w:i w:val="0"/>
                <w:iCs w:val="0"/>
                <w:caps w:val="0"/>
                <w:color w:val="DFE1E5"/>
                <w:spacing w:val="0"/>
                <w:sz w:val="19"/>
                <w:szCs w:val="19"/>
                <w:bdr w:val="none" w:color="auto" w:sz="0" w:space="0"/>
                <w:shd w:val="clear" w:fill="1A1B1D"/>
              </w:rPr>
            </w:rPrChange>
          </w:rPr>
          <w:t>：初始化时间步、总功率、功率分配等结果存储列表</w:t>
        </w:r>
      </w:ins>
      <w:ins w:id="4421" w:author="P52s" w:date="2025-12-15T10:45:25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422" w:author="P52s" w:date="2025-12-15T11:49:16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425" w:author="P52s" w:date="2025-12-15T10:44:28Z"/>
          <w:rFonts w:hint="eastAsia" w:ascii="Times New Roman" w:hAnsi="Times New Roman" w:eastAsia="宋体" w:cs="Times New Roman"/>
          <w:b w:val="0"/>
          <w:bCs w:val="0"/>
          <w:i w:val="0"/>
          <w:iCs w:val="0"/>
          <w:caps w:val="0"/>
          <w:color w:val="000000"/>
          <w:spacing w:val="0"/>
          <w:sz w:val="21"/>
          <w:szCs w:val="24"/>
          <w:lang w:bidi="ar"/>
          <w:rPrChange w:id="4426" w:author="P52s" w:date="2025-12-15T11:49:16Z">
            <w:rPr>
              <w:ins w:id="4427" w:author="P52s" w:date="2025-12-15T10:44:28Z"/>
              <w:rFonts w:hint="default" w:ascii="Segoe UI" w:hAnsi="Segoe UI" w:eastAsia="Segoe UI" w:cs="Segoe UI"/>
              <w:b/>
              <w:bCs/>
              <w:i w:val="0"/>
              <w:iCs w:val="0"/>
              <w:caps w:val="0"/>
              <w:color w:val="DFE1E5"/>
              <w:spacing w:val="0"/>
              <w:sz w:val="24"/>
              <w:szCs w:val="24"/>
            </w:rPr>
          </w:rPrChange>
        </w:rPr>
        <w:pPrChange w:id="4424" w:author="P52s" w:date="2025-12-15T11:49:16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428" w:author="P52s" w:date="2025-12-15T10:44:44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429"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431" w:author="P52s" w:date="2025-12-15T10:44:45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32"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2</w:t>
        </w:r>
      </w:ins>
      <w:ins w:id="4434" w:author="P52s" w:date="2025-12-15T10:44:44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435"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437"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38" w:author="P52s" w:date="2025-12-15T11:49:16Z">
              <w:rPr>
                <w:rFonts w:hint="default" w:ascii="Segoe UI" w:hAnsi="Segoe UI" w:eastAsia="Segoe UI" w:cs="Segoe UI"/>
                <w:b/>
                <w:bCs/>
                <w:i w:val="0"/>
                <w:iCs w:val="0"/>
                <w:caps w:val="0"/>
                <w:color w:val="DFE1E5"/>
                <w:spacing w:val="0"/>
                <w:sz w:val="24"/>
                <w:szCs w:val="24"/>
                <w:bdr w:val="none" w:color="auto" w:sz="0" w:space="0"/>
                <w:shd w:val="clear" w:fill="1A1B1D"/>
              </w:rPr>
            </w:rPrChange>
          </w:rPr>
          <w:t>多步长仿真执行</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41" w:author="P52s" w:date="2025-12-15T10:44:28Z"/>
          <w:rFonts w:hint="eastAsia" w:ascii="Times New Roman" w:hAnsi="Times New Roman" w:eastAsia="宋体" w:cs="Times New Roman"/>
          <w:color w:val="000000"/>
          <w:sz w:val="21"/>
          <w:lang w:bidi="ar"/>
          <w:rPrChange w:id="4442" w:author="P52s" w:date="2025-12-15T11:49:16Z">
            <w:rPr>
              <w:ins w:id="4443" w:author="P52s" w:date="2025-12-15T10:44:28Z"/>
            </w:rPr>
          </w:rPrChange>
        </w:rPr>
        <w:pPrChange w:id="4440" w:author="P52s" w:date="2025-12-15T11:49:16Z">
          <w:pPr>
            <w:keepNext w:val="0"/>
            <w:keepLines w:val="0"/>
            <w:widowControl/>
            <w:numPr>
              <w:ilvl w:val="0"/>
              <w:numId w:val="14"/>
            </w:numPr>
            <w:suppressLineNumbers w:val="0"/>
            <w:spacing w:before="60" w:beforeAutospacing="0" w:after="60" w:afterAutospacing="0"/>
            <w:ind w:left="0" w:hanging="360"/>
          </w:pPr>
        </w:pPrChange>
      </w:pPr>
      <w:ins w:id="4444"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45" w:author="P52s" w:date="2025-12-15T11:49:16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simulate方法</w:t>
        </w:r>
      </w:ins>
      <w:ins w:id="4447" w:author="P52s" w:date="2025-12-15T10:44:28Z">
        <w:r>
          <w:rPr>
            <w:rFonts w:hint="eastAsia" w:ascii="Times New Roman" w:hAnsi="Times New Roman" w:eastAsia="宋体" w:cs="Times New Roman"/>
            <w:i w:val="0"/>
            <w:iCs w:val="0"/>
            <w:caps w:val="0"/>
            <w:color w:val="000000"/>
            <w:spacing w:val="0"/>
            <w:sz w:val="21"/>
            <w:szCs w:val="24"/>
            <w:bdr w:val="none" w:sz="4" w:space="0"/>
            <w:shd w:val="clear"/>
            <w:lang w:bidi="ar"/>
            <w:rPrChange w:id="4448" w:author="P52s" w:date="2025-12-15T11:49:16Z">
              <w:rPr>
                <w:rFonts w:hint="default" w:ascii="Segoe UI" w:hAnsi="Segoe UI" w:eastAsia="Segoe UI" w:cs="Segoe UI"/>
                <w:i w:val="0"/>
                <w:iCs w:val="0"/>
                <w:caps w:val="0"/>
                <w:color w:val="DFE1E5"/>
                <w:spacing w:val="0"/>
                <w:sz w:val="19"/>
                <w:szCs w:val="19"/>
                <w:bdr w:val="none" w:color="auto" w:sz="0" w:space="0"/>
                <w:shd w:val="clear" w:fill="1A1B1D"/>
              </w:rPr>
            </w:rPrChange>
          </w:rPr>
          <w:t>执行多步长仿真：</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51" w:author="P52s" w:date="2025-12-15T10:44:28Z"/>
          <w:rFonts w:hint="eastAsia" w:ascii="Times New Roman" w:hAnsi="Times New Roman" w:eastAsia="宋体" w:cs="Times New Roman"/>
          <w:color w:val="000000"/>
          <w:sz w:val="21"/>
          <w:lang w:bidi="ar"/>
          <w:rPrChange w:id="4452" w:author="P52s" w:date="2025-12-15T11:49:16Z">
            <w:rPr>
              <w:ins w:id="4453" w:author="P52s" w:date="2025-12-15T10:44:28Z"/>
            </w:rPr>
          </w:rPrChange>
        </w:rPr>
        <w:pPrChange w:id="4450" w:author="P52s" w:date="2025-12-15T11:49:16Z">
          <w:pPr>
            <w:keepNext w:val="0"/>
            <w:keepLines w:val="0"/>
            <w:widowControl/>
            <w:numPr>
              <w:ilvl w:val="1"/>
              <w:numId w:val="15"/>
            </w:numPr>
            <w:suppressLineNumbers w:val="0"/>
            <w:tabs>
              <w:tab w:val="left" w:pos="1440"/>
            </w:tabs>
            <w:spacing w:before="60" w:beforeAutospacing="0" w:after="60" w:afterAutospacing="0"/>
            <w:ind w:left="0" w:hanging="360"/>
          </w:pPr>
        </w:pPrChange>
      </w:pPr>
      <w:ins w:id="4454" w:author="P52s" w:date="2025-12-15T10:47:18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55"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a</w:t>
        </w:r>
      </w:ins>
      <w:ins w:id="4457" w:author="P52s" w:date="2025-12-15T10:47:16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58"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460"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61" w:author="P52s" w:date="2025-12-15T11:49:16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检查系统充放电能力，判断是否可以继续仿真</w:t>
        </w:r>
      </w:ins>
      <w:ins w:id="4463" w:author="P52s" w:date="2025-12-15T10:45:27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464"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67" w:author="P52s" w:date="2025-12-15T10:44:28Z"/>
          <w:rFonts w:hint="eastAsia" w:ascii="Times New Roman" w:hAnsi="Times New Roman" w:eastAsia="宋体" w:cs="Times New Roman"/>
          <w:color w:val="000000"/>
          <w:sz w:val="21"/>
          <w:lang w:bidi="ar"/>
          <w:rPrChange w:id="4468" w:author="P52s" w:date="2025-12-15T11:49:16Z">
            <w:rPr>
              <w:ins w:id="4469" w:author="P52s" w:date="2025-12-15T10:44:28Z"/>
            </w:rPr>
          </w:rPrChange>
        </w:rPr>
        <w:pPrChange w:id="4466" w:author="P52s" w:date="2025-12-15T11:49:16Z">
          <w:pPr>
            <w:keepNext w:val="0"/>
            <w:keepLines w:val="0"/>
            <w:widowControl/>
            <w:numPr>
              <w:ilvl w:val="1"/>
              <w:numId w:val="15"/>
            </w:numPr>
            <w:suppressLineNumbers w:val="0"/>
            <w:tabs>
              <w:tab w:val="left" w:pos="1440"/>
            </w:tabs>
            <w:spacing w:before="60" w:beforeAutospacing="0" w:after="60" w:afterAutospacing="0"/>
            <w:ind w:left="0" w:hanging="360"/>
          </w:pPr>
        </w:pPrChange>
      </w:pPr>
      <w:ins w:id="4470" w:author="P52s" w:date="2025-12-15T10:47:27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71"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b</w:t>
        </w:r>
      </w:ins>
      <w:ins w:id="4473" w:author="P52s" w:date="2025-12-15T10:48:23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74"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476"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77" w:author="P52s" w:date="2025-12-15T11:49:16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计算当前总可用功率，调整指令功率</w:t>
        </w:r>
      </w:ins>
      <w:ins w:id="4479" w:author="P52s" w:date="2025-12-15T10:45:28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480"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83" w:author="P52s" w:date="2025-12-15T10:44:28Z"/>
          <w:rFonts w:hint="eastAsia" w:ascii="Times New Roman" w:hAnsi="Times New Roman" w:eastAsia="宋体" w:cs="Times New Roman"/>
          <w:color w:val="000000"/>
          <w:sz w:val="21"/>
          <w:lang w:bidi="ar"/>
          <w:rPrChange w:id="4484" w:author="P52s" w:date="2025-12-15T11:49:16Z">
            <w:rPr>
              <w:ins w:id="4485" w:author="P52s" w:date="2025-12-15T10:44:28Z"/>
            </w:rPr>
          </w:rPrChange>
        </w:rPr>
        <w:pPrChange w:id="4482" w:author="P52s" w:date="2025-12-15T11:49:16Z">
          <w:pPr>
            <w:keepNext w:val="0"/>
            <w:keepLines w:val="0"/>
            <w:widowControl/>
            <w:numPr>
              <w:ilvl w:val="1"/>
              <w:numId w:val="15"/>
            </w:numPr>
            <w:suppressLineNumbers w:val="0"/>
            <w:tabs>
              <w:tab w:val="left" w:pos="1440"/>
            </w:tabs>
            <w:spacing w:before="60" w:beforeAutospacing="0" w:after="60" w:afterAutospacing="0"/>
            <w:ind w:left="0" w:hanging="360"/>
          </w:pPr>
        </w:pPrChange>
      </w:pPr>
      <w:ins w:id="4486" w:author="P52s" w:date="2025-12-15T10:48:25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87"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c</w:t>
        </w:r>
      </w:ins>
      <w:ins w:id="4489" w:author="P52s" w:date="2025-12-15T10:48:26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490"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492"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493" w:author="P52s" w:date="2025-12-15T11:49:16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调用PSOSolver求解最优功率分配</w:t>
        </w:r>
      </w:ins>
      <w:ins w:id="4495" w:author="P52s" w:date="2025-12-15T10:45:29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496"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499" w:author="P52s" w:date="2025-12-15T10:44:28Z"/>
          <w:rFonts w:hint="eastAsia" w:ascii="Times New Roman" w:hAnsi="Times New Roman" w:eastAsia="宋体" w:cs="Times New Roman"/>
          <w:color w:val="000000"/>
          <w:sz w:val="21"/>
          <w:lang w:bidi="ar"/>
          <w:rPrChange w:id="4500" w:author="P52s" w:date="2025-12-15T11:49:16Z">
            <w:rPr>
              <w:ins w:id="4501" w:author="P52s" w:date="2025-12-15T10:44:28Z"/>
            </w:rPr>
          </w:rPrChange>
        </w:rPr>
        <w:pPrChange w:id="4498" w:author="P52s" w:date="2025-12-15T11:49:16Z">
          <w:pPr>
            <w:keepNext w:val="0"/>
            <w:keepLines w:val="0"/>
            <w:widowControl/>
            <w:numPr>
              <w:ilvl w:val="1"/>
              <w:numId w:val="15"/>
            </w:numPr>
            <w:suppressLineNumbers w:val="0"/>
            <w:tabs>
              <w:tab w:val="left" w:pos="1440"/>
            </w:tabs>
            <w:spacing w:before="60" w:beforeAutospacing="0" w:after="60" w:afterAutospacing="0"/>
            <w:ind w:left="0" w:hanging="360"/>
          </w:pPr>
        </w:pPrChange>
      </w:pPr>
      <w:ins w:id="4502" w:author="P52s" w:date="2025-12-15T10:48:28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503"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d</w:t>
        </w:r>
      </w:ins>
      <w:ins w:id="4505" w:author="P52s" w:date="2025-12-15T10:48:29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506"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508"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509" w:author="P52s" w:date="2025-12-15T11:49:16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更新各系统的SOC状态</w:t>
        </w:r>
      </w:ins>
      <w:ins w:id="4511" w:author="P52s" w:date="2025-12-15T10:45:3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512"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515" w:author="P52s" w:date="2025-12-15T10:44:28Z"/>
          <w:rFonts w:hint="eastAsia" w:ascii="Times New Roman" w:hAnsi="Times New Roman" w:eastAsia="宋体" w:cs="Times New Roman"/>
          <w:color w:val="000000"/>
          <w:sz w:val="21"/>
          <w:lang w:bidi="ar"/>
          <w:rPrChange w:id="4516" w:author="P52s" w:date="2025-12-15T11:49:16Z">
            <w:rPr>
              <w:ins w:id="4517" w:author="P52s" w:date="2025-12-15T10:44:28Z"/>
            </w:rPr>
          </w:rPrChange>
        </w:rPr>
        <w:pPrChange w:id="4514" w:author="P52s" w:date="2025-12-15T11:49:16Z">
          <w:pPr>
            <w:keepNext w:val="0"/>
            <w:keepLines w:val="0"/>
            <w:widowControl/>
            <w:numPr>
              <w:ilvl w:val="1"/>
              <w:numId w:val="15"/>
            </w:numPr>
            <w:suppressLineNumbers w:val="0"/>
            <w:tabs>
              <w:tab w:val="left" w:pos="1440"/>
            </w:tabs>
            <w:spacing w:before="60" w:beforeAutospacing="0" w:after="60" w:afterAutospacing="0"/>
            <w:ind w:left="0" w:hanging="360"/>
          </w:pPr>
        </w:pPrChange>
      </w:pPr>
      <w:ins w:id="4518" w:author="P52s" w:date="2025-12-15T10:48:31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519"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e</w:t>
        </w:r>
      </w:ins>
      <w:ins w:id="4521" w:author="P52s" w:date="2025-12-15T10:48:32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522"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w:t>
        </w:r>
      </w:ins>
      <w:ins w:id="4524"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525" w:author="P52s" w:date="2025-12-15T11:49:16Z">
              <w:rPr>
                <w:rFonts w:hint="default" w:ascii="Segoe UI" w:hAnsi="Segoe UI" w:eastAsia="Segoe UI" w:cs="Segoe UI"/>
                <w:b w:val="0"/>
                <w:bCs w:val="0"/>
                <w:i w:val="0"/>
                <w:iCs w:val="0"/>
                <w:caps w:val="0"/>
                <w:color w:val="DFE1E5"/>
                <w:spacing w:val="0"/>
                <w:sz w:val="19"/>
                <w:szCs w:val="19"/>
                <w:bdr w:val="none" w:color="auto" w:sz="0" w:space="0"/>
                <w:shd w:val="clear" w:fill="1A1B1D"/>
              </w:rPr>
            </w:rPrChange>
          </w:rPr>
          <w:t>记录当前时间步的仿真结果</w:t>
        </w:r>
      </w:ins>
      <w:ins w:id="4527" w:author="P52s" w:date="2025-12-15T10:45:30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528"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60" w:lineRule="auto"/>
        <w:ind w:left="0" w:firstLine="420" w:firstLineChars="200"/>
        <w:textAlignment w:val="center"/>
        <w:rPr>
          <w:ins w:id="4531" w:author="P52s" w:date="2025-12-15T10:44:28Z"/>
          <w:rFonts w:hint="eastAsia" w:ascii="Times New Roman" w:hAnsi="Times New Roman" w:eastAsia="宋体" w:cs="Times New Roman"/>
          <w:b w:val="0"/>
          <w:bCs w:val="0"/>
          <w:i w:val="0"/>
          <w:iCs w:val="0"/>
          <w:caps w:val="0"/>
          <w:color w:val="000000"/>
          <w:spacing w:val="0"/>
          <w:sz w:val="21"/>
          <w:szCs w:val="24"/>
          <w:lang w:bidi="ar"/>
          <w:rPrChange w:id="4532" w:author="P52s" w:date="2025-12-15T11:49:16Z">
            <w:rPr>
              <w:ins w:id="4533" w:author="P52s" w:date="2025-12-15T10:44:28Z"/>
              <w:rFonts w:hint="default" w:ascii="Segoe UI" w:hAnsi="Segoe UI" w:eastAsia="Segoe UI" w:cs="Segoe UI"/>
              <w:b/>
              <w:bCs/>
              <w:i w:val="0"/>
              <w:iCs w:val="0"/>
              <w:caps w:val="0"/>
              <w:color w:val="DFE1E5"/>
              <w:spacing w:val="0"/>
              <w:sz w:val="24"/>
              <w:szCs w:val="24"/>
            </w:rPr>
          </w:rPrChange>
        </w:rPr>
        <w:pPrChange w:id="4530" w:author="P52s" w:date="2025-12-15T11:49:16Z">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1A1B1D"/>
            <w:spacing w:before="360" w:beforeAutospacing="0" w:after="240" w:afterAutospacing="0" w:line="384" w:lineRule="atLeast"/>
            <w:ind w:left="0" w:firstLine="0"/>
          </w:pPr>
        </w:pPrChange>
      </w:pPr>
      <w:ins w:id="4534" w:author="P52s" w:date="2025-12-15T10:44:53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535"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537" w:author="P52s" w:date="2025-12-15T10:44:55Z">
        <w:r>
          <w:rPr>
            <w:rFonts w:hint="eastAsia" w:ascii="Times New Roman" w:hAnsi="Times New Roman" w:eastAsia="宋体" w:cs="Times New Roman"/>
            <w:b w:val="0"/>
            <w:bCs w:val="0"/>
            <w:i w:val="0"/>
            <w:iCs w:val="0"/>
            <w:caps w:val="0"/>
            <w:color w:val="000000"/>
            <w:spacing w:val="0"/>
            <w:sz w:val="21"/>
            <w:szCs w:val="24"/>
            <w:bdr w:val="none" w:sz="4" w:space="0"/>
            <w:shd w:val="clear"/>
            <w:lang w:val="en-US" w:eastAsia="zh-CN" w:bidi="ar"/>
            <w:rPrChange w:id="4538"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val="en-US" w:eastAsia="zh-CN" w:bidi="ar"/>
              </w:rPr>
            </w:rPrChange>
          </w:rPr>
          <w:t>3</w:t>
        </w:r>
      </w:ins>
      <w:ins w:id="4540" w:author="P52s" w:date="2025-12-15T10:44:54Z">
        <w:r>
          <w:rPr>
            <w:rFonts w:hint="eastAsia" w:ascii="Times New Roman" w:hAnsi="Times New Roman" w:eastAsia="宋体" w:cs="Times New Roman"/>
            <w:b w:val="0"/>
            <w:bCs w:val="0"/>
            <w:i w:val="0"/>
            <w:iCs w:val="0"/>
            <w:caps w:val="0"/>
            <w:color w:val="000000"/>
            <w:spacing w:val="0"/>
            <w:sz w:val="21"/>
            <w:szCs w:val="24"/>
            <w:bdr w:val="none" w:sz="4" w:space="0"/>
            <w:shd w:val="clear"/>
            <w:lang w:eastAsia="zh-CN" w:bidi="ar"/>
            <w:rPrChange w:id="4541" w:author="P52s" w:date="2025-12-15T11:49:16Z">
              <w:rPr>
                <w:rFonts w:hint="eastAsia" w:ascii="方正仿宋_GBK" w:hAnsi="方正仿宋_GBK" w:eastAsia="方正仿宋_GBK" w:cs="方正仿宋_GBK"/>
                <w:b w:val="0"/>
                <w:bCs w:val="0"/>
                <w:i w:val="0"/>
                <w:iCs w:val="0"/>
                <w:caps w:val="0"/>
                <w:spacing w:val="0"/>
                <w:sz w:val="24"/>
                <w:szCs w:val="24"/>
                <w:bdr w:val="none" w:sz="4" w:space="0"/>
                <w:shd w:val="clear"/>
                <w:lang w:eastAsia="zh-CN" w:bidi="ar"/>
              </w:rPr>
            </w:rPrChange>
          </w:rPr>
          <w:t>）</w:t>
        </w:r>
      </w:ins>
      <w:ins w:id="4543"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544" w:author="P52s" w:date="2025-12-15T11:49:16Z">
              <w:rPr>
                <w:rFonts w:hint="default" w:ascii="Segoe UI" w:hAnsi="Segoe UI" w:eastAsia="Segoe UI" w:cs="Segoe UI"/>
                <w:b/>
                <w:bCs/>
                <w:i w:val="0"/>
                <w:iCs w:val="0"/>
                <w:caps w:val="0"/>
                <w:color w:val="DFE1E5"/>
                <w:spacing w:val="0"/>
                <w:sz w:val="24"/>
                <w:szCs w:val="24"/>
                <w:bdr w:val="none" w:color="auto" w:sz="0" w:space="0"/>
                <w:shd w:val="clear" w:fill="1A1B1D"/>
              </w:rPr>
            </w:rPrChange>
          </w:rPr>
          <w:t>结果处理与可视化</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547" w:author="P52s" w:date="2025-12-15T10:44:28Z"/>
          <w:rFonts w:hint="eastAsia" w:ascii="Times New Roman" w:hAnsi="Times New Roman" w:eastAsia="宋体" w:cs="Times New Roman"/>
          <w:color w:val="000000"/>
          <w:sz w:val="21"/>
          <w:lang w:bidi="ar"/>
          <w:rPrChange w:id="4548" w:author="P52s" w:date="2025-12-15T11:49:16Z">
            <w:rPr>
              <w:ins w:id="4549" w:author="P52s" w:date="2025-12-15T10:44:28Z"/>
            </w:rPr>
          </w:rPrChange>
        </w:rPr>
        <w:pPrChange w:id="4546" w:author="P52s" w:date="2025-12-15T11:49:16Z">
          <w:pPr>
            <w:keepNext w:val="0"/>
            <w:keepLines w:val="0"/>
            <w:widowControl/>
            <w:numPr>
              <w:ilvl w:val="0"/>
              <w:numId w:val="16"/>
            </w:numPr>
            <w:suppressLineNumbers w:val="0"/>
            <w:spacing w:before="60" w:beforeAutospacing="0" w:after="60" w:afterAutospacing="0"/>
            <w:ind w:left="0" w:hanging="360"/>
          </w:pPr>
        </w:pPrChange>
      </w:pPr>
      <w:ins w:id="4550"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551" w:author="P52s" w:date="2025-12-15T11:49:16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get_results方法</w:t>
        </w:r>
      </w:ins>
      <w:ins w:id="4553" w:author="P52s" w:date="2025-12-15T10:44:28Z">
        <w:r>
          <w:rPr>
            <w:rFonts w:hint="eastAsia" w:ascii="Times New Roman" w:hAnsi="Times New Roman" w:eastAsia="宋体" w:cs="Times New Roman"/>
            <w:i w:val="0"/>
            <w:iCs w:val="0"/>
            <w:caps w:val="0"/>
            <w:color w:val="000000"/>
            <w:spacing w:val="0"/>
            <w:sz w:val="21"/>
            <w:szCs w:val="24"/>
            <w:bdr w:val="none" w:sz="4" w:space="0"/>
            <w:shd w:val="clear"/>
            <w:lang w:bidi="ar"/>
            <w:rPrChange w:id="4554" w:author="P52s" w:date="2025-12-15T11:49:16Z">
              <w:rPr>
                <w:rFonts w:hint="default" w:ascii="Segoe UI" w:hAnsi="Segoe UI" w:eastAsia="Segoe UI" w:cs="Segoe UI"/>
                <w:i w:val="0"/>
                <w:iCs w:val="0"/>
                <w:caps w:val="0"/>
                <w:color w:val="DFE1E5"/>
                <w:spacing w:val="0"/>
                <w:sz w:val="19"/>
                <w:szCs w:val="19"/>
                <w:bdr w:val="none" w:color="auto" w:sz="0" w:space="0"/>
                <w:shd w:val="clear" w:fill="1A1B1D"/>
              </w:rPr>
            </w:rPrChange>
          </w:rPr>
          <w:t>：整理仿真结果，包括时间序列、总功率、各系统功率分配、SOC和能量变化</w:t>
        </w:r>
      </w:ins>
      <w:ins w:id="4556" w:author="P52s" w:date="2025-12-15T10:46:50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557" w:author="P52s" w:date="2025-12-15T11:49:16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420" w:firstLineChars="200"/>
        <w:textAlignment w:val="center"/>
        <w:rPr>
          <w:ins w:id="4560" w:author="P52s" w:date="2025-12-15T12:04:34Z"/>
          <w:rFonts w:hint="eastAsia" w:ascii="Times New Roman" w:hAnsi="Times New Roman" w:eastAsia="宋体" w:cs="Times New Roman"/>
          <w:i w:val="0"/>
          <w:iCs w:val="0"/>
          <w:caps w:val="0"/>
          <w:color w:val="000000"/>
          <w:spacing w:val="0"/>
          <w:sz w:val="21"/>
          <w:szCs w:val="24"/>
          <w:bdr w:val="none" w:sz="4" w:space="0"/>
          <w:shd w:val="clear"/>
          <w:lang w:eastAsia="zh-CN" w:bidi="ar"/>
        </w:rPr>
        <w:pPrChange w:id="4559" w:author="P52s" w:date="2025-12-15T11:49:16Z">
          <w:pPr>
            <w:keepNext w:val="0"/>
            <w:keepLines w:val="0"/>
            <w:widowControl/>
            <w:numPr>
              <w:ilvl w:val="0"/>
              <w:numId w:val="16"/>
            </w:numPr>
            <w:suppressLineNumbers w:val="0"/>
            <w:spacing w:before="60" w:beforeAutospacing="0" w:after="60" w:afterAutospacing="0"/>
            <w:ind w:left="0" w:hanging="360"/>
          </w:pPr>
        </w:pPrChange>
      </w:pPr>
      <w:ins w:id="4561" w:author="P52s" w:date="2025-12-15T10:44:28Z">
        <w:r>
          <w:rPr>
            <w:rFonts w:hint="eastAsia" w:ascii="Times New Roman" w:hAnsi="Times New Roman" w:eastAsia="宋体" w:cs="Times New Roman"/>
            <w:b w:val="0"/>
            <w:bCs w:val="0"/>
            <w:i w:val="0"/>
            <w:iCs w:val="0"/>
            <w:caps w:val="0"/>
            <w:color w:val="000000"/>
            <w:spacing w:val="0"/>
            <w:sz w:val="21"/>
            <w:szCs w:val="24"/>
            <w:bdr w:val="none" w:sz="4" w:space="0"/>
            <w:shd w:val="clear"/>
            <w:lang w:bidi="ar"/>
            <w:rPrChange w:id="4562" w:author="P52s" w:date="2025-12-15T11:49:16Z">
              <w:rPr>
                <w:rStyle w:val="17"/>
                <w:rFonts w:hint="default" w:ascii="Segoe UI" w:hAnsi="Segoe UI" w:eastAsia="Segoe UI" w:cs="Segoe UI"/>
                <w:b/>
                <w:bCs/>
                <w:i w:val="0"/>
                <w:iCs w:val="0"/>
                <w:caps w:val="0"/>
                <w:color w:val="DFE1E5"/>
                <w:spacing w:val="0"/>
                <w:sz w:val="19"/>
                <w:szCs w:val="19"/>
                <w:bdr w:val="none" w:color="auto" w:sz="0" w:space="0"/>
                <w:shd w:val="clear" w:fill="1A1B1D"/>
              </w:rPr>
            </w:rPrChange>
          </w:rPr>
          <w:t>plot_results方法</w:t>
        </w:r>
      </w:ins>
      <w:ins w:id="4564" w:author="P52s" w:date="2025-12-15T10:44:28Z">
        <w:r>
          <w:rPr>
            <w:rFonts w:hint="eastAsia" w:ascii="Times New Roman" w:hAnsi="Times New Roman" w:eastAsia="宋体" w:cs="Times New Roman"/>
            <w:i w:val="0"/>
            <w:iCs w:val="0"/>
            <w:caps w:val="0"/>
            <w:color w:val="000000"/>
            <w:spacing w:val="0"/>
            <w:sz w:val="21"/>
            <w:szCs w:val="24"/>
            <w:bdr w:val="none" w:sz="4" w:space="0"/>
            <w:shd w:val="clear"/>
            <w:lang w:bidi="ar"/>
            <w:rPrChange w:id="4565" w:author="P52s" w:date="2025-12-15T11:49:16Z">
              <w:rPr>
                <w:rFonts w:hint="default" w:ascii="Segoe UI" w:hAnsi="Segoe UI" w:eastAsia="Segoe UI" w:cs="Segoe UI"/>
                <w:i w:val="0"/>
                <w:iCs w:val="0"/>
                <w:caps w:val="0"/>
                <w:color w:val="DFE1E5"/>
                <w:spacing w:val="0"/>
                <w:sz w:val="19"/>
                <w:szCs w:val="19"/>
                <w:bdr w:val="none" w:color="auto" w:sz="0" w:space="0"/>
                <w:shd w:val="clear" w:fill="1A1B1D"/>
              </w:rPr>
            </w:rPrChange>
          </w:rPr>
          <w:t>：绘制仿真结果图表，包括总功率变化、功率分配和SOC变化趋势</w:t>
        </w:r>
      </w:ins>
      <w:ins w:id="4567" w:author="P52s" w:date="2025-12-15T10:46:51Z">
        <w:r>
          <w:rPr>
            <w:rFonts w:hint="eastAsia" w:ascii="Times New Roman" w:hAnsi="Times New Roman" w:eastAsia="宋体" w:cs="Times New Roman"/>
            <w:i w:val="0"/>
            <w:iCs w:val="0"/>
            <w:caps w:val="0"/>
            <w:color w:val="000000"/>
            <w:spacing w:val="0"/>
            <w:sz w:val="21"/>
            <w:szCs w:val="24"/>
            <w:bdr w:val="none" w:sz="4" w:space="0"/>
            <w:shd w:val="clear"/>
            <w:lang w:eastAsia="zh-CN" w:bidi="ar"/>
            <w:rPrChange w:id="4568" w:author="P52s" w:date="2025-12-15T11:49:16Z">
              <w:rPr>
                <w:rFonts w:hint="eastAsia" w:ascii="方正仿宋_GBK" w:hAnsi="方正仿宋_GBK" w:eastAsia="方正仿宋_GBK" w:cs="方正仿宋_GBK"/>
                <w:i w:val="0"/>
                <w:iCs w:val="0"/>
                <w:caps w:val="0"/>
                <w:spacing w:val="0"/>
                <w:sz w:val="24"/>
                <w:szCs w:val="24"/>
                <w:bdr w:val="none" w:sz="4" w:space="0"/>
                <w:shd w:val="clear"/>
                <w:lang w:eastAsia="zh-CN" w:bidi="ar"/>
              </w:rPr>
            </w:rPrChange>
          </w:rPr>
          <w:t>。</w:t>
        </w:r>
      </w:ins>
    </w:p>
    <w:p>
      <w:pPr>
        <w:keepNext w:val="0"/>
        <w:keepLines w:val="0"/>
        <w:widowControl/>
        <w:numPr>
          <w:ilvl w:val="0"/>
          <w:numId w:val="0"/>
        </w:numPr>
        <w:suppressLineNumbers w:val="0"/>
        <w:spacing w:before="0" w:beforeAutospacing="0" w:after="0" w:afterAutospacing="0" w:line="360" w:lineRule="auto"/>
        <w:ind w:left="0" w:firstLine="0"/>
        <w:rPr>
          <w:ins w:id="4571" w:author="P52s" w:date="2025-12-15T12:04:46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70" w:author="P52s" w:date="2025-12-15T12:04:45Z">
          <w:pPr>
            <w:keepNext w:val="0"/>
            <w:keepLines w:val="0"/>
            <w:widowControl/>
            <w:numPr>
              <w:ilvl w:val="0"/>
              <w:numId w:val="16"/>
            </w:numPr>
            <w:suppressLineNumbers w:val="0"/>
            <w:spacing w:before="60" w:beforeAutospacing="0" w:after="60" w:afterAutospacing="0"/>
            <w:ind w:left="0" w:hanging="360"/>
          </w:pPr>
        </w:pPrChange>
      </w:pPr>
      <w:ins w:id="4572" w:author="P52s" w:date="2025-12-15T12:04:53Z">
        <w:r>
          <w:rPr>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t>1</w:t>
        </w:r>
      </w:ins>
      <w:ins w:id="4573" w:author="P52s" w:date="2025-12-15T12:04:54Z">
        <w:r>
          <w:rPr>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t xml:space="preserve">.4 </w:t>
        </w:r>
      </w:ins>
      <w:ins w:id="4574" w:author="P52s" w:date="2025-12-15T12:04:37Z">
        <w:r>
          <w:rPr>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Change w:id="4575" w:author="P52s" w:date="2025-12-15T12:04:45Z">
              <w:rPr>
                <w:rFonts w:hint="eastAsia" w:ascii="Times New Roman" w:hAnsi="Times New Roman" w:eastAsia="宋体" w:cs="Times New Roman"/>
                <w:i w:val="0"/>
                <w:iCs w:val="0"/>
                <w:caps w:val="0"/>
                <w:color w:val="000000"/>
                <w:spacing w:val="0"/>
                <w:sz w:val="21"/>
                <w:szCs w:val="24"/>
                <w:bdr w:val="none" w:sz="4" w:space="0"/>
                <w:shd w:val="clear"/>
                <w:lang w:val="en-US" w:eastAsia="zh-CN" w:bidi="ar"/>
              </w:rPr>
            </w:rPrChange>
          </w:rPr>
          <w:t>算法</w:t>
        </w:r>
      </w:ins>
      <w:ins w:id="4577" w:author="P52s" w:date="2025-12-15T12:04:38Z">
        <w:r>
          <w:rPr>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Change w:id="4578" w:author="P52s" w:date="2025-12-15T12:04:45Z">
              <w:rPr>
                <w:rFonts w:hint="eastAsia" w:ascii="Times New Roman" w:hAnsi="Times New Roman" w:eastAsia="宋体" w:cs="Times New Roman"/>
                <w:i w:val="0"/>
                <w:iCs w:val="0"/>
                <w:caps w:val="0"/>
                <w:color w:val="000000"/>
                <w:spacing w:val="0"/>
                <w:sz w:val="21"/>
                <w:szCs w:val="24"/>
                <w:bdr w:val="none" w:sz="4" w:space="0"/>
                <w:shd w:val="clear"/>
                <w:lang w:val="en-US" w:eastAsia="zh-CN" w:bidi="ar"/>
              </w:rPr>
            </w:rPrChange>
          </w:rPr>
          <w:t>流程图</w:t>
        </w:r>
      </w:ins>
    </w:p>
    <w:p>
      <w:pPr>
        <w:keepNext w:val="0"/>
        <w:keepLines w:val="0"/>
        <w:widowControl/>
        <w:numPr>
          <w:ilvl w:val="0"/>
          <w:numId w:val="0"/>
        </w:numPr>
        <w:suppressLineNumbers w:val="0"/>
        <w:spacing w:before="0" w:beforeAutospacing="0" w:after="0" w:afterAutospacing="0" w:line="360" w:lineRule="auto"/>
        <w:ind w:left="0" w:firstLine="0"/>
        <w:rPr>
          <w:ins w:id="4581" w:author="P52s" w:date="2025-12-15T12:07:46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80"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83" w:author="P52s" w:date="2025-12-15T12:07:46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82"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85" w:author="P52s" w:date="2025-12-15T12:07:46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84"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87" w:author="P52s" w:date="2025-12-15T12:07:46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86"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89" w:author="P52s" w:date="2025-12-15T12:07:47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88"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91" w:author="P52s" w:date="2025-12-15T12:07:47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90"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rPr>
          <w:ins w:id="4593" w:author="P52s" w:date="2025-12-15T12:04:47Z"/>
          <w:rFonts w:hint="eastAsia" w:ascii="Times New Roman" w:hAnsi="Times New Roman" w:eastAsia="黑体" w:cs="Times New Roman"/>
          <w:bCs/>
          <w:i w:val="0"/>
          <w:iCs w:val="0"/>
          <w:caps w:val="0"/>
          <w:color w:val="000000"/>
          <w:spacing w:val="0"/>
          <w:kern w:val="0"/>
          <w:sz w:val="21"/>
          <w:szCs w:val="15"/>
          <w:bdr w:val="none" w:sz="4" w:space="0"/>
          <w:shd w:val="clear"/>
          <w:lang w:val="en-US" w:eastAsia="zh-CN" w:bidi="ar"/>
        </w:rPr>
        <w:pPrChange w:id="4592" w:author="P52s" w:date="2025-12-15T12:04:45Z">
          <w:pPr>
            <w:keepNext w:val="0"/>
            <w:keepLines w:val="0"/>
            <w:widowControl/>
            <w:numPr>
              <w:ilvl w:val="0"/>
              <w:numId w:val="16"/>
            </w:numPr>
            <w:suppressLineNumbers w:val="0"/>
            <w:spacing w:before="60" w:beforeAutospacing="0" w:after="60" w:afterAutospacing="0"/>
            <w:ind w:left="0" w:hanging="360"/>
          </w:pPr>
        </w:pPrChange>
      </w:pPr>
    </w:p>
    <w:p>
      <w:pPr>
        <w:keepNext w:val="0"/>
        <w:keepLines w:val="0"/>
        <w:widowControl/>
        <w:numPr>
          <w:ilvl w:val="0"/>
          <w:numId w:val="0"/>
        </w:numPr>
        <w:suppressLineNumbers w:val="0"/>
        <w:spacing w:before="0" w:beforeAutospacing="0" w:after="0" w:afterAutospacing="0" w:line="360" w:lineRule="auto"/>
        <w:ind w:left="0" w:firstLine="0"/>
        <w:jc w:val="center"/>
        <w:rPr>
          <w:ins w:id="4595" w:author="P52s" w:date="2025-12-15T10:44:28Z"/>
          <w:rFonts w:hint="default" w:ascii="Times New Roman" w:hAnsi="Times New Roman" w:eastAsia="黑体" w:cs="Times New Roman"/>
          <w:bCs/>
          <w:color w:val="000000"/>
          <w:kern w:val="0"/>
          <w:sz w:val="21"/>
          <w:szCs w:val="15"/>
          <w:lang w:bidi="ar"/>
          <w:rPrChange w:id="4596" w:author="P52s" w:date="2025-12-15T12:04:45Z">
            <w:rPr>
              <w:ins w:id="4597" w:author="P52s" w:date="2025-12-15T10:44:28Z"/>
            </w:rPr>
          </w:rPrChange>
        </w:rPr>
        <w:pPrChange w:id="4594" w:author="P52s" w:date="2025-12-15T12:06:52Z">
          <w:pPr>
            <w:keepNext w:val="0"/>
            <w:keepLines w:val="0"/>
            <w:widowControl/>
            <w:numPr>
              <w:ilvl w:val="0"/>
              <w:numId w:val="16"/>
            </w:numPr>
            <w:suppressLineNumbers w:val="0"/>
            <w:spacing w:before="60" w:beforeAutospacing="0" w:after="60" w:afterAutospacing="0"/>
            <w:ind w:left="0" w:hanging="360"/>
          </w:pPr>
        </w:pPrChange>
      </w:pPr>
      <w:ins w:id="4598" w:author="P52s" w:date="2025-12-15T12:06:14Z">
        <w:r>
          <w:rPr>
            <w:rFonts w:hint="eastAsia" w:ascii="Times New Roman" w:hAnsi="Times New Roman" w:eastAsia="黑体" w:cs="Times New Roman"/>
            <w:bCs/>
            <w:color w:val="000000"/>
            <w:sz w:val="18"/>
            <w:szCs w:val="20"/>
            <w:lang w:val="en-US" w:eastAsia="zh-CN"/>
          </w:rPr>
          <w:t>图</w:t>
        </w:r>
      </w:ins>
      <w:ins w:id="4599" w:author="P52s" w:date="2025-12-15T12:06:16Z">
        <w:r>
          <w:rPr>
            <w:rFonts w:hint="eastAsia" w:ascii="Times New Roman" w:hAnsi="Times New Roman" w:eastAsia="黑体" w:cs="Times New Roman"/>
            <w:bCs/>
            <w:color w:val="000000"/>
            <w:sz w:val="18"/>
            <w:szCs w:val="20"/>
            <w:lang w:val="en-US" w:eastAsia="zh-CN"/>
          </w:rPr>
          <w:t>2</w:t>
        </w:r>
      </w:ins>
      <w:ins w:id="4600" w:author="P52s" w:date="2025-12-15T12:06:14Z">
        <w:r>
          <w:rPr>
            <w:rFonts w:hint="eastAsia" w:ascii="Times New Roman" w:hAnsi="Times New Roman" w:eastAsia="黑体" w:cs="Times New Roman"/>
            <w:bCs/>
            <w:color w:val="000000"/>
            <w:sz w:val="18"/>
            <w:szCs w:val="20"/>
            <w:lang w:val="en-US" w:eastAsia="zh-CN"/>
          </w:rPr>
          <w:t xml:space="preserve"> </w:t>
        </w:r>
      </w:ins>
      <w:ins w:id="4601" w:author="P52s" w:date="2025-12-15T12:06:43Z">
        <w:r>
          <w:rPr>
            <w:rFonts w:hint="eastAsia" w:ascii="Times New Roman" w:hAnsi="Times New Roman" w:eastAsia="黑体" w:cs="Times New Roman"/>
            <w:bCs/>
            <w:color w:val="000000"/>
            <w:sz w:val="18"/>
            <w:szCs w:val="20"/>
            <w:lang w:val="en-US" w:eastAsia="zh-CN"/>
          </w:rPr>
          <w:t>粒子群</w:t>
        </w:r>
      </w:ins>
      <w:ins w:id="4602" w:author="P52s" w:date="2025-12-15T12:06:46Z">
        <w:r>
          <w:rPr>
            <w:rFonts w:hint="eastAsia" w:ascii="Times New Roman" w:hAnsi="Times New Roman" w:eastAsia="黑体" w:cs="Times New Roman"/>
            <w:bCs/>
            <w:color w:val="000000"/>
            <w:sz w:val="18"/>
            <w:szCs w:val="20"/>
            <w:lang w:val="en-US" w:eastAsia="zh-CN"/>
          </w:rPr>
          <w:t>算法</w:t>
        </w:r>
      </w:ins>
      <w:ins w:id="4603" w:author="P52s" w:date="2025-12-15T12:06:51Z">
        <w:r>
          <w:rPr>
            <w:rFonts w:hint="eastAsia" w:ascii="Times New Roman" w:hAnsi="Times New Roman" w:eastAsia="黑体" w:cs="Times New Roman"/>
            <w:bCs/>
            <w:color w:val="000000"/>
            <w:sz w:val="18"/>
            <w:szCs w:val="20"/>
            <w:lang w:val="en-US" w:eastAsia="zh-CN"/>
          </w:rPr>
          <w:t>流程图</w:t>
        </w:r>
      </w:ins>
    </w:p>
    <w:p>
      <w:pPr>
        <w:numPr>
          <w:ilvl w:val="-1"/>
          <w:numId w:val="0"/>
        </w:numPr>
        <w:spacing w:line="480" w:lineRule="auto"/>
        <w:rPr>
          <w:ins w:id="4605" w:author="P52s" w:date="2025-12-12T06:30:03Z"/>
          <w:rFonts w:hint="eastAsia" w:ascii="黑体" w:hAnsi="Times New Roman" w:eastAsia="黑体" w:cs="Times New Roman"/>
          <w:color w:val="000000"/>
          <w:sz w:val="24"/>
          <w:szCs w:val="24"/>
          <w:lang w:val="en-US" w:eastAsia="zh-CN"/>
          <w:rPrChange w:id="4606" w:author="P52s" w:date="2025-12-15T11:51:01Z">
            <w:rPr>
              <w:ins w:id="4607" w:author="P52s" w:date="2025-12-12T06:30:03Z"/>
              <w:rFonts w:hint="eastAsia" w:ascii="方正仿宋_GBK" w:hAnsi="方正仿宋_GBK" w:eastAsia="方正仿宋_GBK" w:cs="方正仿宋_GBK"/>
              <w:sz w:val="24"/>
              <w:szCs w:val="24"/>
              <w:lang w:val="en-US" w:eastAsia="zh-CN"/>
            </w:rPr>
          </w:rPrChange>
        </w:rPr>
        <w:pPrChange w:id="4604" w:author="P52s" w:date="2025-12-15T11:51:01Z">
          <w:pPr>
            <w:numPr>
              <w:ilvl w:val="0"/>
              <w:numId w:val="0"/>
            </w:numPr>
          </w:pPr>
        </w:pPrChange>
      </w:pPr>
      <w:ins w:id="4608" w:author="P52s" w:date="2025-12-15T11:51:03Z">
        <w:r>
          <w:rPr>
            <w:rFonts w:hint="eastAsia" w:ascii="黑体" w:hAnsi="Times New Roman" w:eastAsia="黑体" w:cs="Times New Roman"/>
            <w:color w:val="000000"/>
            <w:sz w:val="24"/>
            <w:szCs w:val="24"/>
            <w:lang w:val="en-US" w:eastAsia="zh-CN"/>
          </w:rPr>
          <w:t>3</w:t>
        </w:r>
      </w:ins>
      <w:ins w:id="4609" w:author="P52s" w:date="2025-12-15T11:51:04Z">
        <w:r>
          <w:rPr>
            <w:rFonts w:hint="eastAsia" w:ascii="黑体" w:hAnsi="Times New Roman" w:eastAsia="黑体" w:cs="Times New Roman"/>
            <w:color w:val="000000"/>
            <w:sz w:val="24"/>
            <w:szCs w:val="24"/>
            <w:lang w:val="en-US" w:eastAsia="zh-CN"/>
          </w:rPr>
          <w:t xml:space="preserve"> </w:t>
        </w:r>
      </w:ins>
      <w:ins w:id="4610" w:author="P52s" w:date="2025-12-12T06:30:01Z">
        <w:r>
          <w:rPr>
            <w:rFonts w:hint="eastAsia" w:ascii="黑体" w:hAnsi="Times New Roman" w:eastAsia="黑体" w:cs="Times New Roman"/>
            <w:color w:val="000000"/>
            <w:sz w:val="24"/>
            <w:szCs w:val="24"/>
            <w:lang w:val="en-US" w:eastAsia="zh-CN"/>
            <w:rPrChange w:id="4611" w:author="P52s" w:date="2025-12-15T11:51:01Z">
              <w:rPr>
                <w:rFonts w:hint="eastAsia" w:ascii="方正仿宋_GBK" w:hAnsi="方正仿宋_GBK" w:eastAsia="方正仿宋_GBK" w:cs="方正仿宋_GBK"/>
                <w:sz w:val="24"/>
                <w:szCs w:val="24"/>
                <w:lang w:val="en-US" w:eastAsia="zh-CN"/>
              </w:rPr>
            </w:rPrChange>
          </w:rPr>
          <w:t>实验</w:t>
        </w:r>
      </w:ins>
      <w:ins w:id="4613" w:author="P52s" w:date="2025-12-12T06:30:02Z">
        <w:r>
          <w:rPr>
            <w:rFonts w:hint="eastAsia" w:ascii="黑体" w:hAnsi="Times New Roman" w:eastAsia="黑体" w:cs="Times New Roman"/>
            <w:color w:val="000000"/>
            <w:sz w:val="24"/>
            <w:szCs w:val="24"/>
            <w:lang w:val="en-US" w:eastAsia="zh-CN"/>
            <w:rPrChange w:id="4614" w:author="P52s" w:date="2025-12-15T11:51:01Z">
              <w:rPr>
                <w:rFonts w:hint="eastAsia" w:ascii="方正仿宋_GBK" w:hAnsi="方正仿宋_GBK" w:eastAsia="方正仿宋_GBK" w:cs="方正仿宋_GBK"/>
                <w:sz w:val="24"/>
                <w:szCs w:val="24"/>
                <w:lang w:val="en-US" w:eastAsia="zh-CN"/>
              </w:rPr>
            </w:rPrChange>
          </w:rPr>
          <w:t>结果</w:t>
        </w:r>
      </w:ins>
    </w:p>
    <w:p>
      <w:pPr>
        <w:widowControl/>
        <w:numPr>
          <w:ilvl w:val="0"/>
          <w:numId w:val="0"/>
        </w:numPr>
        <w:spacing w:line="360" w:lineRule="auto"/>
        <w:ind w:firstLine="420" w:firstLineChars="200"/>
        <w:textAlignment w:val="center"/>
        <w:rPr>
          <w:ins w:id="4617" w:author="P52s" w:date="2025-12-15T12:10:00Z"/>
          <w:rFonts w:hint="eastAsia" w:ascii="Times New Roman" w:hAnsi="Times New Roman" w:eastAsia="宋体" w:cs="Times New Roman"/>
          <w:color w:val="000000"/>
          <w:sz w:val="21"/>
          <w:szCs w:val="24"/>
          <w:lang w:val="en-US" w:eastAsia="zh-CN" w:bidi="ar"/>
        </w:rPr>
        <w:pPrChange w:id="4616" w:author="P52s" w:date="2025-12-15T12:38:36Z">
          <w:pPr>
            <w:numPr>
              <w:ilvl w:val="0"/>
              <w:numId w:val="0"/>
            </w:numPr>
          </w:pPr>
        </w:pPrChange>
      </w:pPr>
      <w:ins w:id="4618" w:author="P52s" w:date="2025-12-15T11:09:53Z">
        <w:r>
          <w:rPr>
            <w:rFonts w:hint="eastAsia" w:ascii="Times New Roman" w:hAnsi="Times New Roman" w:eastAsia="宋体" w:cs="Times New Roman"/>
            <w:color w:val="000000"/>
            <w:sz w:val="21"/>
            <w:szCs w:val="24"/>
            <w:lang w:val="en-US" w:eastAsia="zh-CN" w:bidi="ar"/>
            <w:rPrChange w:id="4619" w:author="P52s" w:date="2025-12-15T12:05:03Z">
              <w:rPr>
                <w:rFonts w:hint="eastAsia" w:ascii="方正仿宋_GBK" w:hAnsi="方正仿宋_GBK" w:eastAsia="方正仿宋_GBK" w:cs="方正仿宋_GBK"/>
                <w:sz w:val="24"/>
                <w:szCs w:val="24"/>
                <w:lang w:val="en-US" w:eastAsia="zh-CN"/>
              </w:rPr>
            </w:rPrChange>
          </w:rPr>
          <w:t>考虑</w:t>
        </w:r>
      </w:ins>
      <w:ins w:id="4621" w:author="P52s" w:date="2025-12-15T11:09:54Z">
        <w:r>
          <w:rPr>
            <w:rFonts w:hint="eastAsia" w:ascii="Times New Roman" w:hAnsi="Times New Roman" w:eastAsia="宋体" w:cs="Times New Roman"/>
            <w:color w:val="000000"/>
            <w:sz w:val="21"/>
            <w:szCs w:val="24"/>
            <w:lang w:val="en-US" w:eastAsia="zh-CN" w:bidi="ar"/>
            <w:rPrChange w:id="4622" w:author="P52s" w:date="2025-12-15T12:05:03Z">
              <w:rPr>
                <w:rFonts w:hint="eastAsia" w:ascii="方正仿宋_GBK" w:hAnsi="方正仿宋_GBK" w:eastAsia="方正仿宋_GBK" w:cs="方正仿宋_GBK"/>
                <w:sz w:val="24"/>
                <w:szCs w:val="24"/>
                <w:lang w:val="en-US" w:eastAsia="zh-CN"/>
              </w:rPr>
            </w:rPrChange>
          </w:rPr>
          <w:t>的</w:t>
        </w:r>
      </w:ins>
      <w:ins w:id="4624" w:author="P52s" w:date="2025-12-15T11:09:55Z">
        <w:r>
          <w:rPr>
            <w:rFonts w:hint="eastAsia" w:ascii="Times New Roman" w:hAnsi="Times New Roman" w:eastAsia="宋体" w:cs="Times New Roman"/>
            <w:color w:val="000000"/>
            <w:sz w:val="21"/>
            <w:szCs w:val="24"/>
            <w:lang w:val="en-US" w:eastAsia="zh-CN" w:bidi="ar"/>
            <w:rPrChange w:id="4625" w:author="P52s" w:date="2025-12-15T12:05:03Z">
              <w:rPr>
                <w:rFonts w:hint="eastAsia" w:ascii="方正仿宋_GBK" w:hAnsi="方正仿宋_GBK" w:eastAsia="方正仿宋_GBK" w:cs="方正仿宋_GBK"/>
                <w:sz w:val="24"/>
                <w:szCs w:val="24"/>
                <w:lang w:val="en-US" w:eastAsia="zh-CN"/>
              </w:rPr>
            </w:rPrChange>
          </w:rPr>
          <w:t>四种</w:t>
        </w:r>
      </w:ins>
      <w:ins w:id="4627" w:author="P52s" w:date="2025-12-15T11:09:56Z">
        <w:r>
          <w:rPr>
            <w:rFonts w:hint="eastAsia" w:ascii="Times New Roman" w:hAnsi="Times New Roman" w:eastAsia="宋体" w:cs="Times New Roman"/>
            <w:color w:val="000000"/>
            <w:sz w:val="21"/>
            <w:szCs w:val="24"/>
            <w:lang w:val="en-US" w:eastAsia="zh-CN" w:bidi="ar"/>
            <w:rPrChange w:id="4628" w:author="P52s" w:date="2025-12-15T12:05:03Z">
              <w:rPr>
                <w:rFonts w:hint="eastAsia" w:ascii="方正仿宋_GBK" w:hAnsi="方正仿宋_GBK" w:eastAsia="方正仿宋_GBK" w:cs="方正仿宋_GBK"/>
                <w:sz w:val="24"/>
                <w:szCs w:val="24"/>
                <w:lang w:val="en-US" w:eastAsia="zh-CN"/>
              </w:rPr>
            </w:rPrChange>
          </w:rPr>
          <w:t>类型</w:t>
        </w:r>
      </w:ins>
      <w:ins w:id="4630" w:author="P52s" w:date="2025-12-15T11:10:00Z">
        <w:r>
          <w:rPr>
            <w:rFonts w:hint="eastAsia" w:ascii="Times New Roman" w:hAnsi="Times New Roman" w:eastAsia="宋体" w:cs="Times New Roman"/>
            <w:color w:val="000000"/>
            <w:sz w:val="21"/>
            <w:szCs w:val="24"/>
            <w:lang w:val="en-US" w:eastAsia="zh-CN" w:bidi="ar"/>
            <w:rPrChange w:id="4631" w:author="P52s" w:date="2025-12-15T12:05:03Z">
              <w:rPr>
                <w:rFonts w:hint="eastAsia" w:ascii="方正仿宋_GBK" w:hAnsi="方正仿宋_GBK" w:eastAsia="方正仿宋_GBK" w:cs="方正仿宋_GBK"/>
                <w:sz w:val="24"/>
                <w:szCs w:val="24"/>
                <w:lang w:val="en-US" w:eastAsia="zh-CN"/>
              </w:rPr>
            </w:rPrChange>
          </w:rPr>
          <w:t>储能</w:t>
        </w:r>
      </w:ins>
      <w:ins w:id="4633" w:author="P52s" w:date="2025-12-15T12:37:47Z">
        <w:r>
          <w:rPr>
            <w:rFonts w:hint="eastAsia" w:ascii="Times New Roman" w:hAnsi="Times New Roman" w:eastAsia="宋体" w:cs="Times New Roman"/>
            <w:color w:val="000000"/>
            <w:sz w:val="21"/>
            <w:szCs w:val="24"/>
            <w:lang w:val="en-US" w:eastAsia="zh-CN" w:bidi="ar"/>
          </w:rPr>
          <w:t>开展</w:t>
        </w:r>
      </w:ins>
      <w:ins w:id="4634" w:author="P52s" w:date="2025-12-15T12:37:49Z">
        <w:r>
          <w:rPr>
            <w:rFonts w:hint="eastAsia" w:ascii="Times New Roman" w:hAnsi="Times New Roman" w:eastAsia="宋体" w:cs="Times New Roman"/>
            <w:color w:val="000000"/>
            <w:sz w:val="21"/>
            <w:szCs w:val="24"/>
            <w:lang w:val="en-US" w:eastAsia="zh-CN" w:bidi="ar"/>
          </w:rPr>
          <w:t>放电</w:t>
        </w:r>
      </w:ins>
      <w:ins w:id="4635" w:author="P52s" w:date="2025-12-15T12:37:54Z">
        <w:r>
          <w:rPr>
            <w:rFonts w:hint="eastAsia" w:ascii="Times New Roman" w:hAnsi="Times New Roman" w:eastAsia="宋体" w:cs="Times New Roman"/>
            <w:color w:val="000000"/>
            <w:sz w:val="21"/>
            <w:szCs w:val="24"/>
            <w:lang w:val="en-US" w:eastAsia="zh-CN" w:bidi="ar"/>
          </w:rPr>
          <w:t>仿真</w:t>
        </w:r>
      </w:ins>
      <w:ins w:id="4636" w:author="P52s" w:date="2025-12-15T12:37:56Z">
        <w:r>
          <w:rPr>
            <w:rFonts w:hint="eastAsia" w:ascii="Times New Roman" w:hAnsi="Times New Roman" w:eastAsia="宋体" w:cs="Times New Roman"/>
            <w:color w:val="000000"/>
            <w:sz w:val="21"/>
            <w:szCs w:val="24"/>
            <w:lang w:val="en-US" w:eastAsia="zh-CN" w:bidi="ar"/>
          </w:rPr>
          <w:t>，</w:t>
        </w:r>
      </w:ins>
      <w:ins w:id="4637" w:author="P52s" w:date="2025-12-15T10:29:35Z">
        <w:r>
          <w:rPr>
            <w:rFonts w:hint="eastAsia" w:ascii="Times New Roman" w:hAnsi="Times New Roman" w:eastAsia="宋体" w:cs="Times New Roman"/>
            <w:color w:val="000000"/>
            <w:sz w:val="21"/>
            <w:szCs w:val="24"/>
            <w:lang w:val="en-US" w:eastAsia="zh-CN" w:bidi="ar"/>
            <w:rPrChange w:id="4638" w:author="P52s" w:date="2025-12-15T12:05:03Z">
              <w:rPr>
                <w:rFonts w:hint="eastAsia" w:ascii="方正仿宋_GBK" w:hAnsi="方正仿宋_GBK" w:eastAsia="方正仿宋_GBK" w:cs="方正仿宋_GBK"/>
                <w:sz w:val="24"/>
                <w:szCs w:val="24"/>
                <w:lang w:val="en-US" w:eastAsia="zh-CN"/>
              </w:rPr>
            </w:rPrChange>
          </w:rPr>
          <w:t>计算</w:t>
        </w:r>
      </w:ins>
      <w:ins w:id="4640" w:author="P52s" w:date="2025-12-15T10:29:37Z">
        <w:r>
          <w:rPr>
            <w:rFonts w:hint="eastAsia" w:ascii="Times New Roman" w:hAnsi="Times New Roman" w:eastAsia="宋体" w:cs="Times New Roman"/>
            <w:color w:val="000000"/>
            <w:sz w:val="21"/>
            <w:szCs w:val="24"/>
            <w:lang w:val="en-US" w:eastAsia="zh-CN" w:bidi="ar"/>
            <w:rPrChange w:id="4641" w:author="P52s" w:date="2025-12-15T12:05:03Z">
              <w:rPr>
                <w:rFonts w:hint="eastAsia" w:ascii="方正仿宋_GBK" w:hAnsi="方正仿宋_GBK" w:eastAsia="方正仿宋_GBK" w:cs="方正仿宋_GBK"/>
                <w:sz w:val="24"/>
                <w:szCs w:val="24"/>
                <w:lang w:val="en-US" w:eastAsia="zh-CN"/>
              </w:rPr>
            </w:rPrChange>
          </w:rPr>
          <w:t>参数</w:t>
        </w:r>
      </w:ins>
      <w:ins w:id="4643" w:author="P52s" w:date="2025-12-15T10:29:38Z">
        <w:r>
          <w:rPr>
            <w:rFonts w:hint="eastAsia" w:ascii="Times New Roman" w:hAnsi="Times New Roman" w:eastAsia="宋体" w:cs="Times New Roman"/>
            <w:color w:val="000000"/>
            <w:sz w:val="21"/>
            <w:szCs w:val="24"/>
            <w:lang w:val="en-US" w:eastAsia="zh-CN" w:bidi="ar"/>
            <w:rPrChange w:id="4644" w:author="P52s" w:date="2025-12-15T12:05:03Z">
              <w:rPr>
                <w:rFonts w:hint="eastAsia" w:ascii="方正仿宋_GBK" w:hAnsi="方正仿宋_GBK" w:eastAsia="方正仿宋_GBK" w:cs="方正仿宋_GBK"/>
                <w:sz w:val="24"/>
                <w:szCs w:val="24"/>
                <w:lang w:val="en-US" w:eastAsia="zh-CN"/>
              </w:rPr>
            </w:rPrChange>
          </w:rPr>
          <w:t>如</w:t>
        </w:r>
      </w:ins>
      <w:ins w:id="4646" w:author="P52s" w:date="2025-12-15T12:28:39Z">
        <w:r>
          <w:rPr>
            <w:rFonts w:hint="eastAsia" w:ascii="Times New Roman" w:hAnsi="Times New Roman" w:eastAsia="宋体" w:cs="Times New Roman"/>
            <w:color w:val="000000"/>
            <w:sz w:val="21"/>
            <w:szCs w:val="24"/>
            <w:lang w:val="en-US" w:eastAsia="zh-CN" w:bidi="ar"/>
          </w:rPr>
          <w:t>表</w:t>
        </w:r>
      </w:ins>
      <w:ins w:id="4647" w:author="P52s" w:date="2025-12-15T12:28:40Z">
        <w:r>
          <w:rPr>
            <w:rFonts w:hint="eastAsia" w:ascii="Times New Roman" w:hAnsi="Times New Roman" w:eastAsia="宋体" w:cs="Times New Roman"/>
            <w:color w:val="000000"/>
            <w:sz w:val="21"/>
            <w:szCs w:val="24"/>
            <w:lang w:val="en-US" w:eastAsia="zh-CN" w:bidi="ar"/>
          </w:rPr>
          <w:t>1</w:t>
        </w:r>
      </w:ins>
      <w:ins w:id="4648" w:author="P52s" w:date="2025-12-15T12:28:42Z">
        <w:r>
          <w:rPr>
            <w:rFonts w:hint="eastAsia" w:ascii="Times New Roman" w:hAnsi="Times New Roman" w:eastAsia="宋体" w:cs="Times New Roman"/>
            <w:color w:val="000000"/>
            <w:sz w:val="21"/>
            <w:szCs w:val="24"/>
            <w:lang w:val="en-US" w:eastAsia="zh-CN" w:bidi="ar"/>
          </w:rPr>
          <w:t>所示</w:t>
        </w:r>
      </w:ins>
      <w:ins w:id="4649" w:author="P52s" w:date="2025-12-15T12:28:44Z">
        <w:r>
          <w:rPr>
            <w:rFonts w:hint="eastAsia" w:ascii="Times New Roman" w:hAnsi="Times New Roman" w:eastAsia="宋体" w:cs="Times New Roman"/>
            <w:color w:val="000000"/>
            <w:sz w:val="21"/>
            <w:szCs w:val="24"/>
            <w:lang w:val="en-US" w:eastAsia="zh-CN" w:bidi="ar"/>
          </w:rPr>
          <w:t>。</w:t>
        </w:r>
      </w:ins>
    </w:p>
    <w:p>
      <w:pPr>
        <w:widowControl/>
        <w:numPr>
          <w:ilvl w:val="0"/>
          <w:numId w:val="0"/>
        </w:numPr>
        <w:spacing w:line="360" w:lineRule="auto"/>
        <w:ind w:firstLine="0"/>
        <w:jc w:val="center"/>
        <w:rPr>
          <w:ins w:id="4651" w:author="P52s" w:date="2025-12-15T11:05:47Z"/>
          <w:rFonts w:hint="default" w:ascii="Times New Roman" w:hAnsi="Times New Roman" w:eastAsia="黑体" w:cs="Times New Roman"/>
          <w:bCs/>
          <w:color w:val="000000"/>
          <w:sz w:val="18"/>
          <w:szCs w:val="20"/>
          <w:lang w:val="en-US" w:eastAsia="zh-CN" w:bidi="ar"/>
          <w:rPrChange w:id="4652" w:author="P52s" w:date="2025-12-15T12:10:06Z">
            <w:rPr>
              <w:ins w:id="4653" w:author="P52s" w:date="2025-12-15T11:05:47Z"/>
              <w:rFonts w:hint="eastAsia" w:ascii="方正仿宋_GBK" w:hAnsi="方正仿宋_GBK" w:eastAsia="方正仿宋_GBK" w:cs="方正仿宋_GBK"/>
              <w:sz w:val="24"/>
              <w:szCs w:val="24"/>
              <w:lang w:val="en-US" w:eastAsia="zh-CN"/>
            </w:rPr>
          </w:rPrChange>
        </w:rPr>
        <w:pPrChange w:id="4650" w:author="P52s" w:date="2025-12-15T12:10:06Z">
          <w:pPr>
            <w:numPr>
              <w:ilvl w:val="0"/>
              <w:numId w:val="0"/>
            </w:numPr>
          </w:pPr>
        </w:pPrChange>
      </w:pPr>
      <w:ins w:id="4654" w:author="P52s" w:date="2025-12-15T12:10:01Z">
        <w:r>
          <w:rPr>
            <w:rFonts w:hint="eastAsia" w:ascii="Times New Roman" w:hAnsi="Times New Roman" w:eastAsia="黑体" w:cs="Times New Roman"/>
            <w:bCs/>
            <w:color w:val="000000"/>
            <w:sz w:val="18"/>
            <w:szCs w:val="20"/>
            <w:lang w:val="en-US" w:eastAsia="zh-CN" w:bidi="ar"/>
            <w:rPrChange w:id="4655" w:author="P52s" w:date="2025-12-15T12:10:06Z">
              <w:rPr>
                <w:rFonts w:hint="eastAsia" w:ascii="Times New Roman" w:hAnsi="Times New Roman" w:eastAsia="宋体" w:cs="Times New Roman"/>
                <w:color w:val="000000"/>
                <w:sz w:val="21"/>
                <w:szCs w:val="24"/>
                <w:lang w:val="en-US" w:eastAsia="zh-CN" w:bidi="ar"/>
              </w:rPr>
            </w:rPrChange>
          </w:rPr>
          <w:t>表</w:t>
        </w:r>
      </w:ins>
      <w:ins w:id="4657" w:author="P52s" w:date="2025-12-15T12:28:36Z">
        <w:r>
          <w:rPr>
            <w:rFonts w:hint="eastAsia" w:ascii="Times New Roman" w:hAnsi="Times New Roman" w:eastAsia="黑体" w:cs="Times New Roman"/>
            <w:bCs/>
            <w:color w:val="000000"/>
            <w:sz w:val="18"/>
            <w:szCs w:val="20"/>
            <w:lang w:val="en-US" w:eastAsia="zh-CN" w:bidi="ar"/>
          </w:rPr>
          <w:t>1</w:t>
        </w:r>
      </w:ins>
      <w:ins w:id="4658" w:author="P52s" w:date="2025-12-15T12:10:03Z">
        <w:r>
          <w:rPr>
            <w:rFonts w:hint="eastAsia" w:ascii="Times New Roman" w:hAnsi="Times New Roman" w:eastAsia="黑体" w:cs="Times New Roman"/>
            <w:bCs/>
            <w:color w:val="000000"/>
            <w:sz w:val="18"/>
            <w:szCs w:val="20"/>
            <w:lang w:val="en-US" w:eastAsia="zh-CN" w:bidi="ar"/>
            <w:rPrChange w:id="4659" w:author="P52s" w:date="2025-12-15T12:10:06Z">
              <w:rPr>
                <w:rFonts w:hint="eastAsia" w:ascii="Times New Roman" w:hAnsi="Times New Roman" w:eastAsia="宋体" w:cs="Times New Roman"/>
                <w:color w:val="000000"/>
                <w:sz w:val="21"/>
                <w:szCs w:val="24"/>
                <w:lang w:val="en-US" w:eastAsia="zh-CN" w:bidi="ar"/>
              </w:rPr>
            </w:rPrChange>
          </w:rPr>
          <w:t xml:space="preserve"> </w:t>
        </w:r>
      </w:ins>
      <w:ins w:id="4661" w:author="P52s" w:date="2025-12-15T12:10:11Z">
        <w:r>
          <w:rPr>
            <w:rFonts w:hint="eastAsia" w:ascii="Times New Roman" w:hAnsi="Times New Roman" w:eastAsia="黑体" w:cs="Times New Roman"/>
            <w:bCs/>
            <w:color w:val="000000"/>
            <w:sz w:val="18"/>
            <w:szCs w:val="20"/>
            <w:lang w:val="en-US" w:eastAsia="zh-CN" w:bidi="ar"/>
          </w:rPr>
          <w:t>四种</w:t>
        </w:r>
      </w:ins>
      <w:ins w:id="4662" w:author="P52s" w:date="2025-12-15T12:10:16Z">
        <w:r>
          <w:rPr>
            <w:rFonts w:hint="eastAsia" w:ascii="Times New Roman" w:hAnsi="Times New Roman" w:eastAsia="黑体" w:cs="Times New Roman"/>
            <w:bCs/>
            <w:color w:val="000000"/>
            <w:sz w:val="18"/>
            <w:szCs w:val="20"/>
            <w:lang w:val="en-US" w:eastAsia="zh-CN" w:bidi="ar"/>
          </w:rPr>
          <w:t>储能</w:t>
        </w:r>
      </w:ins>
      <w:ins w:id="4663" w:author="P52s" w:date="2025-12-15T12:10:17Z">
        <w:r>
          <w:rPr>
            <w:rFonts w:hint="eastAsia" w:ascii="Times New Roman" w:hAnsi="Times New Roman" w:eastAsia="黑体" w:cs="Times New Roman"/>
            <w:bCs/>
            <w:color w:val="000000"/>
            <w:sz w:val="18"/>
            <w:szCs w:val="20"/>
            <w:lang w:val="en-US" w:eastAsia="zh-CN" w:bidi="ar"/>
          </w:rPr>
          <w:t>系统</w:t>
        </w:r>
      </w:ins>
      <w:ins w:id="4664" w:author="P52s" w:date="2025-12-15T12:37:23Z">
        <w:r>
          <w:rPr>
            <w:rFonts w:hint="eastAsia" w:ascii="Times New Roman" w:hAnsi="Times New Roman" w:eastAsia="黑体" w:cs="Times New Roman"/>
            <w:bCs/>
            <w:color w:val="000000"/>
            <w:sz w:val="18"/>
            <w:szCs w:val="20"/>
            <w:lang w:val="en-US" w:eastAsia="zh-CN" w:bidi="ar"/>
          </w:rPr>
          <w:t>放电</w:t>
        </w:r>
      </w:ins>
      <w:ins w:id="4665" w:author="P52s" w:date="2025-12-15T12:10:18Z">
        <w:r>
          <w:rPr>
            <w:rFonts w:hint="eastAsia" w:ascii="Times New Roman" w:hAnsi="Times New Roman" w:eastAsia="黑体" w:cs="Times New Roman"/>
            <w:bCs/>
            <w:color w:val="000000"/>
            <w:sz w:val="18"/>
            <w:szCs w:val="20"/>
            <w:lang w:val="en-US" w:eastAsia="zh-CN" w:bidi="ar"/>
          </w:rPr>
          <w:t>边界</w:t>
        </w:r>
      </w:ins>
      <w:ins w:id="4666" w:author="P52s" w:date="2025-12-15T12:10:19Z">
        <w:r>
          <w:rPr>
            <w:rFonts w:hint="eastAsia" w:ascii="Times New Roman" w:hAnsi="Times New Roman" w:eastAsia="黑体" w:cs="Times New Roman"/>
            <w:bCs/>
            <w:color w:val="000000"/>
            <w:sz w:val="18"/>
            <w:szCs w:val="20"/>
            <w:lang w:val="en-US" w:eastAsia="zh-CN" w:bidi="ar"/>
          </w:rPr>
          <w:t>参数</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Change w:id="4667" w:author="P52s" w:date="2025-12-15T12:29:16Z">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PrChange>
      </w:tblPr>
      <w:tblGrid>
        <w:gridCol w:w="563"/>
        <w:gridCol w:w="883"/>
        <w:gridCol w:w="794"/>
        <w:gridCol w:w="772"/>
        <w:gridCol w:w="762"/>
        <w:gridCol w:w="940"/>
        <w:gridCol w:w="752"/>
        <w:gridCol w:w="762"/>
        <w:gridCol w:w="800"/>
        <w:gridCol w:w="747"/>
        <w:gridCol w:w="747"/>
        <w:tblGridChange w:id="4668">
          <w:tblGrid>
            <w:gridCol w:w="774"/>
            <w:gridCol w:w="774"/>
            <w:gridCol w:w="774"/>
            <w:gridCol w:w="774"/>
            <w:gridCol w:w="774"/>
            <w:gridCol w:w="774"/>
            <w:gridCol w:w="774"/>
            <w:gridCol w:w="774"/>
            <w:gridCol w:w="775"/>
            <w:gridCol w:w="775"/>
            <w:gridCol w:w="775"/>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Change w:id="4670" w:author="P52s" w:date="2025-12-15T12:29:1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blPrExChange>
        </w:tblPrEx>
        <w:trPr>
          <w:ins w:id="4669" w:author="P52s" w:date="2025-12-15T11:06:00Z"/>
        </w:trPr>
        <w:tc>
          <w:tcPr>
            <w:tcW w:w="587" w:type="dxa"/>
            <w:tcBorders>
              <w:top w:val="single" w:color="auto" w:sz="4" w:space="0"/>
              <w:left w:val="nil"/>
              <w:bottom w:val="single" w:color="auto" w:sz="4" w:space="0"/>
              <w:right w:val="nil"/>
            </w:tcBorders>
            <w:tcPrChange w:id="4671" w:author="P52s" w:date="2025-12-15T12:29:16Z">
              <w:tcPr>
                <w:tcW w:w="774" w:type="dxa"/>
              </w:tcPr>
            </w:tcPrChange>
          </w:tcPr>
          <w:p>
            <w:pPr>
              <w:widowControl/>
              <w:numPr>
                <w:ilvl w:val="0"/>
                <w:numId w:val="0"/>
              </w:numPr>
              <w:spacing w:line="240" w:lineRule="auto"/>
              <w:ind w:firstLine="0" w:firstLineChars="0"/>
              <w:textAlignment w:val="center"/>
              <w:rPr>
                <w:ins w:id="4673" w:author="P52s" w:date="2025-12-15T11:06:00Z"/>
                <w:rFonts w:hint="eastAsia" w:ascii="Times New Roman" w:hAnsi="Times New Roman" w:eastAsia="宋体" w:cs="Times New Roman"/>
                <w:color w:val="000000"/>
                <w:sz w:val="21"/>
                <w:szCs w:val="24"/>
                <w:vertAlign w:val="baseline"/>
                <w:lang w:val="en-US" w:eastAsia="zh-CN" w:bidi="ar"/>
                <w:rPrChange w:id="4674" w:author="P52s" w:date="2025-12-15T12:05:03Z">
                  <w:rPr>
                    <w:ins w:id="4675" w:author="P52s" w:date="2025-12-15T11:06:00Z"/>
                    <w:rFonts w:hint="default" w:ascii="方正仿宋_GBK" w:hAnsi="方正仿宋_GBK" w:eastAsia="方正仿宋_GBK" w:cs="方正仿宋_GBK"/>
                    <w:sz w:val="24"/>
                    <w:szCs w:val="24"/>
                    <w:vertAlign w:val="baseline"/>
                    <w:lang w:val="en-US" w:eastAsia="zh-CN"/>
                  </w:rPr>
                </w:rPrChange>
              </w:rPr>
              <w:pPrChange w:id="4672" w:author="P52s" w:date="2025-12-15T12:05:24Z">
                <w:pPr>
                  <w:numPr>
                    <w:ilvl w:val="0"/>
                    <w:numId w:val="0"/>
                  </w:numPr>
                </w:pPr>
              </w:pPrChange>
            </w:pPr>
            <w:ins w:id="4676" w:author="P52s" w:date="2025-12-15T11:06:06Z">
              <w:r>
                <w:rPr>
                  <w:rFonts w:hint="eastAsia" w:ascii="Times New Roman" w:hAnsi="Times New Roman" w:eastAsia="宋体" w:cs="Times New Roman"/>
                  <w:color w:val="000000"/>
                  <w:sz w:val="21"/>
                  <w:szCs w:val="24"/>
                  <w:vertAlign w:val="baseline"/>
                  <w:lang w:val="en-US" w:eastAsia="zh-CN" w:bidi="ar"/>
                  <w:rPrChange w:id="4677" w:author="P52s" w:date="2025-12-15T12:05:03Z">
                    <w:rPr>
                      <w:rFonts w:hint="eastAsia" w:ascii="方正仿宋_GBK" w:hAnsi="方正仿宋_GBK" w:eastAsia="方正仿宋_GBK" w:cs="方正仿宋_GBK"/>
                      <w:sz w:val="24"/>
                      <w:szCs w:val="24"/>
                      <w:vertAlign w:val="baseline"/>
                      <w:lang w:val="en-US" w:eastAsia="zh-CN"/>
                    </w:rPr>
                  </w:rPrChange>
                </w:rPr>
                <w:t>序号</w:t>
              </w:r>
            </w:ins>
          </w:p>
        </w:tc>
        <w:tc>
          <w:tcPr>
            <w:tcW w:w="961" w:type="dxa"/>
            <w:tcBorders>
              <w:top w:val="single" w:color="auto" w:sz="4" w:space="0"/>
              <w:left w:val="nil"/>
              <w:bottom w:val="single" w:color="auto" w:sz="4" w:space="0"/>
              <w:right w:val="nil"/>
            </w:tcBorders>
            <w:tcPrChange w:id="4679" w:author="P52s" w:date="2025-12-15T12:29:16Z">
              <w:tcPr>
                <w:tcW w:w="774" w:type="dxa"/>
              </w:tcPr>
            </w:tcPrChange>
          </w:tcPr>
          <w:p>
            <w:pPr>
              <w:widowControl/>
              <w:numPr>
                <w:ilvl w:val="0"/>
                <w:numId w:val="0"/>
              </w:numPr>
              <w:spacing w:line="240" w:lineRule="auto"/>
              <w:ind w:firstLine="0" w:firstLineChars="0"/>
              <w:textAlignment w:val="center"/>
              <w:rPr>
                <w:ins w:id="4681" w:author="P52s" w:date="2025-12-15T11:06:00Z"/>
                <w:rFonts w:hint="eastAsia" w:ascii="Times New Roman" w:hAnsi="Times New Roman" w:eastAsia="宋体" w:cs="Times New Roman"/>
                <w:color w:val="000000"/>
                <w:sz w:val="21"/>
                <w:szCs w:val="24"/>
                <w:vertAlign w:val="baseline"/>
                <w:lang w:val="en-US" w:eastAsia="zh-CN" w:bidi="ar"/>
                <w:rPrChange w:id="4682" w:author="P52s" w:date="2025-12-15T12:05:03Z">
                  <w:rPr>
                    <w:ins w:id="4683" w:author="P52s" w:date="2025-12-15T11:06:00Z"/>
                    <w:rFonts w:hint="default" w:ascii="方正仿宋_GBK" w:hAnsi="方正仿宋_GBK" w:eastAsia="方正仿宋_GBK" w:cs="方正仿宋_GBK"/>
                    <w:sz w:val="24"/>
                    <w:szCs w:val="24"/>
                    <w:vertAlign w:val="baseline"/>
                    <w:lang w:val="en-US" w:eastAsia="zh-CN"/>
                  </w:rPr>
                </w:rPrChange>
              </w:rPr>
              <w:pPrChange w:id="4680" w:author="P52s" w:date="2025-12-15T12:05:24Z">
                <w:pPr>
                  <w:numPr>
                    <w:ilvl w:val="0"/>
                    <w:numId w:val="0"/>
                  </w:numPr>
                </w:pPr>
              </w:pPrChange>
            </w:pPr>
            <w:ins w:id="4684" w:author="P52s" w:date="2025-12-15T11:08:34Z">
              <w:r>
                <w:rPr>
                  <w:rFonts w:hint="eastAsia" w:ascii="Times New Roman" w:hAnsi="Times New Roman" w:eastAsia="宋体" w:cs="Times New Roman"/>
                  <w:color w:val="000000"/>
                  <w:sz w:val="21"/>
                  <w:szCs w:val="24"/>
                  <w:vertAlign w:val="baseline"/>
                  <w:lang w:val="en-US" w:eastAsia="zh-CN" w:bidi="ar"/>
                  <w:rPrChange w:id="4685" w:author="P52s" w:date="2025-12-15T12:05:03Z">
                    <w:rPr>
                      <w:rFonts w:hint="eastAsia" w:ascii="方正仿宋_GBK" w:hAnsi="方正仿宋_GBK" w:eastAsia="方正仿宋_GBK" w:cs="方正仿宋_GBK"/>
                      <w:sz w:val="18"/>
                      <w:szCs w:val="18"/>
                      <w:vertAlign w:val="baseline"/>
                      <w:lang w:val="en-US" w:eastAsia="zh-CN"/>
                    </w:rPr>
                  </w:rPrChange>
                </w:rPr>
                <w:t>电池</w:t>
              </w:r>
            </w:ins>
            <w:ins w:id="4687" w:author="P52s" w:date="2025-12-15T11:06:15Z">
              <w:r>
                <w:rPr>
                  <w:rFonts w:hint="eastAsia" w:ascii="Times New Roman" w:hAnsi="Times New Roman" w:eastAsia="宋体" w:cs="Times New Roman"/>
                  <w:color w:val="000000"/>
                  <w:sz w:val="21"/>
                  <w:szCs w:val="24"/>
                  <w:vertAlign w:val="baseline"/>
                  <w:lang w:val="en-US" w:eastAsia="zh-CN" w:bidi="ar"/>
                  <w:rPrChange w:id="4688" w:author="P52s" w:date="2025-12-15T12:05:03Z">
                    <w:rPr>
                      <w:rFonts w:hint="eastAsia" w:ascii="方正仿宋_GBK" w:hAnsi="方正仿宋_GBK" w:eastAsia="方正仿宋_GBK" w:cs="方正仿宋_GBK"/>
                      <w:sz w:val="24"/>
                      <w:szCs w:val="24"/>
                      <w:vertAlign w:val="baseline"/>
                      <w:lang w:val="en-US" w:eastAsia="zh-CN"/>
                    </w:rPr>
                  </w:rPrChange>
                </w:rPr>
                <w:t>类型</w:t>
              </w:r>
            </w:ins>
          </w:p>
        </w:tc>
        <w:tc>
          <w:tcPr>
            <w:tcW w:w="774" w:type="dxa"/>
            <w:tcBorders>
              <w:top w:val="single" w:color="auto" w:sz="4" w:space="0"/>
              <w:left w:val="nil"/>
              <w:bottom w:val="single" w:color="auto" w:sz="4" w:space="0"/>
              <w:right w:val="nil"/>
            </w:tcBorders>
            <w:tcPrChange w:id="4690" w:author="P52s" w:date="2025-12-15T12:29:16Z">
              <w:tcPr>
                <w:tcW w:w="774" w:type="dxa"/>
              </w:tcPr>
            </w:tcPrChange>
          </w:tcPr>
          <w:p>
            <w:pPr>
              <w:widowControl/>
              <w:numPr>
                <w:ilvl w:val="0"/>
                <w:numId w:val="0"/>
              </w:numPr>
              <w:spacing w:line="240" w:lineRule="auto"/>
              <w:ind w:firstLine="0" w:firstLineChars="0"/>
              <w:textAlignment w:val="center"/>
              <w:rPr>
                <w:ins w:id="4692" w:author="P52s" w:date="2025-12-15T11:06:00Z"/>
                <w:rFonts w:hint="default" w:ascii="Times New Roman" w:hAnsi="Times New Roman" w:eastAsia="宋体" w:cs="Times New Roman"/>
                <w:color w:val="000000"/>
                <w:sz w:val="21"/>
                <w:szCs w:val="24"/>
                <w:vertAlign w:val="baseline"/>
                <w:lang w:val="en-US" w:eastAsia="zh-CN" w:bidi="ar"/>
                <w:rPrChange w:id="4693" w:author="P52s" w:date="2025-12-15T12:05:03Z">
                  <w:rPr>
                    <w:ins w:id="4694" w:author="P52s" w:date="2025-12-15T11:06:00Z"/>
                    <w:rFonts w:hint="default" w:ascii="方正仿宋_GBK" w:hAnsi="方正仿宋_GBK" w:eastAsia="方正仿宋_GBK" w:cs="方正仿宋_GBK"/>
                    <w:sz w:val="24"/>
                    <w:szCs w:val="24"/>
                    <w:vertAlign w:val="baseline"/>
                    <w:lang w:val="en-US" w:eastAsia="zh-CN"/>
                  </w:rPr>
                </w:rPrChange>
              </w:rPr>
              <w:pPrChange w:id="4691" w:author="P52s" w:date="2025-12-15T12:05:24Z">
                <w:pPr>
                  <w:numPr>
                    <w:ilvl w:val="0"/>
                    <w:numId w:val="0"/>
                  </w:numPr>
                </w:pPr>
              </w:pPrChange>
            </w:pPr>
            <w:ins w:id="4695" w:author="P52s" w:date="2025-12-15T11:06:56Z">
              <w:r>
                <w:rPr>
                  <w:rFonts w:hint="eastAsia" w:ascii="Times New Roman" w:hAnsi="Times New Roman" w:eastAsia="宋体" w:cs="Times New Roman"/>
                  <w:color w:val="000000"/>
                  <w:sz w:val="21"/>
                  <w:szCs w:val="24"/>
                  <w:vertAlign w:val="baseline"/>
                  <w:lang w:val="en-US" w:eastAsia="zh-CN" w:bidi="ar"/>
                  <w:rPrChange w:id="4696" w:author="P52s" w:date="2025-12-15T12:05:03Z">
                    <w:rPr>
                      <w:rFonts w:hint="eastAsia" w:ascii="方正仿宋_GBK" w:hAnsi="方正仿宋_GBK" w:eastAsia="方正仿宋_GBK" w:cs="方正仿宋_GBK"/>
                      <w:sz w:val="24"/>
                      <w:szCs w:val="24"/>
                      <w:vertAlign w:val="baseline"/>
                      <w:lang w:val="en-US" w:eastAsia="zh-CN"/>
                    </w:rPr>
                  </w:rPrChange>
                </w:rPr>
                <w:t>额定</w:t>
              </w:r>
            </w:ins>
            <w:ins w:id="4698" w:author="P52s" w:date="2025-12-15T11:06:58Z">
              <w:r>
                <w:rPr>
                  <w:rFonts w:hint="eastAsia" w:ascii="Times New Roman" w:hAnsi="Times New Roman" w:eastAsia="宋体" w:cs="Times New Roman"/>
                  <w:color w:val="000000"/>
                  <w:sz w:val="21"/>
                  <w:szCs w:val="24"/>
                  <w:vertAlign w:val="baseline"/>
                  <w:lang w:val="en-US" w:eastAsia="zh-CN" w:bidi="ar"/>
                  <w:rPrChange w:id="4699" w:author="P52s" w:date="2025-12-15T12:05:03Z">
                    <w:rPr>
                      <w:rFonts w:hint="eastAsia" w:ascii="方正仿宋_GBK" w:hAnsi="方正仿宋_GBK" w:eastAsia="方正仿宋_GBK" w:cs="方正仿宋_GBK"/>
                      <w:sz w:val="24"/>
                      <w:szCs w:val="24"/>
                      <w:vertAlign w:val="baseline"/>
                      <w:lang w:val="en-US" w:eastAsia="zh-CN"/>
                    </w:rPr>
                  </w:rPrChange>
                </w:rPr>
                <w:t>能量</w:t>
              </w:r>
            </w:ins>
            <w:ins w:id="4701" w:author="P52s" w:date="2025-12-15T11:08:54Z">
              <w:r>
                <w:rPr>
                  <w:rFonts w:hint="eastAsia" w:ascii="Times New Roman" w:hAnsi="Times New Roman" w:eastAsia="宋体" w:cs="Times New Roman"/>
                  <w:color w:val="000000"/>
                  <w:sz w:val="21"/>
                  <w:szCs w:val="24"/>
                  <w:vertAlign w:val="baseline"/>
                  <w:lang w:val="en-US" w:eastAsia="zh-CN" w:bidi="ar"/>
                  <w:rPrChange w:id="4702" w:author="P52s" w:date="2025-12-15T12:05:03Z">
                    <w:rPr>
                      <w:rFonts w:hint="eastAsia" w:ascii="方正仿宋_GBK" w:hAnsi="方正仿宋_GBK" w:eastAsia="方正仿宋_GBK" w:cs="方正仿宋_GBK"/>
                      <w:sz w:val="18"/>
                      <w:szCs w:val="18"/>
                      <w:vertAlign w:val="baseline"/>
                      <w:lang w:val="en-US" w:eastAsia="zh-CN"/>
                    </w:rPr>
                  </w:rPrChange>
                </w:rPr>
                <w:t>(</w:t>
              </w:r>
            </w:ins>
            <w:ins w:id="4704" w:author="P52s" w:date="2025-12-15T11:08:55Z">
              <w:r>
                <w:rPr>
                  <w:rFonts w:hint="eastAsia" w:ascii="Times New Roman" w:hAnsi="Times New Roman" w:eastAsia="宋体" w:cs="Times New Roman"/>
                  <w:color w:val="000000"/>
                  <w:sz w:val="21"/>
                  <w:szCs w:val="24"/>
                  <w:vertAlign w:val="baseline"/>
                  <w:lang w:val="en-US" w:eastAsia="zh-CN" w:bidi="ar"/>
                  <w:rPrChange w:id="4705" w:author="P52s" w:date="2025-12-15T12:05:03Z">
                    <w:rPr>
                      <w:rFonts w:hint="eastAsia" w:ascii="方正仿宋_GBK" w:hAnsi="方正仿宋_GBK" w:eastAsia="方正仿宋_GBK" w:cs="方正仿宋_GBK"/>
                      <w:sz w:val="18"/>
                      <w:szCs w:val="18"/>
                      <w:vertAlign w:val="baseline"/>
                      <w:lang w:val="en-US" w:eastAsia="zh-CN"/>
                    </w:rPr>
                  </w:rPrChange>
                </w:rPr>
                <w:t>kWh</w:t>
              </w:r>
            </w:ins>
            <w:ins w:id="4707" w:author="P52s" w:date="2025-12-15T11:08:54Z">
              <w:r>
                <w:rPr>
                  <w:rFonts w:hint="eastAsia" w:ascii="Times New Roman" w:hAnsi="Times New Roman" w:eastAsia="宋体" w:cs="Times New Roman"/>
                  <w:color w:val="000000"/>
                  <w:sz w:val="21"/>
                  <w:szCs w:val="24"/>
                  <w:vertAlign w:val="baseline"/>
                  <w:lang w:val="en-US" w:eastAsia="zh-CN" w:bidi="ar"/>
                  <w:rPrChange w:id="470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4" w:type="dxa"/>
            <w:tcBorders>
              <w:top w:val="single" w:color="auto" w:sz="4" w:space="0"/>
              <w:left w:val="nil"/>
              <w:bottom w:val="single" w:color="auto" w:sz="4" w:space="0"/>
              <w:right w:val="nil"/>
            </w:tcBorders>
            <w:tcPrChange w:id="4710" w:author="P52s" w:date="2025-12-15T12:29:16Z">
              <w:tcPr>
                <w:tcW w:w="774" w:type="dxa"/>
              </w:tcPr>
            </w:tcPrChange>
          </w:tcPr>
          <w:p>
            <w:pPr>
              <w:widowControl/>
              <w:numPr>
                <w:ilvl w:val="0"/>
                <w:numId w:val="0"/>
              </w:numPr>
              <w:spacing w:line="240" w:lineRule="auto"/>
              <w:ind w:firstLine="0" w:firstLineChars="0"/>
              <w:textAlignment w:val="center"/>
              <w:rPr>
                <w:ins w:id="4712" w:author="P52s" w:date="2025-12-15T11:06:00Z"/>
                <w:rFonts w:hint="default" w:ascii="Times New Roman" w:hAnsi="Times New Roman" w:eastAsia="宋体" w:cs="Times New Roman"/>
                <w:color w:val="000000"/>
                <w:sz w:val="21"/>
                <w:szCs w:val="24"/>
                <w:vertAlign w:val="baseline"/>
                <w:lang w:val="en-US" w:eastAsia="zh-CN" w:bidi="ar"/>
                <w:rPrChange w:id="4713" w:author="P52s" w:date="2025-12-15T12:05:03Z">
                  <w:rPr>
                    <w:ins w:id="4714" w:author="P52s" w:date="2025-12-15T11:06:00Z"/>
                    <w:rFonts w:hint="default" w:ascii="方正仿宋_GBK" w:hAnsi="方正仿宋_GBK" w:eastAsia="方正仿宋_GBK" w:cs="方正仿宋_GBK"/>
                    <w:sz w:val="24"/>
                    <w:szCs w:val="24"/>
                    <w:vertAlign w:val="baseline"/>
                    <w:lang w:val="en-US" w:eastAsia="zh-CN"/>
                  </w:rPr>
                </w:rPrChange>
              </w:rPr>
              <w:pPrChange w:id="4711" w:author="P52s" w:date="2025-12-15T12:05:24Z">
                <w:pPr>
                  <w:numPr>
                    <w:ilvl w:val="0"/>
                    <w:numId w:val="0"/>
                  </w:numPr>
                </w:pPr>
              </w:pPrChange>
            </w:pPr>
            <w:ins w:id="4715" w:author="P52s" w:date="2025-12-15T11:07:07Z">
              <w:r>
                <w:rPr>
                  <w:rFonts w:hint="eastAsia" w:ascii="Times New Roman" w:hAnsi="Times New Roman" w:eastAsia="宋体" w:cs="Times New Roman"/>
                  <w:color w:val="000000"/>
                  <w:sz w:val="21"/>
                  <w:szCs w:val="24"/>
                  <w:vertAlign w:val="baseline"/>
                  <w:lang w:val="en-US" w:eastAsia="zh-CN" w:bidi="ar"/>
                  <w:rPrChange w:id="4716" w:author="P52s" w:date="2025-12-15T12:05:03Z">
                    <w:rPr>
                      <w:rFonts w:hint="eastAsia" w:ascii="方正仿宋_GBK" w:hAnsi="方正仿宋_GBK" w:eastAsia="方正仿宋_GBK" w:cs="方正仿宋_GBK"/>
                      <w:sz w:val="24"/>
                      <w:szCs w:val="24"/>
                      <w:vertAlign w:val="baseline"/>
                      <w:lang w:val="en-US" w:eastAsia="zh-CN"/>
                    </w:rPr>
                  </w:rPrChange>
                </w:rPr>
                <w:t>功率</w:t>
              </w:r>
            </w:ins>
            <w:ins w:id="4718" w:author="P52s" w:date="2025-12-15T11:07:09Z">
              <w:r>
                <w:rPr>
                  <w:rFonts w:hint="eastAsia" w:ascii="Times New Roman" w:hAnsi="Times New Roman" w:eastAsia="宋体" w:cs="Times New Roman"/>
                  <w:color w:val="000000"/>
                  <w:sz w:val="21"/>
                  <w:szCs w:val="24"/>
                  <w:vertAlign w:val="baseline"/>
                  <w:lang w:val="en-US" w:eastAsia="zh-CN" w:bidi="ar"/>
                  <w:rPrChange w:id="4719" w:author="P52s" w:date="2025-12-15T12:05:03Z">
                    <w:rPr>
                      <w:rFonts w:hint="eastAsia" w:ascii="方正仿宋_GBK" w:hAnsi="方正仿宋_GBK" w:eastAsia="方正仿宋_GBK" w:cs="方正仿宋_GBK"/>
                      <w:sz w:val="24"/>
                      <w:szCs w:val="24"/>
                      <w:vertAlign w:val="baseline"/>
                      <w:lang w:val="en-US" w:eastAsia="zh-CN"/>
                    </w:rPr>
                  </w:rPrChange>
                </w:rPr>
                <w:t>最小值</w:t>
              </w:r>
            </w:ins>
            <w:ins w:id="4721" w:author="P52s" w:date="2025-12-15T11:08:59Z">
              <w:r>
                <w:rPr>
                  <w:rFonts w:hint="eastAsia" w:ascii="Times New Roman" w:hAnsi="Times New Roman" w:eastAsia="宋体" w:cs="Times New Roman"/>
                  <w:color w:val="000000"/>
                  <w:sz w:val="21"/>
                  <w:szCs w:val="24"/>
                  <w:vertAlign w:val="baseline"/>
                  <w:lang w:val="en-US" w:eastAsia="zh-CN" w:bidi="ar"/>
                  <w:rPrChange w:id="4722" w:author="P52s" w:date="2025-12-15T12:05:03Z">
                    <w:rPr>
                      <w:rFonts w:hint="eastAsia" w:ascii="方正仿宋_GBK" w:hAnsi="方正仿宋_GBK" w:eastAsia="方正仿宋_GBK" w:cs="方正仿宋_GBK"/>
                      <w:sz w:val="18"/>
                      <w:szCs w:val="18"/>
                      <w:vertAlign w:val="baseline"/>
                      <w:lang w:val="en-US" w:eastAsia="zh-CN"/>
                    </w:rPr>
                  </w:rPrChange>
                </w:rPr>
                <w:t>(</w:t>
              </w:r>
            </w:ins>
            <w:ins w:id="4724" w:author="P52s" w:date="2025-12-15T11:09:00Z">
              <w:r>
                <w:rPr>
                  <w:rFonts w:hint="eastAsia" w:ascii="Times New Roman" w:hAnsi="Times New Roman" w:eastAsia="宋体" w:cs="Times New Roman"/>
                  <w:color w:val="000000"/>
                  <w:sz w:val="21"/>
                  <w:szCs w:val="24"/>
                  <w:vertAlign w:val="baseline"/>
                  <w:lang w:val="en-US" w:eastAsia="zh-CN" w:bidi="ar"/>
                  <w:rPrChange w:id="4725" w:author="P52s" w:date="2025-12-15T12:05:03Z">
                    <w:rPr>
                      <w:rFonts w:hint="eastAsia" w:ascii="方正仿宋_GBK" w:hAnsi="方正仿宋_GBK" w:eastAsia="方正仿宋_GBK" w:cs="方正仿宋_GBK"/>
                      <w:sz w:val="18"/>
                      <w:szCs w:val="18"/>
                      <w:vertAlign w:val="baseline"/>
                      <w:lang w:val="en-US" w:eastAsia="zh-CN"/>
                    </w:rPr>
                  </w:rPrChange>
                </w:rPr>
                <w:t>kW</w:t>
              </w:r>
            </w:ins>
            <w:ins w:id="4727" w:author="P52s" w:date="2025-12-15T11:08:59Z">
              <w:r>
                <w:rPr>
                  <w:rFonts w:hint="eastAsia" w:ascii="Times New Roman" w:hAnsi="Times New Roman" w:eastAsia="宋体" w:cs="Times New Roman"/>
                  <w:color w:val="000000"/>
                  <w:sz w:val="21"/>
                  <w:szCs w:val="24"/>
                  <w:vertAlign w:val="baseline"/>
                  <w:lang w:val="en-US" w:eastAsia="zh-CN" w:bidi="ar"/>
                  <w:rPrChange w:id="472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4" w:type="dxa"/>
            <w:tcBorders>
              <w:top w:val="single" w:color="auto" w:sz="4" w:space="0"/>
              <w:left w:val="nil"/>
              <w:bottom w:val="single" w:color="auto" w:sz="4" w:space="0"/>
              <w:right w:val="nil"/>
            </w:tcBorders>
            <w:tcPrChange w:id="4730" w:author="P52s" w:date="2025-12-15T12:29:16Z">
              <w:tcPr>
                <w:tcW w:w="774" w:type="dxa"/>
              </w:tcPr>
            </w:tcPrChange>
          </w:tcPr>
          <w:p>
            <w:pPr>
              <w:widowControl/>
              <w:numPr>
                <w:ilvl w:val="0"/>
                <w:numId w:val="0"/>
              </w:numPr>
              <w:spacing w:line="240" w:lineRule="auto"/>
              <w:ind w:firstLine="0" w:firstLineChars="0"/>
              <w:textAlignment w:val="center"/>
              <w:rPr>
                <w:ins w:id="4732" w:author="P52s" w:date="2025-12-15T11:06:00Z"/>
                <w:rFonts w:hint="default" w:ascii="Times New Roman" w:hAnsi="Times New Roman" w:eastAsia="宋体" w:cs="Times New Roman"/>
                <w:color w:val="000000"/>
                <w:sz w:val="21"/>
                <w:szCs w:val="24"/>
                <w:vertAlign w:val="baseline"/>
                <w:lang w:val="en-US" w:eastAsia="zh-CN" w:bidi="ar"/>
                <w:rPrChange w:id="4733" w:author="P52s" w:date="2025-12-15T12:05:03Z">
                  <w:rPr>
                    <w:ins w:id="4734" w:author="P52s" w:date="2025-12-15T11:06:00Z"/>
                    <w:rFonts w:hint="default" w:ascii="方正仿宋_GBK" w:hAnsi="方正仿宋_GBK" w:eastAsia="方正仿宋_GBK" w:cs="方正仿宋_GBK"/>
                    <w:sz w:val="24"/>
                    <w:szCs w:val="24"/>
                    <w:vertAlign w:val="baseline"/>
                    <w:lang w:val="en-US" w:eastAsia="zh-CN"/>
                  </w:rPr>
                </w:rPrChange>
              </w:rPr>
              <w:pPrChange w:id="4731" w:author="P52s" w:date="2025-12-15T12:05:24Z">
                <w:pPr>
                  <w:numPr>
                    <w:ilvl w:val="0"/>
                    <w:numId w:val="0"/>
                  </w:numPr>
                </w:pPr>
              </w:pPrChange>
            </w:pPr>
            <w:ins w:id="4735" w:author="P52s" w:date="2025-12-15T11:07:11Z">
              <w:r>
                <w:rPr>
                  <w:rFonts w:hint="eastAsia" w:ascii="Times New Roman" w:hAnsi="Times New Roman" w:eastAsia="宋体" w:cs="Times New Roman"/>
                  <w:color w:val="000000"/>
                  <w:sz w:val="21"/>
                  <w:szCs w:val="24"/>
                  <w:vertAlign w:val="baseline"/>
                  <w:lang w:val="en-US" w:eastAsia="zh-CN" w:bidi="ar"/>
                  <w:rPrChange w:id="4736" w:author="P52s" w:date="2025-12-15T12:05:03Z">
                    <w:rPr>
                      <w:rFonts w:hint="eastAsia" w:ascii="方正仿宋_GBK" w:hAnsi="方正仿宋_GBK" w:eastAsia="方正仿宋_GBK" w:cs="方正仿宋_GBK"/>
                      <w:sz w:val="24"/>
                      <w:szCs w:val="24"/>
                      <w:vertAlign w:val="baseline"/>
                      <w:lang w:val="en-US" w:eastAsia="zh-CN"/>
                    </w:rPr>
                  </w:rPrChange>
                </w:rPr>
                <w:t>功率</w:t>
              </w:r>
            </w:ins>
            <w:ins w:id="4738" w:author="P52s" w:date="2025-12-15T11:07:13Z">
              <w:r>
                <w:rPr>
                  <w:rFonts w:hint="eastAsia" w:ascii="Times New Roman" w:hAnsi="Times New Roman" w:eastAsia="宋体" w:cs="Times New Roman"/>
                  <w:color w:val="000000"/>
                  <w:sz w:val="21"/>
                  <w:szCs w:val="24"/>
                  <w:vertAlign w:val="baseline"/>
                  <w:lang w:val="en-US" w:eastAsia="zh-CN" w:bidi="ar"/>
                  <w:rPrChange w:id="4739" w:author="P52s" w:date="2025-12-15T12:05:03Z">
                    <w:rPr>
                      <w:rFonts w:hint="eastAsia" w:ascii="方正仿宋_GBK" w:hAnsi="方正仿宋_GBK" w:eastAsia="方正仿宋_GBK" w:cs="方正仿宋_GBK"/>
                      <w:sz w:val="24"/>
                      <w:szCs w:val="24"/>
                      <w:vertAlign w:val="baseline"/>
                      <w:lang w:val="en-US" w:eastAsia="zh-CN"/>
                    </w:rPr>
                  </w:rPrChange>
                </w:rPr>
                <w:t>最大值</w:t>
              </w:r>
            </w:ins>
            <w:ins w:id="4741" w:author="P52s" w:date="2025-12-15T11:09:03Z">
              <w:r>
                <w:rPr>
                  <w:rFonts w:hint="eastAsia" w:ascii="Times New Roman" w:hAnsi="Times New Roman" w:eastAsia="宋体" w:cs="Times New Roman"/>
                  <w:color w:val="000000"/>
                  <w:sz w:val="21"/>
                  <w:szCs w:val="24"/>
                  <w:vertAlign w:val="baseline"/>
                  <w:lang w:val="en-US" w:eastAsia="zh-CN" w:bidi="ar"/>
                  <w:rPrChange w:id="4742" w:author="P52s" w:date="2025-12-15T12:05:03Z">
                    <w:rPr>
                      <w:rFonts w:hint="eastAsia" w:ascii="方正仿宋_GBK" w:hAnsi="方正仿宋_GBK" w:eastAsia="方正仿宋_GBK" w:cs="方正仿宋_GBK"/>
                      <w:sz w:val="18"/>
                      <w:szCs w:val="18"/>
                      <w:vertAlign w:val="baseline"/>
                      <w:lang w:val="en-US" w:eastAsia="zh-CN"/>
                    </w:rPr>
                  </w:rPrChange>
                </w:rPr>
                <w:t>(</w:t>
              </w:r>
            </w:ins>
            <w:ins w:id="4744" w:author="P52s" w:date="2025-12-15T11:09:04Z">
              <w:r>
                <w:rPr>
                  <w:rFonts w:hint="eastAsia" w:ascii="Times New Roman" w:hAnsi="Times New Roman" w:eastAsia="宋体" w:cs="Times New Roman"/>
                  <w:color w:val="000000"/>
                  <w:sz w:val="21"/>
                  <w:szCs w:val="24"/>
                  <w:vertAlign w:val="baseline"/>
                  <w:lang w:val="en-US" w:eastAsia="zh-CN" w:bidi="ar"/>
                  <w:rPrChange w:id="4745" w:author="P52s" w:date="2025-12-15T12:05:03Z">
                    <w:rPr>
                      <w:rFonts w:hint="eastAsia" w:ascii="方正仿宋_GBK" w:hAnsi="方正仿宋_GBK" w:eastAsia="方正仿宋_GBK" w:cs="方正仿宋_GBK"/>
                      <w:sz w:val="18"/>
                      <w:szCs w:val="18"/>
                      <w:vertAlign w:val="baseline"/>
                      <w:lang w:val="en-US" w:eastAsia="zh-CN"/>
                    </w:rPr>
                  </w:rPrChange>
                </w:rPr>
                <w:t>kW</w:t>
              </w:r>
            </w:ins>
            <w:ins w:id="4747" w:author="P52s" w:date="2025-12-15T11:09:03Z">
              <w:r>
                <w:rPr>
                  <w:rFonts w:hint="eastAsia" w:ascii="Times New Roman" w:hAnsi="Times New Roman" w:eastAsia="宋体" w:cs="Times New Roman"/>
                  <w:color w:val="000000"/>
                  <w:sz w:val="21"/>
                  <w:szCs w:val="24"/>
                  <w:vertAlign w:val="baseline"/>
                  <w:lang w:val="en-US" w:eastAsia="zh-CN" w:bidi="ar"/>
                  <w:rPrChange w:id="474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4" w:type="dxa"/>
            <w:tcBorders>
              <w:top w:val="single" w:color="auto" w:sz="4" w:space="0"/>
              <w:left w:val="nil"/>
              <w:bottom w:val="single" w:color="auto" w:sz="4" w:space="0"/>
              <w:right w:val="nil"/>
            </w:tcBorders>
            <w:tcPrChange w:id="4750" w:author="P52s" w:date="2025-12-15T12:29:16Z">
              <w:tcPr>
                <w:tcW w:w="774" w:type="dxa"/>
              </w:tcPr>
            </w:tcPrChange>
          </w:tcPr>
          <w:p>
            <w:pPr>
              <w:widowControl/>
              <w:numPr>
                <w:ilvl w:val="0"/>
                <w:numId w:val="0"/>
              </w:numPr>
              <w:spacing w:line="240" w:lineRule="auto"/>
              <w:ind w:firstLine="0" w:firstLineChars="0"/>
              <w:textAlignment w:val="center"/>
              <w:rPr>
                <w:ins w:id="4752" w:author="P52s" w:date="2025-12-15T11:06:00Z"/>
                <w:rFonts w:hint="default" w:ascii="Times New Roman" w:hAnsi="Times New Roman" w:eastAsia="宋体" w:cs="Times New Roman"/>
                <w:color w:val="000000"/>
                <w:sz w:val="21"/>
                <w:szCs w:val="24"/>
                <w:vertAlign w:val="baseline"/>
                <w:lang w:val="en-US" w:eastAsia="zh-CN" w:bidi="ar"/>
                <w:rPrChange w:id="4753" w:author="P52s" w:date="2025-12-15T12:05:03Z">
                  <w:rPr>
                    <w:ins w:id="4754" w:author="P52s" w:date="2025-12-15T11:06:00Z"/>
                    <w:rFonts w:hint="default" w:ascii="方正仿宋_GBK" w:hAnsi="方正仿宋_GBK" w:eastAsia="方正仿宋_GBK" w:cs="方正仿宋_GBK"/>
                    <w:sz w:val="24"/>
                    <w:szCs w:val="24"/>
                    <w:vertAlign w:val="baseline"/>
                    <w:lang w:val="en-US" w:eastAsia="zh-CN"/>
                  </w:rPr>
                </w:rPrChange>
              </w:rPr>
              <w:pPrChange w:id="4751" w:author="P52s" w:date="2025-12-15T12:05:24Z">
                <w:pPr>
                  <w:numPr>
                    <w:ilvl w:val="0"/>
                    <w:numId w:val="0"/>
                  </w:numPr>
                </w:pPr>
              </w:pPrChange>
            </w:pPr>
            <w:ins w:id="4755" w:author="P52s" w:date="2025-12-15T11:07:18Z">
              <w:r>
                <w:rPr>
                  <w:rFonts w:hint="eastAsia" w:ascii="Times New Roman" w:hAnsi="Times New Roman" w:eastAsia="宋体" w:cs="Times New Roman"/>
                  <w:color w:val="000000"/>
                  <w:sz w:val="21"/>
                  <w:szCs w:val="24"/>
                  <w:vertAlign w:val="baseline"/>
                  <w:lang w:val="en-US" w:eastAsia="zh-CN" w:bidi="ar"/>
                  <w:rPrChange w:id="4756" w:author="P52s" w:date="2025-12-15T12:05:03Z">
                    <w:rPr>
                      <w:rFonts w:hint="eastAsia" w:ascii="方正仿宋_GBK" w:hAnsi="方正仿宋_GBK" w:eastAsia="方正仿宋_GBK" w:cs="方正仿宋_GBK"/>
                      <w:sz w:val="24"/>
                      <w:szCs w:val="24"/>
                      <w:vertAlign w:val="baseline"/>
                      <w:lang w:val="en-US" w:eastAsia="zh-CN"/>
                    </w:rPr>
                  </w:rPrChange>
                </w:rPr>
                <w:t>当前</w:t>
              </w:r>
            </w:ins>
            <w:ins w:id="4758" w:author="P52s" w:date="2025-12-15T11:07:20Z">
              <w:r>
                <w:rPr>
                  <w:rFonts w:hint="eastAsia" w:ascii="Times New Roman" w:hAnsi="Times New Roman" w:eastAsia="宋体" w:cs="Times New Roman"/>
                  <w:color w:val="000000"/>
                  <w:sz w:val="21"/>
                  <w:szCs w:val="24"/>
                  <w:vertAlign w:val="baseline"/>
                  <w:lang w:val="en-US" w:eastAsia="zh-CN" w:bidi="ar"/>
                  <w:rPrChange w:id="4759" w:author="P52s" w:date="2025-12-15T12:05:03Z">
                    <w:rPr>
                      <w:rFonts w:hint="eastAsia" w:ascii="方正仿宋_GBK" w:hAnsi="方正仿宋_GBK" w:eastAsia="方正仿宋_GBK" w:cs="方正仿宋_GBK"/>
                      <w:sz w:val="24"/>
                      <w:szCs w:val="24"/>
                      <w:vertAlign w:val="baseline"/>
                      <w:lang w:val="en-US" w:eastAsia="zh-CN"/>
                    </w:rPr>
                  </w:rPrChange>
                </w:rPr>
                <w:t>SOC</w:t>
              </w:r>
            </w:ins>
            <w:ins w:id="4761" w:author="P52s" w:date="2025-12-15T11:09:08Z">
              <w:r>
                <w:rPr>
                  <w:rFonts w:hint="eastAsia" w:ascii="Times New Roman" w:hAnsi="Times New Roman" w:eastAsia="宋体" w:cs="Times New Roman"/>
                  <w:color w:val="000000"/>
                  <w:sz w:val="21"/>
                  <w:szCs w:val="24"/>
                  <w:vertAlign w:val="baseline"/>
                  <w:lang w:val="en-US" w:eastAsia="zh-CN" w:bidi="ar"/>
                  <w:rPrChange w:id="4762" w:author="P52s" w:date="2025-12-15T12:05:03Z">
                    <w:rPr>
                      <w:rFonts w:hint="eastAsia" w:ascii="方正仿宋_GBK" w:hAnsi="方正仿宋_GBK" w:eastAsia="方正仿宋_GBK" w:cs="方正仿宋_GBK"/>
                      <w:sz w:val="18"/>
                      <w:szCs w:val="18"/>
                      <w:vertAlign w:val="baseline"/>
                      <w:lang w:val="en-US" w:eastAsia="zh-CN"/>
                    </w:rPr>
                  </w:rPrChange>
                </w:rPr>
                <w:t>(</w:t>
              </w:r>
            </w:ins>
            <w:ins w:id="4764" w:author="P52s" w:date="2025-12-15T11:09:09Z">
              <w:r>
                <w:rPr>
                  <w:rFonts w:hint="eastAsia" w:ascii="Times New Roman" w:hAnsi="Times New Roman" w:eastAsia="宋体" w:cs="Times New Roman"/>
                  <w:color w:val="000000"/>
                  <w:sz w:val="21"/>
                  <w:szCs w:val="24"/>
                  <w:vertAlign w:val="baseline"/>
                  <w:lang w:val="en-US" w:eastAsia="zh-CN" w:bidi="ar"/>
                  <w:rPrChange w:id="4765" w:author="P52s" w:date="2025-12-15T12:05:03Z">
                    <w:rPr>
                      <w:rFonts w:hint="eastAsia" w:ascii="方正仿宋_GBK" w:hAnsi="方正仿宋_GBK" w:eastAsia="方正仿宋_GBK" w:cs="方正仿宋_GBK"/>
                      <w:sz w:val="18"/>
                      <w:szCs w:val="18"/>
                      <w:vertAlign w:val="baseline"/>
                      <w:lang w:val="en-US" w:eastAsia="zh-CN"/>
                    </w:rPr>
                  </w:rPrChange>
                </w:rPr>
                <w:t>%</w:t>
              </w:r>
            </w:ins>
            <w:ins w:id="4767" w:author="P52s" w:date="2025-12-15T11:09:08Z">
              <w:r>
                <w:rPr>
                  <w:rFonts w:hint="eastAsia" w:ascii="Times New Roman" w:hAnsi="Times New Roman" w:eastAsia="宋体" w:cs="Times New Roman"/>
                  <w:color w:val="000000"/>
                  <w:sz w:val="21"/>
                  <w:szCs w:val="24"/>
                  <w:vertAlign w:val="baseline"/>
                  <w:lang w:val="en-US" w:eastAsia="zh-CN" w:bidi="ar"/>
                  <w:rPrChange w:id="476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4" w:type="dxa"/>
            <w:tcBorders>
              <w:top w:val="single" w:color="auto" w:sz="4" w:space="0"/>
              <w:left w:val="nil"/>
              <w:bottom w:val="single" w:color="auto" w:sz="4" w:space="0"/>
              <w:right w:val="nil"/>
            </w:tcBorders>
            <w:tcPrChange w:id="4770" w:author="P52s" w:date="2025-12-15T12:29:16Z">
              <w:tcPr>
                <w:tcW w:w="774" w:type="dxa"/>
              </w:tcPr>
            </w:tcPrChange>
          </w:tcPr>
          <w:p>
            <w:pPr>
              <w:widowControl/>
              <w:numPr>
                <w:ilvl w:val="0"/>
                <w:numId w:val="0"/>
              </w:numPr>
              <w:spacing w:line="240" w:lineRule="auto"/>
              <w:ind w:firstLine="0" w:firstLineChars="0"/>
              <w:textAlignment w:val="center"/>
              <w:rPr>
                <w:ins w:id="4772" w:author="P52s" w:date="2025-12-15T11:06:00Z"/>
                <w:rFonts w:hint="default" w:ascii="Times New Roman" w:hAnsi="Times New Roman" w:eastAsia="宋体" w:cs="Times New Roman"/>
                <w:color w:val="000000"/>
                <w:sz w:val="21"/>
                <w:szCs w:val="24"/>
                <w:vertAlign w:val="baseline"/>
                <w:lang w:val="en-US" w:eastAsia="zh-CN" w:bidi="ar"/>
                <w:rPrChange w:id="4773" w:author="P52s" w:date="2025-12-15T12:05:03Z">
                  <w:rPr>
                    <w:ins w:id="4774" w:author="P52s" w:date="2025-12-15T11:06:00Z"/>
                    <w:rFonts w:hint="default" w:ascii="方正仿宋_GBK" w:hAnsi="方正仿宋_GBK" w:eastAsia="方正仿宋_GBK" w:cs="方正仿宋_GBK"/>
                    <w:sz w:val="24"/>
                    <w:szCs w:val="24"/>
                    <w:vertAlign w:val="baseline"/>
                    <w:lang w:val="en-US" w:eastAsia="zh-CN"/>
                  </w:rPr>
                </w:rPrChange>
              </w:rPr>
              <w:pPrChange w:id="4771" w:author="P52s" w:date="2025-12-15T12:05:24Z">
                <w:pPr>
                  <w:numPr>
                    <w:ilvl w:val="0"/>
                    <w:numId w:val="0"/>
                  </w:numPr>
                </w:pPr>
              </w:pPrChange>
            </w:pPr>
            <w:ins w:id="4775" w:author="P52s" w:date="2025-12-15T11:07:25Z">
              <w:r>
                <w:rPr>
                  <w:rFonts w:hint="eastAsia" w:ascii="Times New Roman" w:hAnsi="Times New Roman" w:eastAsia="宋体" w:cs="Times New Roman"/>
                  <w:color w:val="000000"/>
                  <w:sz w:val="21"/>
                  <w:szCs w:val="24"/>
                  <w:vertAlign w:val="baseline"/>
                  <w:lang w:val="en-US" w:eastAsia="zh-CN" w:bidi="ar"/>
                  <w:rPrChange w:id="4776" w:author="P52s" w:date="2025-12-15T12:05:03Z">
                    <w:rPr>
                      <w:rFonts w:hint="eastAsia" w:ascii="方正仿宋_GBK" w:hAnsi="方正仿宋_GBK" w:eastAsia="方正仿宋_GBK" w:cs="方正仿宋_GBK"/>
                      <w:sz w:val="24"/>
                      <w:szCs w:val="24"/>
                      <w:vertAlign w:val="baseline"/>
                      <w:lang w:val="en-US" w:eastAsia="zh-CN"/>
                    </w:rPr>
                  </w:rPrChange>
                </w:rPr>
                <w:t>SOC</w:t>
              </w:r>
            </w:ins>
            <w:ins w:id="4778" w:author="P52s" w:date="2025-12-15T11:07:34Z">
              <w:r>
                <w:rPr>
                  <w:rFonts w:hint="eastAsia" w:ascii="Times New Roman" w:hAnsi="Times New Roman" w:eastAsia="宋体" w:cs="Times New Roman"/>
                  <w:color w:val="000000"/>
                  <w:sz w:val="21"/>
                  <w:szCs w:val="24"/>
                  <w:vertAlign w:val="baseline"/>
                  <w:lang w:val="en-US" w:eastAsia="zh-CN" w:bidi="ar"/>
                  <w:rPrChange w:id="4779" w:author="P52s" w:date="2025-12-15T12:05:03Z">
                    <w:rPr>
                      <w:rFonts w:hint="eastAsia" w:ascii="方正仿宋_GBK" w:hAnsi="方正仿宋_GBK" w:eastAsia="方正仿宋_GBK" w:cs="方正仿宋_GBK"/>
                      <w:sz w:val="24"/>
                      <w:szCs w:val="24"/>
                      <w:vertAlign w:val="baseline"/>
                      <w:lang w:val="en-US" w:eastAsia="zh-CN"/>
                    </w:rPr>
                  </w:rPrChange>
                </w:rPr>
                <w:t>最小值</w:t>
              </w:r>
            </w:ins>
            <w:ins w:id="4781" w:author="P52s" w:date="2025-12-15T11:09:12Z">
              <w:r>
                <w:rPr>
                  <w:rFonts w:hint="eastAsia" w:ascii="Times New Roman" w:hAnsi="Times New Roman" w:eastAsia="宋体" w:cs="Times New Roman"/>
                  <w:color w:val="000000"/>
                  <w:sz w:val="21"/>
                  <w:szCs w:val="24"/>
                  <w:vertAlign w:val="baseline"/>
                  <w:lang w:val="en-US" w:eastAsia="zh-CN" w:bidi="ar"/>
                  <w:rPrChange w:id="4782" w:author="P52s" w:date="2025-12-15T12:05:03Z">
                    <w:rPr>
                      <w:rFonts w:hint="eastAsia" w:ascii="方正仿宋_GBK" w:hAnsi="方正仿宋_GBK" w:eastAsia="方正仿宋_GBK" w:cs="方正仿宋_GBK"/>
                      <w:sz w:val="18"/>
                      <w:szCs w:val="18"/>
                      <w:vertAlign w:val="baseline"/>
                      <w:lang w:val="en-US" w:eastAsia="zh-CN"/>
                    </w:rPr>
                  </w:rPrChange>
                </w:rPr>
                <w:t>(</w:t>
              </w:r>
            </w:ins>
            <w:ins w:id="4784" w:author="P52s" w:date="2025-12-15T11:09:14Z">
              <w:r>
                <w:rPr>
                  <w:rFonts w:hint="eastAsia" w:ascii="Times New Roman" w:hAnsi="Times New Roman" w:eastAsia="宋体" w:cs="Times New Roman"/>
                  <w:color w:val="000000"/>
                  <w:sz w:val="21"/>
                  <w:szCs w:val="24"/>
                  <w:vertAlign w:val="baseline"/>
                  <w:lang w:val="en-US" w:eastAsia="zh-CN" w:bidi="ar"/>
                  <w:rPrChange w:id="4785" w:author="P52s" w:date="2025-12-15T12:05:03Z">
                    <w:rPr>
                      <w:rFonts w:hint="eastAsia" w:ascii="方正仿宋_GBK" w:hAnsi="方正仿宋_GBK" w:eastAsia="方正仿宋_GBK" w:cs="方正仿宋_GBK"/>
                      <w:sz w:val="18"/>
                      <w:szCs w:val="18"/>
                      <w:vertAlign w:val="baseline"/>
                      <w:lang w:val="en-US" w:eastAsia="zh-CN"/>
                    </w:rPr>
                  </w:rPrChange>
                </w:rPr>
                <w:t>%</w:t>
              </w:r>
            </w:ins>
            <w:ins w:id="4787" w:author="P52s" w:date="2025-12-15T11:09:12Z">
              <w:r>
                <w:rPr>
                  <w:rFonts w:hint="eastAsia" w:ascii="Times New Roman" w:hAnsi="Times New Roman" w:eastAsia="宋体" w:cs="Times New Roman"/>
                  <w:color w:val="000000"/>
                  <w:sz w:val="21"/>
                  <w:szCs w:val="24"/>
                  <w:vertAlign w:val="baseline"/>
                  <w:lang w:val="en-US" w:eastAsia="zh-CN" w:bidi="ar"/>
                  <w:rPrChange w:id="478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4" w:type="dxa"/>
            <w:tcBorders>
              <w:top w:val="single" w:color="auto" w:sz="4" w:space="0"/>
              <w:left w:val="nil"/>
              <w:bottom w:val="single" w:color="auto" w:sz="4" w:space="0"/>
              <w:right w:val="nil"/>
            </w:tcBorders>
            <w:tcPrChange w:id="4790" w:author="P52s" w:date="2025-12-15T12:29:16Z">
              <w:tcPr>
                <w:tcW w:w="774" w:type="dxa"/>
              </w:tcPr>
            </w:tcPrChange>
          </w:tcPr>
          <w:p>
            <w:pPr>
              <w:widowControl/>
              <w:numPr>
                <w:ilvl w:val="0"/>
                <w:numId w:val="0"/>
              </w:numPr>
              <w:spacing w:line="240" w:lineRule="auto"/>
              <w:ind w:firstLine="0" w:firstLineChars="0"/>
              <w:textAlignment w:val="center"/>
              <w:rPr>
                <w:ins w:id="4792" w:author="P52s" w:date="2025-12-15T11:06:00Z"/>
                <w:rFonts w:hint="default" w:ascii="Times New Roman" w:hAnsi="Times New Roman" w:eastAsia="宋体" w:cs="Times New Roman"/>
                <w:color w:val="000000"/>
                <w:sz w:val="21"/>
                <w:szCs w:val="24"/>
                <w:vertAlign w:val="baseline"/>
                <w:lang w:val="en-US" w:eastAsia="zh-CN" w:bidi="ar"/>
                <w:rPrChange w:id="4793" w:author="P52s" w:date="2025-12-15T12:05:03Z">
                  <w:rPr>
                    <w:ins w:id="4794" w:author="P52s" w:date="2025-12-15T11:06:00Z"/>
                    <w:rFonts w:hint="default" w:ascii="方正仿宋_GBK" w:hAnsi="方正仿宋_GBK" w:eastAsia="方正仿宋_GBK" w:cs="方正仿宋_GBK"/>
                    <w:sz w:val="24"/>
                    <w:szCs w:val="24"/>
                    <w:vertAlign w:val="baseline"/>
                    <w:lang w:val="en-US" w:eastAsia="zh-CN"/>
                  </w:rPr>
                </w:rPrChange>
              </w:rPr>
              <w:pPrChange w:id="4791" w:author="P52s" w:date="2025-12-15T12:05:24Z">
                <w:pPr>
                  <w:numPr>
                    <w:ilvl w:val="0"/>
                    <w:numId w:val="0"/>
                  </w:numPr>
                </w:pPr>
              </w:pPrChange>
            </w:pPr>
            <w:ins w:id="4795" w:author="P52s" w:date="2025-12-15T11:07:35Z">
              <w:r>
                <w:rPr>
                  <w:rFonts w:hint="eastAsia" w:ascii="Times New Roman" w:hAnsi="Times New Roman" w:eastAsia="宋体" w:cs="Times New Roman"/>
                  <w:color w:val="000000"/>
                  <w:sz w:val="21"/>
                  <w:szCs w:val="24"/>
                  <w:vertAlign w:val="baseline"/>
                  <w:lang w:val="en-US" w:eastAsia="zh-CN" w:bidi="ar"/>
                  <w:rPrChange w:id="4796" w:author="P52s" w:date="2025-12-15T12:05:03Z">
                    <w:rPr>
                      <w:rFonts w:hint="eastAsia" w:ascii="方正仿宋_GBK" w:hAnsi="方正仿宋_GBK" w:eastAsia="方正仿宋_GBK" w:cs="方正仿宋_GBK"/>
                      <w:sz w:val="24"/>
                      <w:szCs w:val="24"/>
                      <w:vertAlign w:val="baseline"/>
                      <w:lang w:val="en-US" w:eastAsia="zh-CN"/>
                    </w:rPr>
                  </w:rPrChange>
                </w:rPr>
                <w:t>SOC</w:t>
              </w:r>
            </w:ins>
            <w:ins w:id="4798" w:author="P52s" w:date="2025-12-15T11:07:37Z">
              <w:r>
                <w:rPr>
                  <w:rFonts w:hint="eastAsia" w:ascii="Times New Roman" w:hAnsi="Times New Roman" w:eastAsia="宋体" w:cs="Times New Roman"/>
                  <w:color w:val="000000"/>
                  <w:sz w:val="21"/>
                  <w:szCs w:val="24"/>
                  <w:vertAlign w:val="baseline"/>
                  <w:lang w:val="en-US" w:eastAsia="zh-CN" w:bidi="ar"/>
                  <w:rPrChange w:id="4799" w:author="P52s" w:date="2025-12-15T12:05:03Z">
                    <w:rPr>
                      <w:rFonts w:hint="eastAsia" w:ascii="方正仿宋_GBK" w:hAnsi="方正仿宋_GBK" w:eastAsia="方正仿宋_GBK" w:cs="方正仿宋_GBK"/>
                      <w:sz w:val="24"/>
                      <w:szCs w:val="24"/>
                      <w:vertAlign w:val="baseline"/>
                      <w:lang w:val="en-US" w:eastAsia="zh-CN"/>
                    </w:rPr>
                  </w:rPrChange>
                </w:rPr>
                <w:t>最大值</w:t>
              </w:r>
            </w:ins>
            <w:ins w:id="4801" w:author="P52s" w:date="2025-12-15T11:09:17Z">
              <w:r>
                <w:rPr>
                  <w:rFonts w:hint="eastAsia" w:ascii="Times New Roman" w:hAnsi="Times New Roman" w:eastAsia="宋体" w:cs="Times New Roman"/>
                  <w:color w:val="000000"/>
                  <w:sz w:val="21"/>
                  <w:szCs w:val="24"/>
                  <w:vertAlign w:val="baseline"/>
                  <w:lang w:val="en-US" w:eastAsia="zh-CN" w:bidi="ar"/>
                  <w:rPrChange w:id="4802" w:author="P52s" w:date="2025-12-15T12:05:03Z">
                    <w:rPr>
                      <w:rFonts w:hint="eastAsia" w:ascii="方正仿宋_GBK" w:hAnsi="方正仿宋_GBK" w:eastAsia="方正仿宋_GBK" w:cs="方正仿宋_GBK"/>
                      <w:sz w:val="18"/>
                      <w:szCs w:val="18"/>
                      <w:vertAlign w:val="baseline"/>
                      <w:lang w:val="en-US" w:eastAsia="zh-CN"/>
                    </w:rPr>
                  </w:rPrChange>
                </w:rPr>
                <w:t>(</w:t>
              </w:r>
            </w:ins>
            <w:ins w:id="4804" w:author="P52s" w:date="2025-12-15T11:09:18Z">
              <w:r>
                <w:rPr>
                  <w:rFonts w:hint="eastAsia" w:ascii="Times New Roman" w:hAnsi="Times New Roman" w:eastAsia="宋体" w:cs="Times New Roman"/>
                  <w:color w:val="000000"/>
                  <w:sz w:val="21"/>
                  <w:szCs w:val="24"/>
                  <w:vertAlign w:val="baseline"/>
                  <w:lang w:val="en-US" w:eastAsia="zh-CN" w:bidi="ar"/>
                  <w:rPrChange w:id="4805" w:author="P52s" w:date="2025-12-15T12:05:03Z">
                    <w:rPr>
                      <w:rFonts w:hint="eastAsia" w:ascii="方正仿宋_GBK" w:hAnsi="方正仿宋_GBK" w:eastAsia="方正仿宋_GBK" w:cs="方正仿宋_GBK"/>
                      <w:sz w:val="18"/>
                      <w:szCs w:val="18"/>
                      <w:vertAlign w:val="baseline"/>
                      <w:lang w:val="en-US" w:eastAsia="zh-CN"/>
                    </w:rPr>
                  </w:rPrChange>
                </w:rPr>
                <w:t>%</w:t>
              </w:r>
            </w:ins>
            <w:ins w:id="4807" w:author="P52s" w:date="2025-12-15T11:09:17Z">
              <w:r>
                <w:rPr>
                  <w:rFonts w:hint="eastAsia" w:ascii="Times New Roman" w:hAnsi="Times New Roman" w:eastAsia="宋体" w:cs="Times New Roman"/>
                  <w:color w:val="000000"/>
                  <w:sz w:val="21"/>
                  <w:szCs w:val="24"/>
                  <w:vertAlign w:val="baseline"/>
                  <w:lang w:val="en-US" w:eastAsia="zh-CN" w:bidi="ar"/>
                  <w:rPrChange w:id="4808"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5" w:type="dxa"/>
            <w:tcBorders>
              <w:top w:val="single" w:color="auto" w:sz="4" w:space="0"/>
              <w:left w:val="nil"/>
              <w:bottom w:val="single" w:color="auto" w:sz="4" w:space="0"/>
              <w:right w:val="nil"/>
            </w:tcBorders>
            <w:tcPrChange w:id="4810" w:author="P52s" w:date="2025-12-15T12:29:16Z">
              <w:tcPr>
                <w:tcW w:w="775" w:type="dxa"/>
              </w:tcPr>
            </w:tcPrChange>
          </w:tcPr>
          <w:p>
            <w:pPr>
              <w:widowControl/>
              <w:numPr>
                <w:ilvl w:val="0"/>
                <w:numId w:val="0"/>
              </w:numPr>
              <w:spacing w:line="240" w:lineRule="auto"/>
              <w:ind w:firstLine="0" w:firstLineChars="0"/>
              <w:textAlignment w:val="center"/>
              <w:rPr>
                <w:ins w:id="4812" w:author="P52s" w:date="2025-12-15T11:06:00Z"/>
                <w:rFonts w:hint="default" w:ascii="Times New Roman" w:hAnsi="Times New Roman" w:eastAsia="宋体" w:cs="Times New Roman"/>
                <w:color w:val="000000"/>
                <w:sz w:val="21"/>
                <w:szCs w:val="24"/>
                <w:vertAlign w:val="baseline"/>
                <w:lang w:val="en-US" w:eastAsia="zh-CN" w:bidi="ar"/>
                <w:rPrChange w:id="4813" w:author="P52s" w:date="2025-12-15T12:05:03Z">
                  <w:rPr>
                    <w:ins w:id="4814" w:author="P52s" w:date="2025-12-15T11:06:00Z"/>
                    <w:rFonts w:hint="default" w:ascii="方正仿宋_GBK" w:hAnsi="方正仿宋_GBK" w:eastAsia="方正仿宋_GBK" w:cs="方正仿宋_GBK"/>
                    <w:sz w:val="24"/>
                    <w:szCs w:val="24"/>
                    <w:vertAlign w:val="baseline"/>
                    <w:lang w:val="en-US" w:eastAsia="zh-CN"/>
                  </w:rPr>
                </w:rPrChange>
              </w:rPr>
              <w:pPrChange w:id="4811" w:author="P52s" w:date="2025-12-15T12:05:24Z">
                <w:pPr>
                  <w:numPr>
                    <w:ilvl w:val="0"/>
                    <w:numId w:val="0"/>
                  </w:numPr>
                </w:pPr>
              </w:pPrChange>
            </w:pPr>
            <w:ins w:id="4815" w:author="P52s" w:date="2025-12-15T11:07:42Z">
              <w:r>
                <w:rPr>
                  <w:rFonts w:hint="eastAsia" w:ascii="Times New Roman" w:hAnsi="Times New Roman" w:eastAsia="宋体" w:cs="Times New Roman"/>
                  <w:color w:val="000000"/>
                  <w:sz w:val="21"/>
                  <w:szCs w:val="24"/>
                  <w:vertAlign w:val="baseline"/>
                  <w:lang w:val="en-US" w:eastAsia="zh-CN" w:bidi="ar"/>
                  <w:rPrChange w:id="4816" w:author="P52s" w:date="2025-12-15T12:05:03Z">
                    <w:rPr>
                      <w:rFonts w:hint="eastAsia" w:ascii="方正仿宋_GBK" w:hAnsi="方正仿宋_GBK" w:eastAsia="方正仿宋_GBK" w:cs="方正仿宋_GBK"/>
                      <w:sz w:val="24"/>
                      <w:szCs w:val="24"/>
                      <w:vertAlign w:val="baseline"/>
                      <w:lang w:val="en-US" w:eastAsia="zh-CN"/>
                    </w:rPr>
                  </w:rPrChange>
                </w:rPr>
                <w:t>功率</w:t>
              </w:r>
            </w:ins>
            <w:ins w:id="4818" w:author="P52s" w:date="2025-12-15T11:07:46Z">
              <w:r>
                <w:rPr>
                  <w:rFonts w:hint="eastAsia" w:ascii="Times New Roman" w:hAnsi="Times New Roman" w:eastAsia="宋体" w:cs="Times New Roman"/>
                  <w:color w:val="000000"/>
                  <w:sz w:val="21"/>
                  <w:szCs w:val="24"/>
                  <w:vertAlign w:val="baseline"/>
                  <w:lang w:val="en-US" w:eastAsia="zh-CN" w:bidi="ar"/>
                  <w:rPrChange w:id="4819" w:author="P52s" w:date="2025-12-15T12:05:03Z">
                    <w:rPr>
                      <w:rFonts w:hint="eastAsia" w:ascii="方正仿宋_GBK" w:hAnsi="方正仿宋_GBK" w:eastAsia="方正仿宋_GBK" w:cs="方正仿宋_GBK"/>
                      <w:sz w:val="24"/>
                      <w:szCs w:val="24"/>
                      <w:vertAlign w:val="baseline"/>
                      <w:lang w:val="en-US" w:eastAsia="zh-CN"/>
                    </w:rPr>
                  </w:rPrChange>
                </w:rPr>
                <w:t>变化率</w:t>
              </w:r>
            </w:ins>
            <w:ins w:id="4821" w:author="P52s" w:date="2025-12-15T11:07:51Z">
              <w:r>
                <w:rPr>
                  <w:rFonts w:hint="eastAsia" w:ascii="Times New Roman" w:hAnsi="Times New Roman" w:eastAsia="宋体" w:cs="Times New Roman"/>
                  <w:color w:val="000000"/>
                  <w:sz w:val="21"/>
                  <w:szCs w:val="24"/>
                  <w:vertAlign w:val="baseline"/>
                  <w:lang w:val="en-US" w:eastAsia="zh-CN" w:bidi="ar"/>
                  <w:rPrChange w:id="4822" w:author="P52s" w:date="2025-12-15T12:05:03Z">
                    <w:rPr>
                      <w:rFonts w:hint="eastAsia" w:ascii="方正仿宋_GBK" w:hAnsi="方正仿宋_GBK" w:eastAsia="方正仿宋_GBK" w:cs="方正仿宋_GBK"/>
                      <w:sz w:val="24"/>
                      <w:szCs w:val="24"/>
                      <w:vertAlign w:val="baseline"/>
                      <w:lang w:val="en-US" w:eastAsia="zh-CN"/>
                    </w:rPr>
                  </w:rPrChange>
                </w:rPr>
                <w:t>最大值</w:t>
              </w:r>
            </w:ins>
            <w:ins w:id="4824" w:author="P52s" w:date="2025-12-15T11:09:22Z">
              <w:r>
                <w:rPr>
                  <w:rFonts w:hint="eastAsia" w:ascii="Times New Roman" w:hAnsi="Times New Roman" w:eastAsia="宋体" w:cs="Times New Roman"/>
                  <w:color w:val="000000"/>
                  <w:sz w:val="21"/>
                  <w:szCs w:val="24"/>
                  <w:vertAlign w:val="baseline"/>
                  <w:lang w:val="en-US" w:eastAsia="zh-CN" w:bidi="ar"/>
                  <w:rPrChange w:id="4825" w:author="P52s" w:date="2025-12-15T12:05:03Z">
                    <w:rPr>
                      <w:rFonts w:hint="eastAsia" w:ascii="方正仿宋_GBK" w:hAnsi="方正仿宋_GBK" w:eastAsia="方正仿宋_GBK" w:cs="方正仿宋_GBK"/>
                      <w:sz w:val="18"/>
                      <w:szCs w:val="18"/>
                      <w:vertAlign w:val="baseline"/>
                      <w:lang w:val="en-US" w:eastAsia="zh-CN"/>
                    </w:rPr>
                  </w:rPrChange>
                </w:rPr>
                <w:t>(</w:t>
              </w:r>
            </w:ins>
            <w:ins w:id="4827" w:author="P52s" w:date="2025-12-15T11:09:23Z">
              <w:r>
                <w:rPr>
                  <w:rFonts w:hint="eastAsia" w:ascii="Times New Roman" w:hAnsi="Times New Roman" w:eastAsia="宋体" w:cs="Times New Roman"/>
                  <w:color w:val="000000"/>
                  <w:sz w:val="21"/>
                  <w:szCs w:val="24"/>
                  <w:vertAlign w:val="baseline"/>
                  <w:lang w:val="en-US" w:eastAsia="zh-CN" w:bidi="ar"/>
                  <w:rPrChange w:id="4828" w:author="P52s" w:date="2025-12-15T12:05:03Z">
                    <w:rPr>
                      <w:rFonts w:hint="eastAsia" w:ascii="方正仿宋_GBK" w:hAnsi="方正仿宋_GBK" w:eastAsia="方正仿宋_GBK" w:cs="方正仿宋_GBK"/>
                      <w:sz w:val="18"/>
                      <w:szCs w:val="18"/>
                      <w:vertAlign w:val="baseline"/>
                      <w:lang w:val="en-US" w:eastAsia="zh-CN"/>
                    </w:rPr>
                  </w:rPrChange>
                </w:rPr>
                <w:t>kW</w:t>
              </w:r>
            </w:ins>
            <w:ins w:id="4830" w:author="P52s" w:date="2025-12-15T11:09:26Z">
              <w:r>
                <w:rPr>
                  <w:rFonts w:hint="eastAsia" w:ascii="Times New Roman" w:hAnsi="Times New Roman" w:eastAsia="宋体" w:cs="Times New Roman"/>
                  <w:color w:val="000000"/>
                  <w:sz w:val="21"/>
                  <w:szCs w:val="24"/>
                  <w:vertAlign w:val="baseline"/>
                  <w:lang w:val="en-US" w:eastAsia="zh-CN" w:bidi="ar"/>
                  <w:rPrChange w:id="4831" w:author="P52s" w:date="2025-12-15T12:05:03Z">
                    <w:rPr>
                      <w:rFonts w:hint="eastAsia" w:ascii="方正仿宋_GBK" w:hAnsi="方正仿宋_GBK" w:eastAsia="方正仿宋_GBK" w:cs="方正仿宋_GBK"/>
                      <w:sz w:val="18"/>
                      <w:szCs w:val="18"/>
                      <w:vertAlign w:val="baseline"/>
                      <w:lang w:val="en-US" w:eastAsia="zh-CN"/>
                    </w:rPr>
                  </w:rPrChange>
                </w:rPr>
                <w:t>/s</w:t>
              </w:r>
            </w:ins>
            <w:ins w:id="4833" w:author="P52s" w:date="2025-12-15T11:09:22Z">
              <w:r>
                <w:rPr>
                  <w:rFonts w:hint="eastAsia" w:ascii="Times New Roman" w:hAnsi="Times New Roman" w:eastAsia="宋体" w:cs="Times New Roman"/>
                  <w:color w:val="000000"/>
                  <w:sz w:val="21"/>
                  <w:szCs w:val="24"/>
                  <w:vertAlign w:val="baseline"/>
                  <w:lang w:val="en-US" w:eastAsia="zh-CN" w:bidi="ar"/>
                  <w:rPrChange w:id="4834" w:author="P52s" w:date="2025-12-15T12:05:03Z">
                    <w:rPr>
                      <w:rFonts w:hint="eastAsia" w:ascii="方正仿宋_GBK" w:hAnsi="方正仿宋_GBK" w:eastAsia="方正仿宋_GBK" w:cs="方正仿宋_GBK"/>
                      <w:sz w:val="18"/>
                      <w:szCs w:val="18"/>
                      <w:vertAlign w:val="baseline"/>
                      <w:lang w:val="en-US" w:eastAsia="zh-CN"/>
                    </w:rPr>
                  </w:rPrChange>
                </w:rPr>
                <w:t>)</w:t>
              </w:r>
            </w:ins>
          </w:p>
        </w:tc>
        <w:tc>
          <w:tcPr>
            <w:tcW w:w="775" w:type="dxa"/>
            <w:tcBorders>
              <w:top w:val="single" w:color="auto" w:sz="4" w:space="0"/>
              <w:left w:val="nil"/>
              <w:bottom w:val="single" w:color="auto" w:sz="4" w:space="0"/>
              <w:right w:val="nil"/>
            </w:tcBorders>
            <w:tcPrChange w:id="4836" w:author="P52s" w:date="2025-12-15T12:29:16Z">
              <w:tcPr>
                <w:tcW w:w="775" w:type="dxa"/>
              </w:tcPr>
            </w:tcPrChange>
          </w:tcPr>
          <w:p>
            <w:pPr>
              <w:widowControl/>
              <w:numPr>
                <w:ilvl w:val="0"/>
                <w:numId w:val="0"/>
              </w:numPr>
              <w:spacing w:line="240" w:lineRule="auto"/>
              <w:ind w:firstLine="0" w:firstLineChars="0"/>
              <w:textAlignment w:val="center"/>
              <w:rPr>
                <w:ins w:id="4838" w:author="P52s" w:date="2025-12-15T11:06:00Z"/>
                <w:rFonts w:hint="default" w:ascii="Times New Roman" w:hAnsi="Times New Roman" w:eastAsia="宋体" w:cs="Times New Roman"/>
                <w:color w:val="000000"/>
                <w:sz w:val="21"/>
                <w:szCs w:val="24"/>
                <w:vertAlign w:val="baseline"/>
                <w:lang w:val="en-US" w:eastAsia="zh-CN" w:bidi="ar"/>
                <w:rPrChange w:id="4839" w:author="P52s" w:date="2025-12-15T12:05:03Z">
                  <w:rPr>
                    <w:ins w:id="4840" w:author="P52s" w:date="2025-12-15T11:06:00Z"/>
                    <w:rFonts w:hint="default" w:ascii="方正仿宋_GBK" w:hAnsi="方正仿宋_GBK" w:eastAsia="方正仿宋_GBK" w:cs="方正仿宋_GBK"/>
                    <w:sz w:val="24"/>
                    <w:szCs w:val="24"/>
                    <w:vertAlign w:val="baseline"/>
                    <w:lang w:val="en-US" w:eastAsia="zh-CN"/>
                  </w:rPr>
                </w:rPrChange>
              </w:rPr>
              <w:pPrChange w:id="4837" w:author="P52s" w:date="2025-12-15T12:05:24Z">
                <w:pPr>
                  <w:numPr>
                    <w:ilvl w:val="0"/>
                    <w:numId w:val="0"/>
                  </w:numPr>
                </w:pPr>
              </w:pPrChange>
            </w:pPr>
            <w:ins w:id="4841" w:author="P52s" w:date="2025-12-15T11:07:56Z">
              <w:r>
                <w:rPr>
                  <w:rFonts w:hint="eastAsia" w:ascii="Times New Roman" w:hAnsi="Times New Roman" w:eastAsia="宋体" w:cs="Times New Roman"/>
                  <w:color w:val="000000"/>
                  <w:sz w:val="21"/>
                  <w:szCs w:val="24"/>
                  <w:vertAlign w:val="baseline"/>
                  <w:lang w:val="en-US" w:eastAsia="zh-CN" w:bidi="ar"/>
                  <w:rPrChange w:id="4842" w:author="P52s" w:date="2025-12-15T12:05:03Z">
                    <w:rPr>
                      <w:rFonts w:hint="eastAsia" w:ascii="方正仿宋_GBK" w:hAnsi="方正仿宋_GBK" w:eastAsia="方正仿宋_GBK" w:cs="方正仿宋_GBK"/>
                      <w:sz w:val="24"/>
                      <w:szCs w:val="24"/>
                      <w:vertAlign w:val="baseline"/>
                      <w:lang w:val="en-US" w:eastAsia="zh-CN"/>
                    </w:rPr>
                  </w:rPrChange>
                </w:rPr>
                <w:t>充电</w:t>
              </w:r>
            </w:ins>
            <w:ins w:id="4844" w:author="P52s" w:date="2025-12-15T11:07:59Z">
              <w:r>
                <w:rPr>
                  <w:rFonts w:hint="eastAsia" w:ascii="Times New Roman" w:hAnsi="Times New Roman" w:eastAsia="宋体" w:cs="Times New Roman"/>
                  <w:color w:val="000000"/>
                  <w:sz w:val="21"/>
                  <w:szCs w:val="24"/>
                  <w:vertAlign w:val="baseline"/>
                  <w:lang w:val="en-US" w:eastAsia="zh-CN" w:bidi="ar"/>
                  <w:rPrChange w:id="4845" w:author="P52s" w:date="2025-12-15T12:05:03Z">
                    <w:rPr>
                      <w:rFonts w:hint="eastAsia" w:ascii="方正仿宋_GBK" w:hAnsi="方正仿宋_GBK" w:eastAsia="方正仿宋_GBK" w:cs="方正仿宋_GBK"/>
                      <w:sz w:val="24"/>
                      <w:szCs w:val="24"/>
                      <w:vertAlign w:val="baseline"/>
                      <w:lang w:val="en-US" w:eastAsia="zh-CN"/>
                    </w:rPr>
                  </w:rPrChange>
                </w:rPr>
                <w:t>效率</w:t>
              </w:r>
            </w:ins>
          </w:p>
        </w:tc>
        <w:tc>
          <w:tcPr>
            <w:tcW w:w="775" w:type="dxa"/>
            <w:tcBorders>
              <w:top w:val="single" w:color="auto" w:sz="4" w:space="0"/>
              <w:left w:val="nil"/>
              <w:bottom w:val="single" w:color="auto" w:sz="4" w:space="0"/>
              <w:right w:val="nil"/>
            </w:tcBorders>
            <w:tcPrChange w:id="4847" w:author="P52s" w:date="2025-12-15T12:29:16Z">
              <w:tcPr>
                <w:tcW w:w="775" w:type="dxa"/>
              </w:tcPr>
            </w:tcPrChange>
          </w:tcPr>
          <w:p>
            <w:pPr>
              <w:widowControl/>
              <w:numPr>
                <w:ilvl w:val="0"/>
                <w:numId w:val="0"/>
              </w:numPr>
              <w:spacing w:line="240" w:lineRule="auto"/>
              <w:ind w:firstLine="0" w:firstLineChars="0"/>
              <w:textAlignment w:val="center"/>
              <w:rPr>
                <w:ins w:id="4849" w:author="P52s" w:date="2025-12-15T11:06:00Z"/>
                <w:rFonts w:hint="default" w:ascii="Times New Roman" w:hAnsi="Times New Roman" w:eastAsia="宋体" w:cs="Times New Roman"/>
                <w:color w:val="000000"/>
                <w:sz w:val="21"/>
                <w:szCs w:val="24"/>
                <w:vertAlign w:val="baseline"/>
                <w:lang w:val="en-US" w:eastAsia="zh-CN" w:bidi="ar"/>
                <w:rPrChange w:id="4850" w:author="P52s" w:date="2025-12-15T12:05:03Z">
                  <w:rPr>
                    <w:ins w:id="4851" w:author="P52s" w:date="2025-12-15T11:06:00Z"/>
                    <w:rFonts w:hint="default" w:ascii="方正仿宋_GBK" w:hAnsi="方正仿宋_GBK" w:eastAsia="方正仿宋_GBK" w:cs="方正仿宋_GBK"/>
                    <w:sz w:val="24"/>
                    <w:szCs w:val="24"/>
                    <w:vertAlign w:val="baseline"/>
                    <w:lang w:val="en-US" w:eastAsia="zh-CN"/>
                  </w:rPr>
                </w:rPrChange>
              </w:rPr>
              <w:pPrChange w:id="4848" w:author="P52s" w:date="2025-12-15T12:05:24Z">
                <w:pPr>
                  <w:numPr>
                    <w:ilvl w:val="0"/>
                    <w:numId w:val="0"/>
                  </w:numPr>
                </w:pPr>
              </w:pPrChange>
            </w:pPr>
            <w:ins w:id="4852" w:author="P52s" w:date="2025-12-15T11:08:06Z">
              <w:r>
                <w:rPr>
                  <w:rFonts w:hint="eastAsia" w:ascii="Times New Roman" w:hAnsi="Times New Roman" w:eastAsia="宋体" w:cs="Times New Roman"/>
                  <w:color w:val="000000"/>
                  <w:sz w:val="21"/>
                  <w:szCs w:val="24"/>
                  <w:vertAlign w:val="baseline"/>
                  <w:lang w:val="en-US" w:eastAsia="zh-CN" w:bidi="ar"/>
                  <w:rPrChange w:id="4853" w:author="P52s" w:date="2025-12-15T12:05:03Z">
                    <w:rPr>
                      <w:rFonts w:hint="eastAsia" w:ascii="方正仿宋_GBK" w:hAnsi="方正仿宋_GBK" w:eastAsia="方正仿宋_GBK" w:cs="方正仿宋_GBK"/>
                      <w:sz w:val="24"/>
                      <w:szCs w:val="24"/>
                      <w:vertAlign w:val="baseline"/>
                      <w:lang w:val="en-US" w:eastAsia="zh-CN"/>
                    </w:rPr>
                  </w:rPrChange>
                </w:rPr>
                <w:t>放电</w:t>
              </w:r>
            </w:ins>
            <w:ins w:id="4855" w:author="P52s" w:date="2025-12-15T11:08:09Z">
              <w:r>
                <w:rPr>
                  <w:rFonts w:hint="eastAsia" w:ascii="Times New Roman" w:hAnsi="Times New Roman" w:eastAsia="宋体" w:cs="Times New Roman"/>
                  <w:color w:val="000000"/>
                  <w:sz w:val="21"/>
                  <w:szCs w:val="24"/>
                  <w:vertAlign w:val="baseline"/>
                  <w:lang w:val="en-US" w:eastAsia="zh-CN" w:bidi="ar"/>
                  <w:rPrChange w:id="4856" w:author="P52s" w:date="2025-12-15T12:05:03Z">
                    <w:rPr>
                      <w:rFonts w:hint="eastAsia" w:ascii="方正仿宋_GBK" w:hAnsi="方正仿宋_GBK" w:eastAsia="方正仿宋_GBK" w:cs="方正仿宋_GBK"/>
                      <w:sz w:val="24"/>
                      <w:szCs w:val="24"/>
                      <w:vertAlign w:val="baseline"/>
                      <w:lang w:val="en-US" w:eastAsia="zh-CN"/>
                    </w:rPr>
                  </w:rPrChange>
                </w:rPr>
                <w:t>效率</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Change w:id="4859" w:author="P52s" w:date="2025-12-15T12:29:13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blPrExChange>
        </w:tblPrEx>
        <w:trPr>
          <w:ins w:id="4858" w:author="P52s" w:date="2025-12-15T11:06:00Z"/>
        </w:trPr>
        <w:tc>
          <w:tcPr>
            <w:tcW w:w="587" w:type="dxa"/>
            <w:tcBorders>
              <w:top w:val="single" w:color="auto" w:sz="4" w:space="0"/>
              <w:left w:val="nil"/>
              <w:bottom w:val="nil"/>
              <w:right w:val="nil"/>
            </w:tcBorders>
            <w:tcPrChange w:id="4860" w:author="P52s" w:date="2025-12-15T12:29:13Z">
              <w:tcPr>
                <w:tcW w:w="774" w:type="dxa"/>
              </w:tcPr>
            </w:tcPrChange>
          </w:tcPr>
          <w:p>
            <w:pPr>
              <w:widowControl/>
              <w:numPr>
                <w:ilvl w:val="0"/>
                <w:numId w:val="0"/>
              </w:numPr>
              <w:spacing w:line="240" w:lineRule="auto"/>
              <w:ind w:firstLine="0" w:firstLineChars="0"/>
              <w:textAlignment w:val="center"/>
              <w:rPr>
                <w:ins w:id="4862" w:author="P52s" w:date="2025-12-15T11:06:00Z"/>
                <w:rFonts w:hint="eastAsia" w:ascii="Times New Roman" w:hAnsi="Times New Roman" w:eastAsia="宋体" w:cs="Times New Roman"/>
                <w:color w:val="000000"/>
                <w:sz w:val="21"/>
                <w:szCs w:val="24"/>
                <w:vertAlign w:val="baseline"/>
                <w:lang w:val="en-US" w:eastAsia="zh-CN" w:bidi="ar"/>
                <w:rPrChange w:id="4863" w:author="P52s" w:date="2025-12-15T12:05:03Z">
                  <w:rPr>
                    <w:ins w:id="4864" w:author="P52s" w:date="2025-12-15T11:06:00Z"/>
                    <w:rFonts w:hint="default" w:ascii="方正仿宋_GBK" w:hAnsi="方正仿宋_GBK" w:eastAsia="方正仿宋_GBK" w:cs="方正仿宋_GBK"/>
                    <w:sz w:val="24"/>
                    <w:szCs w:val="24"/>
                    <w:vertAlign w:val="baseline"/>
                    <w:lang w:val="en-US" w:eastAsia="zh-CN"/>
                  </w:rPr>
                </w:rPrChange>
              </w:rPr>
              <w:pPrChange w:id="4861" w:author="P52s" w:date="2025-12-15T12:05:24Z">
                <w:pPr>
                  <w:numPr>
                    <w:ilvl w:val="0"/>
                    <w:numId w:val="0"/>
                  </w:numPr>
                </w:pPr>
              </w:pPrChange>
            </w:pPr>
            <w:ins w:id="4865" w:author="P52s" w:date="2025-12-15T11:06:09Z">
              <w:r>
                <w:rPr>
                  <w:rFonts w:hint="eastAsia" w:ascii="Times New Roman" w:hAnsi="Times New Roman" w:eastAsia="宋体" w:cs="Times New Roman"/>
                  <w:color w:val="000000"/>
                  <w:sz w:val="21"/>
                  <w:szCs w:val="24"/>
                  <w:vertAlign w:val="baseline"/>
                  <w:lang w:val="en-US" w:eastAsia="zh-CN" w:bidi="ar"/>
                  <w:rPrChange w:id="4866" w:author="P52s" w:date="2025-12-15T12:05:03Z">
                    <w:rPr>
                      <w:rFonts w:hint="eastAsia" w:ascii="方正仿宋_GBK" w:hAnsi="方正仿宋_GBK" w:eastAsia="方正仿宋_GBK" w:cs="方正仿宋_GBK"/>
                      <w:sz w:val="24"/>
                      <w:szCs w:val="24"/>
                      <w:vertAlign w:val="baseline"/>
                      <w:lang w:val="en-US" w:eastAsia="zh-CN"/>
                    </w:rPr>
                  </w:rPrChange>
                </w:rPr>
                <w:t>1</w:t>
              </w:r>
            </w:ins>
          </w:p>
        </w:tc>
        <w:tc>
          <w:tcPr>
            <w:tcW w:w="961" w:type="dxa"/>
            <w:tcBorders>
              <w:top w:val="single" w:color="auto" w:sz="4" w:space="0"/>
              <w:left w:val="nil"/>
              <w:bottom w:val="nil"/>
              <w:right w:val="nil"/>
            </w:tcBorders>
            <w:tcPrChange w:id="4868" w:author="P52s" w:date="2025-12-15T12:29:13Z">
              <w:tcPr>
                <w:tcW w:w="774" w:type="dxa"/>
              </w:tcPr>
            </w:tcPrChange>
          </w:tcPr>
          <w:p>
            <w:pPr>
              <w:widowControl/>
              <w:numPr>
                <w:ilvl w:val="0"/>
                <w:numId w:val="0"/>
              </w:numPr>
              <w:spacing w:line="240" w:lineRule="auto"/>
              <w:ind w:firstLine="0" w:firstLineChars="0"/>
              <w:textAlignment w:val="center"/>
              <w:rPr>
                <w:ins w:id="4870" w:author="P52s" w:date="2025-12-15T11:06:00Z"/>
                <w:rFonts w:hint="eastAsia" w:ascii="Times New Roman" w:hAnsi="Times New Roman" w:eastAsia="宋体" w:cs="Times New Roman"/>
                <w:color w:val="000000"/>
                <w:sz w:val="21"/>
                <w:szCs w:val="24"/>
                <w:vertAlign w:val="baseline"/>
                <w:lang w:val="en-US" w:eastAsia="zh-CN" w:bidi="ar"/>
                <w:rPrChange w:id="4871" w:author="P52s" w:date="2025-12-15T12:05:03Z">
                  <w:rPr>
                    <w:ins w:id="4872" w:author="P52s" w:date="2025-12-15T11:06:00Z"/>
                    <w:rFonts w:hint="default" w:ascii="方正仿宋_GBK" w:hAnsi="方正仿宋_GBK" w:eastAsia="方正仿宋_GBK" w:cs="方正仿宋_GBK"/>
                    <w:sz w:val="24"/>
                    <w:szCs w:val="24"/>
                    <w:vertAlign w:val="baseline"/>
                    <w:lang w:val="en-US" w:eastAsia="zh-CN"/>
                  </w:rPr>
                </w:rPrChange>
              </w:rPr>
              <w:pPrChange w:id="4869" w:author="P52s" w:date="2025-12-15T12:05:24Z">
                <w:pPr>
                  <w:numPr>
                    <w:ilvl w:val="0"/>
                    <w:numId w:val="0"/>
                  </w:numPr>
                </w:pPr>
              </w:pPrChange>
            </w:pPr>
            <w:ins w:id="4873" w:author="P52s" w:date="2025-12-15T11:06:20Z">
              <w:r>
                <w:rPr>
                  <w:rFonts w:hint="eastAsia" w:ascii="Times New Roman" w:hAnsi="Times New Roman" w:eastAsia="宋体" w:cs="Times New Roman"/>
                  <w:color w:val="000000"/>
                  <w:sz w:val="21"/>
                  <w:szCs w:val="24"/>
                  <w:vertAlign w:val="baseline"/>
                  <w:lang w:val="en-US" w:eastAsia="zh-CN" w:bidi="ar"/>
                  <w:rPrChange w:id="4874" w:author="P52s" w:date="2025-12-15T12:05:03Z">
                    <w:rPr>
                      <w:rFonts w:hint="eastAsia" w:ascii="方正仿宋_GBK" w:hAnsi="方正仿宋_GBK" w:eastAsia="方正仿宋_GBK" w:cs="方正仿宋_GBK"/>
                      <w:sz w:val="24"/>
                      <w:szCs w:val="24"/>
                      <w:vertAlign w:val="baseline"/>
                      <w:lang w:val="en-US" w:eastAsia="zh-CN"/>
                    </w:rPr>
                  </w:rPrChange>
                </w:rPr>
                <w:t>氢燃料</w:t>
              </w:r>
            </w:ins>
          </w:p>
        </w:tc>
        <w:tc>
          <w:tcPr>
            <w:tcW w:w="774" w:type="dxa"/>
            <w:tcBorders>
              <w:top w:val="single" w:color="auto" w:sz="4" w:space="0"/>
              <w:left w:val="nil"/>
              <w:bottom w:val="nil"/>
              <w:right w:val="nil"/>
            </w:tcBorders>
            <w:tcPrChange w:id="4876" w:author="P52s" w:date="2025-12-15T12:29:13Z">
              <w:tcPr>
                <w:tcW w:w="774" w:type="dxa"/>
              </w:tcPr>
            </w:tcPrChange>
          </w:tcPr>
          <w:p>
            <w:pPr>
              <w:widowControl/>
              <w:numPr>
                <w:ilvl w:val="0"/>
                <w:numId w:val="0"/>
              </w:numPr>
              <w:spacing w:line="240" w:lineRule="auto"/>
              <w:ind w:firstLine="0" w:firstLineChars="0"/>
              <w:textAlignment w:val="center"/>
              <w:rPr>
                <w:ins w:id="4878" w:author="P52s" w:date="2025-12-15T11:06:00Z"/>
                <w:rFonts w:hint="default" w:ascii="Times New Roman" w:hAnsi="Times New Roman" w:eastAsia="宋体" w:cs="Times New Roman"/>
                <w:color w:val="000000"/>
                <w:sz w:val="21"/>
                <w:szCs w:val="24"/>
                <w:vertAlign w:val="baseline"/>
                <w:lang w:val="en-US" w:eastAsia="zh-CN" w:bidi="ar"/>
                <w:rPrChange w:id="4879" w:author="P52s" w:date="2025-12-15T12:05:03Z">
                  <w:rPr>
                    <w:ins w:id="4880" w:author="P52s" w:date="2025-12-15T11:06:00Z"/>
                    <w:rFonts w:hint="eastAsia" w:ascii="方正仿宋_GBK" w:hAnsi="方正仿宋_GBK" w:eastAsia="方正仿宋_GBK" w:cs="方正仿宋_GBK"/>
                    <w:sz w:val="24"/>
                    <w:szCs w:val="24"/>
                    <w:vertAlign w:val="baseline"/>
                    <w:lang w:val="en-US" w:eastAsia="zh-CN"/>
                  </w:rPr>
                </w:rPrChange>
              </w:rPr>
              <w:pPrChange w:id="4877" w:author="P52s" w:date="2025-12-15T12:05:24Z">
                <w:pPr>
                  <w:numPr>
                    <w:ilvl w:val="0"/>
                    <w:numId w:val="0"/>
                  </w:numPr>
                </w:pPr>
              </w:pPrChange>
            </w:pPr>
            <w:ins w:id="4881" w:author="P52s" w:date="2025-12-15T11:10:11Z">
              <w:r>
                <w:rPr>
                  <w:rFonts w:hint="eastAsia" w:ascii="Times New Roman" w:hAnsi="Times New Roman" w:eastAsia="宋体" w:cs="Times New Roman"/>
                  <w:color w:val="000000"/>
                  <w:sz w:val="21"/>
                  <w:szCs w:val="24"/>
                  <w:vertAlign w:val="baseline"/>
                  <w:lang w:val="en-US" w:eastAsia="zh-CN" w:bidi="ar"/>
                  <w:rPrChange w:id="4882" w:author="P52s" w:date="2025-12-15T12:05:03Z">
                    <w:rPr>
                      <w:rFonts w:hint="eastAsia" w:ascii="方正仿宋_GBK" w:hAnsi="方正仿宋_GBK" w:eastAsia="方正仿宋_GBK" w:cs="方正仿宋_GBK"/>
                      <w:sz w:val="18"/>
                      <w:szCs w:val="18"/>
                      <w:vertAlign w:val="baseline"/>
                      <w:lang w:val="en-US" w:eastAsia="zh-CN"/>
                    </w:rPr>
                  </w:rPrChange>
                </w:rPr>
                <w:t>200</w:t>
              </w:r>
            </w:ins>
            <w:ins w:id="4884" w:author="P52s" w:date="2025-12-15T11:22:58Z">
              <w:r>
                <w:rPr>
                  <w:rFonts w:hint="eastAsia" w:ascii="Times New Roman" w:hAnsi="Times New Roman" w:eastAsia="宋体" w:cs="Times New Roman"/>
                  <w:color w:val="000000"/>
                  <w:sz w:val="21"/>
                  <w:szCs w:val="24"/>
                  <w:vertAlign w:val="baseline"/>
                  <w:lang w:val="en-US" w:eastAsia="zh-CN" w:bidi="ar"/>
                  <w:rPrChange w:id="4885" w:author="P52s" w:date="2025-12-15T12:05:03Z">
                    <w:rPr>
                      <w:rFonts w:hint="eastAsia" w:ascii="方正仿宋_GBK" w:hAnsi="方正仿宋_GBK" w:eastAsia="方正仿宋_GBK" w:cs="方正仿宋_GBK"/>
                      <w:sz w:val="18"/>
                      <w:szCs w:val="18"/>
                      <w:vertAlign w:val="baseline"/>
                      <w:lang w:val="en-US" w:eastAsia="zh-CN"/>
                    </w:rPr>
                  </w:rPrChange>
                </w:rPr>
                <w:t>.</w:t>
              </w:r>
            </w:ins>
            <w:ins w:id="4887" w:author="P52s" w:date="2025-12-15T11:22:59Z">
              <w:r>
                <w:rPr>
                  <w:rFonts w:hint="eastAsia" w:ascii="Times New Roman" w:hAnsi="Times New Roman" w:eastAsia="宋体" w:cs="Times New Roman"/>
                  <w:color w:val="000000"/>
                  <w:sz w:val="21"/>
                  <w:szCs w:val="24"/>
                  <w:vertAlign w:val="baseline"/>
                  <w:lang w:val="en-US" w:eastAsia="zh-CN" w:bidi="ar"/>
                  <w:rPrChange w:id="4888"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single" w:color="auto" w:sz="4" w:space="0"/>
              <w:left w:val="nil"/>
              <w:bottom w:val="nil"/>
              <w:right w:val="nil"/>
            </w:tcBorders>
            <w:tcPrChange w:id="4890" w:author="P52s" w:date="2025-12-15T12:29:13Z">
              <w:tcPr>
                <w:tcW w:w="774" w:type="dxa"/>
              </w:tcPr>
            </w:tcPrChange>
          </w:tcPr>
          <w:p>
            <w:pPr>
              <w:widowControl/>
              <w:numPr>
                <w:ilvl w:val="0"/>
                <w:numId w:val="0"/>
              </w:numPr>
              <w:spacing w:line="240" w:lineRule="auto"/>
              <w:ind w:firstLine="0" w:firstLineChars="0"/>
              <w:textAlignment w:val="center"/>
              <w:rPr>
                <w:ins w:id="4892" w:author="P52s" w:date="2025-12-15T11:06:00Z"/>
                <w:rFonts w:hint="default" w:ascii="Times New Roman" w:hAnsi="Times New Roman" w:eastAsia="宋体" w:cs="Times New Roman"/>
                <w:color w:val="000000"/>
                <w:sz w:val="21"/>
                <w:szCs w:val="24"/>
                <w:vertAlign w:val="baseline"/>
                <w:lang w:val="en-US" w:eastAsia="zh-CN" w:bidi="ar"/>
                <w:rPrChange w:id="4893" w:author="P52s" w:date="2025-12-15T12:05:03Z">
                  <w:rPr>
                    <w:ins w:id="4894" w:author="P52s" w:date="2025-12-15T11:06:00Z"/>
                    <w:rFonts w:hint="eastAsia" w:ascii="方正仿宋_GBK" w:hAnsi="方正仿宋_GBK" w:eastAsia="方正仿宋_GBK" w:cs="方正仿宋_GBK"/>
                    <w:sz w:val="24"/>
                    <w:szCs w:val="24"/>
                    <w:vertAlign w:val="baseline"/>
                    <w:lang w:val="en-US" w:eastAsia="zh-CN"/>
                  </w:rPr>
                </w:rPrChange>
              </w:rPr>
              <w:pPrChange w:id="4891" w:author="P52s" w:date="2025-12-15T12:05:24Z">
                <w:pPr>
                  <w:numPr>
                    <w:ilvl w:val="0"/>
                    <w:numId w:val="0"/>
                  </w:numPr>
                </w:pPr>
              </w:pPrChange>
            </w:pPr>
            <w:ins w:id="4895" w:author="P52s" w:date="2025-12-15T11:10:23Z">
              <w:r>
                <w:rPr>
                  <w:rFonts w:hint="eastAsia" w:ascii="Times New Roman" w:hAnsi="Times New Roman" w:eastAsia="宋体" w:cs="Times New Roman"/>
                  <w:color w:val="000000"/>
                  <w:sz w:val="21"/>
                  <w:szCs w:val="24"/>
                  <w:vertAlign w:val="baseline"/>
                  <w:lang w:val="en-US" w:eastAsia="zh-CN" w:bidi="ar"/>
                  <w:rPrChange w:id="4896" w:author="P52s" w:date="2025-12-15T12:05:03Z">
                    <w:rPr>
                      <w:rFonts w:hint="eastAsia" w:ascii="方正仿宋_GBK" w:hAnsi="方正仿宋_GBK" w:eastAsia="方正仿宋_GBK" w:cs="方正仿宋_GBK"/>
                      <w:sz w:val="18"/>
                      <w:szCs w:val="18"/>
                      <w:vertAlign w:val="baseline"/>
                      <w:lang w:val="en-US" w:eastAsia="zh-CN"/>
                    </w:rPr>
                  </w:rPrChange>
                </w:rPr>
                <w:t>-60</w:t>
              </w:r>
            </w:ins>
            <w:ins w:id="4898" w:author="P52s" w:date="2025-12-15T11:23:03Z">
              <w:r>
                <w:rPr>
                  <w:rFonts w:hint="eastAsia" w:ascii="Times New Roman" w:hAnsi="Times New Roman" w:eastAsia="宋体" w:cs="Times New Roman"/>
                  <w:color w:val="000000"/>
                  <w:sz w:val="21"/>
                  <w:szCs w:val="24"/>
                  <w:vertAlign w:val="baseline"/>
                  <w:lang w:val="en-US" w:eastAsia="zh-CN" w:bidi="ar"/>
                  <w:rPrChange w:id="4899"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single" w:color="auto" w:sz="4" w:space="0"/>
              <w:left w:val="nil"/>
              <w:bottom w:val="nil"/>
              <w:right w:val="nil"/>
            </w:tcBorders>
            <w:tcPrChange w:id="4901" w:author="P52s" w:date="2025-12-15T12:29:13Z">
              <w:tcPr>
                <w:tcW w:w="774" w:type="dxa"/>
              </w:tcPr>
            </w:tcPrChange>
          </w:tcPr>
          <w:p>
            <w:pPr>
              <w:widowControl/>
              <w:numPr>
                <w:ilvl w:val="0"/>
                <w:numId w:val="0"/>
              </w:numPr>
              <w:spacing w:line="240" w:lineRule="auto"/>
              <w:ind w:firstLine="0" w:firstLineChars="0"/>
              <w:textAlignment w:val="center"/>
              <w:rPr>
                <w:ins w:id="4903" w:author="P52s" w:date="2025-12-15T11:06:00Z"/>
                <w:rFonts w:hint="default" w:ascii="Times New Roman" w:hAnsi="Times New Roman" w:eastAsia="宋体" w:cs="Times New Roman"/>
                <w:color w:val="000000"/>
                <w:sz w:val="21"/>
                <w:szCs w:val="24"/>
                <w:vertAlign w:val="baseline"/>
                <w:lang w:val="en-US" w:eastAsia="zh-CN" w:bidi="ar"/>
                <w:rPrChange w:id="4904" w:author="P52s" w:date="2025-12-15T12:05:03Z">
                  <w:rPr>
                    <w:ins w:id="4905" w:author="P52s" w:date="2025-12-15T11:06:00Z"/>
                    <w:rFonts w:hint="eastAsia" w:ascii="方正仿宋_GBK" w:hAnsi="方正仿宋_GBK" w:eastAsia="方正仿宋_GBK" w:cs="方正仿宋_GBK"/>
                    <w:sz w:val="24"/>
                    <w:szCs w:val="24"/>
                    <w:vertAlign w:val="baseline"/>
                    <w:lang w:val="en-US" w:eastAsia="zh-CN"/>
                  </w:rPr>
                </w:rPrChange>
              </w:rPr>
              <w:pPrChange w:id="4902" w:author="P52s" w:date="2025-12-15T12:05:24Z">
                <w:pPr>
                  <w:numPr>
                    <w:ilvl w:val="0"/>
                    <w:numId w:val="0"/>
                  </w:numPr>
                </w:pPr>
              </w:pPrChange>
            </w:pPr>
            <w:ins w:id="4906" w:author="P52s" w:date="2025-12-15T11:10:38Z">
              <w:r>
                <w:rPr>
                  <w:rFonts w:hint="eastAsia" w:ascii="Times New Roman" w:hAnsi="Times New Roman" w:eastAsia="宋体" w:cs="Times New Roman"/>
                  <w:color w:val="000000"/>
                  <w:sz w:val="21"/>
                  <w:szCs w:val="24"/>
                  <w:vertAlign w:val="baseline"/>
                  <w:lang w:val="en-US" w:eastAsia="zh-CN" w:bidi="ar"/>
                  <w:rPrChange w:id="4907" w:author="P52s" w:date="2025-12-15T12:05:03Z">
                    <w:rPr>
                      <w:rFonts w:hint="eastAsia" w:ascii="方正仿宋_GBK" w:hAnsi="方正仿宋_GBK" w:eastAsia="方正仿宋_GBK" w:cs="方正仿宋_GBK"/>
                      <w:sz w:val="18"/>
                      <w:szCs w:val="18"/>
                      <w:vertAlign w:val="baseline"/>
                      <w:lang w:val="en-US" w:eastAsia="zh-CN"/>
                    </w:rPr>
                  </w:rPrChange>
                </w:rPr>
                <w:t>60</w:t>
              </w:r>
            </w:ins>
            <w:ins w:id="4909" w:author="P52s" w:date="2025-12-15T11:23:07Z">
              <w:r>
                <w:rPr>
                  <w:rFonts w:hint="eastAsia" w:ascii="Times New Roman" w:hAnsi="Times New Roman" w:eastAsia="宋体" w:cs="Times New Roman"/>
                  <w:color w:val="000000"/>
                  <w:sz w:val="21"/>
                  <w:szCs w:val="24"/>
                  <w:vertAlign w:val="baseline"/>
                  <w:lang w:val="en-US" w:eastAsia="zh-CN" w:bidi="ar"/>
                  <w:rPrChange w:id="4910" w:author="P52s" w:date="2025-12-15T12:05:03Z">
                    <w:rPr>
                      <w:rFonts w:hint="eastAsia" w:ascii="方正仿宋_GBK" w:hAnsi="方正仿宋_GBK" w:eastAsia="方正仿宋_GBK" w:cs="方正仿宋_GBK"/>
                      <w:sz w:val="18"/>
                      <w:szCs w:val="18"/>
                      <w:vertAlign w:val="baseline"/>
                      <w:lang w:val="en-US" w:eastAsia="zh-CN"/>
                    </w:rPr>
                  </w:rPrChange>
                </w:rPr>
                <w:t>.</w:t>
              </w:r>
            </w:ins>
            <w:ins w:id="4912" w:author="P52s" w:date="2025-12-15T11:23:08Z">
              <w:r>
                <w:rPr>
                  <w:rFonts w:hint="eastAsia" w:ascii="Times New Roman" w:hAnsi="Times New Roman" w:eastAsia="宋体" w:cs="Times New Roman"/>
                  <w:color w:val="000000"/>
                  <w:sz w:val="21"/>
                  <w:szCs w:val="24"/>
                  <w:vertAlign w:val="baseline"/>
                  <w:lang w:val="en-US" w:eastAsia="zh-CN" w:bidi="ar"/>
                  <w:rPrChange w:id="4913"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single" w:color="auto" w:sz="4" w:space="0"/>
              <w:left w:val="nil"/>
              <w:bottom w:val="nil"/>
              <w:right w:val="nil"/>
            </w:tcBorders>
            <w:tcPrChange w:id="4915" w:author="P52s" w:date="2025-12-15T12:29:13Z">
              <w:tcPr>
                <w:tcW w:w="774" w:type="dxa"/>
              </w:tcPr>
            </w:tcPrChange>
          </w:tcPr>
          <w:p>
            <w:pPr>
              <w:widowControl/>
              <w:numPr>
                <w:ilvl w:val="0"/>
                <w:numId w:val="0"/>
              </w:numPr>
              <w:spacing w:line="240" w:lineRule="auto"/>
              <w:ind w:firstLine="0" w:firstLineChars="0"/>
              <w:textAlignment w:val="center"/>
              <w:rPr>
                <w:ins w:id="4917" w:author="P52s" w:date="2025-12-15T11:06:00Z"/>
                <w:rFonts w:hint="default" w:ascii="Times New Roman" w:hAnsi="Times New Roman" w:eastAsia="宋体" w:cs="Times New Roman"/>
                <w:color w:val="000000"/>
                <w:sz w:val="21"/>
                <w:szCs w:val="24"/>
                <w:vertAlign w:val="baseline"/>
                <w:lang w:val="en-US" w:eastAsia="zh-CN" w:bidi="ar"/>
                <w:rPrChange w:id="4918" w:author="P52s" w:date="2025-12-15T12:05:03Z">
                  <w:rPr>
                    <w:ins w:id="4919" w:author="P52s" w:date="2025-12-15T11:06:00Z"/>
                    <w:rFonts w:hint="eastAsia" w:ascii="方正仿宋_GBK" w:hAnsi="方正仿宋_GBK" w:eastAsia="方正仿宋_GBK" w:cs="方正仿宋_GBK"/>
                    <w:sz w:val="24"/>
                    <w:szCs w:val="24"/>
                    <w:vertAlign w:val="baseline"/>
                    <w:lang w:val="en-US" w:eastAsia="zh-CN"/>
                  </w:rPr>
                </w:rPrChange>
              </w:rPr>
              <w:pPrChange w:id="4916" w:author="P52s" w:date="2025-12-15T12:05:24Z">
                <w:pPr>
                  <w:numPr>
                    <w:ilvl w:val="0"/>
                    <w:numId w:val="0"/>
                  </w:numPr>
                </w:pPr>
              </w:pPrChange>
            </w:pPr>
            <w:ins w:id="4920" w:author="P52s" w:date="2025-12-15T11:10:48Z">
              <w:r>
                <w:rPr>
                  <w:rFonts w:hint="eastAsia" w:ascii="Times New Roman" w:hAnsi="Times New Roman" w:eastAsia="宋体" w:cs="Times New Roman"/>
                  <w:color w:val="000000"/>
                  <w:sz w:val="21"/>
                  <w:szCs w:val="24"/>
                  <w:vertAlign w:val="baseline"/>
                  <w:lang w:val="en-US" w:eastAsia="zh-CN" w:bidi="ar"/>
                  <w:rPrChange w:id="4921" w:author="P52s" w:date="2025-12-15T12:05:03Z">
                    <w:rPr>
                      <w:rFonts w:hint="eastAsia" w:ascii="方正仿宋_GBK" w:hAnsi="方正仿宋_GBK" w:eastAsia="方正仿宋_GBK" w:cs="方正仿宋_GBK"/>
                      <w:sz w:val="18"/>
                      <w:szCs w:val="18"/>
                      <w:vertAlign w:val="baseline"/>
                      <w:lang w:val="en-US" w:eastAsia="zh-CN"/>
                    </w:rPr>
                  </w:rPrChange>
                </w:rPr>
                <w:t>9</w:t>
              </w:r>
            </w:ins>
            <w:ins w:id="4923" w:author="P52s" w:date="2025-12-15T11:23:12Z">
              <w:r>
                <w:rPr>
                  <w:rFonts w:hint="eastAsia" w:ascii="Times New Roman" w:hAnsi="Times New Roman" w:eastAsia="宋体" w:cs="Times New Roman"/>
                  <w:color w:val="000000"/>
                  <w:sz w:val="21"/>
                  <w:szCs w:val="24"/>
                  <w:vertAlign w:val="baseline"/>
                  <w:lang w:val="en-US" w:eastAsia="zh-CN" w:bidi="ar"/>
                  <w:rPrChange w:id="4924"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single" w:color="auto" w:sz="4" w:space="0"/>
              <w:left w:val="nil"/>
              <w:bottom w:val="nil"/>
              <w:right w:val="nil"/>
            </w:tcBorders>
            <w:tcPrChange w:id="4926" w:author="P52s" w:date="2025-12-15T12:29:13Z">
              <w:tcPr>
                <w:tcW w:w="774" w:type="dxa"/>
              </w:tcPr>
            </w:tcPrChange>
          </w:tcPr>
          <w:p>
            <w:pPr>
              <w:widowControl/>
              <w:numPr>
                <w:ilvl w:val="0"/>
                <w:numId w:val="0"/>
              </w:numPr>
              <w:spacing w:line="240" w:lineRule="auto"/>
              <w:ind w:firstLine="0" w:firstLineChars="0"/>
              <w:textAlignment w:val="center"/>
              <w:rPr>
                <w:ins w:id="4928" w:author="P52s" w:date="2025-12-15T11:06:00Z"/>
                <w:rFonts w:hint="default" w:ascii="Times New Roman" w:hAnsi="Times New Roman" w:eastAsia="宋体" w:cs="Times New Roman"/>
                <w:color w:val="000000"/>
                <w:sz w:val="21"/>
                <w:szCs w:val="24"/>
                <w:vertAlign w:val="baseline"/>
                <w:lang w:val="en-US" w:eastAsia="zh-CN" w:bidi="ar"/>
                <w:rPrChange w:id="4929" w:author="P52s" w:date="2025-12-15T12:05:03Z">
                  <w:rPr>
                    <w:ins w:id="4930" w:author="P52s" w:date="2025-12-15T11:06:00Z"/>
                    <w:rFonts w:hint="eastAsia" w:ascii="方正仿宋_GBK" w:hAnsi="方正仿宋_GBK" w:eastAsia="方正仿宋_GBK" w:cs="方正仿宋_GBK"/>
                    <w:sz w:val="24"/>
                    <w:szCs w:val="24"/>
                    <w:vertAlign w:val="baseline"/>
                    <w:lang w:val="en-US" w:eastAsia="zh-CN"/>
                  </w:rPr>
                </w:rPrChange>
              </w:rPr>
              <w:pPrChange w:id="4927" w:author="P52s" w:date="2025-12-15T12:05:24Z">
                <w:pPr>
                  <w:numPr>
                    <w:ilvl w:val="0"/>
                    <w:numId w:val="0"/>
                  </w:numPr>
                </w:pPr>
              </w:pPrChange>
            </w:pPr>
            <w:ins w:id="4931" w:author="P52s" w:date="2025-12-15T11:11:01Z">
              <w:r>
                <w:rPr>
                  <w:rFonts w:hint="eastAsia" w:ascii="Times New Roman" w:hAnsi="Times New Roman" w:eastAsia="宋体" w:cs="Times New Roman"/>
                  <w:color w:val="000000"/>
                  <w:sz w:val="21"/>
                  <w:szCs w:val="24"/>
                  <w:vertAlign w:val="baseline"/>
                  <w:lang w:val="en-US" w:eastAsia="zh-CN" w:bidi="ar"/>
                  <w:rPrChange w:id="4932" w:author="P52s" w:date="2025-12-15T12:05:03Z">
                    <w:rPr>
                      <w:rFonts w:hint="eastAsia" w:ascii="方正仿宋_GBK" w:hAnsi="方正仿宋_GBK" w:eastAsia="方正仿宋_GBK" w:cs="方正仿宋_GBK"/>
                      <w:sz w:val="18"/>
                      <w:szCs w:val="18"/>
                      <w:vertAlign w:val="baseline"/>
                      <w:lang w:val="en-US" w:eastAsia="zh-CN"/>
                    </w:rPr>
                  </w:rPrChange>
                </w:rPr>
                <w:t>5</w:t>
              </w:r>
            </w:ins>
            <w:ins w:id="4934" w:author="P52s" w:date="2025-12-15T11:23:17Z">
              <w:r>
                <w:rPr>
                  <w:rFonts w:hint="eastAsia" w:ascii="Times New Roman" w:hAnsi="Times New Roman" w:eastAsia="宋体" w:cs="Times New Roman"/>
                  <w:color w:val="000000"/>
                  <w:sz w:val="21"/>
                  <w:szCs w:val="24"/>
                  <w:vertAlign w:val="baseline"/>
                  <w:lang w:val="en-US" w:eastAsia="zh-CN" w:bidi="ar"/>
                  <w:rPrChange w:id="4935"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single" w:color="auto" w:sz="4" w:space="0"/>
              <w:left w:val="nil"/>
              <w:bottom w:val="nil"/>
              <w:right w:val="nil"/>
            </w:tcBorders>
            <w:tcPrChange w:id="4937" w:author="P52s" w:date="2025-12-15T12:29:13Z">
              <w:tcPr>
                <w:tcW w:w="774" w:type="dxa"/>
              </w:tcPr>
            </w:tcPrChange>
          </w:tcPr>
          <w:p>
            <w:pPr>
              <w:widowControl/>
              <w:numPr>
                <w:ilvl w:val="0"/>
                <w:numId w:val="0"/>
              </w:numPr>
              <w:spacing w:line="240" w:lineRule="auto"/>
              <w:ind w:firstLine="0" w:firstLineChars="0"/>
              <w:textAlignment w:val="center"/>
              <w:rPr>
                <w:ins w:id="4939" w:author="P52s" w:date="2025-12-15T11:06:00Z"/>
                <w:rFonts w:hint="default" w:ascii="Times New Roman" w:hAnsi="Times New Roman" w:eastAsia="宋体" w:cs="Times New Roman"/>
                <w:color w:val="000000"/>
                <w:sz w:val="21"/>
                <w:szCs w:val="24"/>
                <w:vertAlign w:val="baseline"/>
                <w:lang w:val="en-US" w:eastAsia="zh-CN" w:bidi="ar"/>
                <w:rPrChange w:id="4940" w:author="P52s" w:date="2025-12-15T12:05:03Z">
                  <w:rPr>
                    <w:ins w:id="4941" w:author="P52s" w:date="2025-12-15T11:06:00Z"/>
                    <w:rFonts w:hint="eastAsia" w:ascii="方正仿宋_GBK" w:hAnsi="方正仿宋_GBK" w:eastAsia="方正仿宋_GBK" w:cs="方正仿宋_GBK"/>
                    <w:sz w:val="24"/>
                    <w:szCs w:val="24"/>
                    <w:vertAlign w:val="baseline"/>
                    <w:lang w:val="en-US" w:eastAsia="zh-CN"/>
                  </w:rPr>
                </w:rPrChange>
              </w:rPr>
              <w:pPrChange w:id="4938" w:author="P52s" w:date="2025-12-15T12:05:24Z">
                <w:pPr>
                  <w:numPr>
                    <w:ilvl w:val="0"/>
                    <w:numId w:val="0"/>
                  </w:numPr>
                </w:pPr>
              </w:pPrChange>
            </w:pPr>
            <w:ins w:id="4942" w:author="P52s" w:date="2025-12-15T11:11:06Z">
              <w:r>
                <w:rPr>
                  <w:rFonts w:hint="eastAsia" w:ascii="Times New Roman" w:hAnsi="Times New Roman" w:eastAsia="宋体" w:cs="Times New Roman"/>
                  <w:color w:val="000000"/>
                  <w:sz w:val="21"/>
                  <w:szCs w:val="24"/>
                  <w:vertAlign w:val="baseline"/>
                  <w:lang w:val="en-US" w:eastAsia="zh-CN" w:bidi="ar"/>
                  <w:rPrChange w:id="4943" w:author="P52s" w:date="2025-12-15T12:05:03Z">
                    <w:rPr>
                      <w:rFonts w:hint="eastAsia" w:ascii="方正仿宋_GBK" w:hAnsi="方正仿宋_GBK" w:eastAsia="方正仿宋_GBK" w:cs="方正仿宋_GBK"/>
                      <w:sz w:val="18"/>
                      <w:szCs w:val="18"/>
                      <w:vertAlign w:val="baseline"/>
                      <w:lang w:val="en-US" w:eastAsia="zh-CN"/>
                    </w:rPr>
                  </w:rPrChange>
                </w:rPr>
                <w:t>8</w:t>
              </w:r>
            </w:ins>
            <w:ins w:id="4945" w:author="P52s" w:date="2025-12-15T11:11:07Z">
              <w:r>
                <w:rPr>
                  <w:rFonts w:hint="eastAsia" w:ascii="Times New Roman" w:hAnsi="Times New Roman" w:eastAsia="宋体" w:cs="Times New Roman"/>
                  <w:color w:val="000000"/>
                  <w:sz w:val="21"/>
                  <w:szCs w:val="24"/>
                  <w:vertAlign w:val="baseline"/>
                  <w:lang w:val="en-US" w:eastAsia="zh-CN" w:bidi="ar"/>
                  <w:rPrChange w:id="4946" w:author="P52s" w:date="2025-12-15T12:05:03Z">
                    <w:rPr>
                      <w:rFonts w:hint="eastAsia" w:ascii="方正仿宋_GBK" w:hAnsi="方正仿宋_GBK" w:eastAsia="方正仿宋_GBK" w:cs="方正仿宋_GBK"/>
                      <w:sz w:val="18"/>
                      <w:szCs w:val="18"/>
                      <w:vertAlign w:val="baseline"/>
                      <w:lang w:val="en-US" w:eastAsia="zh-CN"/>
                    </w:rPr>
                  </w:rPrChange>
                </w:rPr>
                <w:t>0</w:t>
              </w:r>
            </w:ins>
            <w:ins w:id="4948" w:author="P52s" w:date="2025-12-15T11:23:21Z">
              <w:r>
                <w:rPr>
                  <w:rFonts w:hint="eastAsia" w:ascii="Times New Roman" w:hAnsi="Times New Roman" w:eastAsia="宋体" w:cs="Times New Roman"/>
                  <w:color w:val="000000"/>
                  <w:sz w:val="21"/>
                  <w:szCs w:val="24"/>
                  <w:vertAlign w:val="baseline"/>
                  <w:lang w:val="en-US" w:eastAsia="zh-CN" w:bidi="ar"/>
                  <w:rPrChange w:id="4949" w:author="P52s" w:date="2025-12-15T12:05:03Z">
                    <w:rPr>
                      <w:rFonts w:hint="eastAsia" w:ascii="方正仿宋_GBK" w:hAnsi="方正仿宋_GBK" w:eastAsia="方正仿宋_GBK" w:cs="方正仿宋_GBK"/>
                      <w:sz w:val="18"/>
                      <w:szCs w:val="18"/>
                      <w:vertAlign w:val="baseline"/>
                      <w:lang w:val="en-US" w:eastAsia="zh-CN"/>
                    </w:rPr>
                  </w:rPrChange>
                </w:rPr>
                <w:t>.0</w:t>
              </w:r>
            </w:ins>
            <w:ins w:id="4951" w:author="P52s" w:date="2025-12-15T11:23:22Z">
              <w:r>
                <w:rPr>
                  <w:rFonts w:hint="eastAsia" w:ascii="Times New Roman" w:hAnsi="Times New Roman" w:eastAsia="宋体" w:cs="Times New Roman"/>
                  <w:color w:val="000000"/>
                  <w:sz w:val="21"/>
                  <w:szCs w:val="24"/>
                  <w:vertAlign w:val="baseline"/>
                  <w:lang w:val="en-US" w:eastAsia="zh-CN" w:bidi="ar"/>
                  <w:rPrChange w:id="4952" w:author="P52s" w:date="2025-12-15T12:05:03Z">
                    <w:rPr>
                      <w:rFonts w:hint="eastAsia" w:ascii="方正仿宋_GBK" w:hAnsi="方正仿宋_GBK" w:eastAsia="方正仿宋_GBK" w:cs="方正仿宋_GBK"/>
                      <w:sz w:val="18"/>
                      <w:szCs w:val="18"/>
                      <w:vertAlign w:val="baseline"/>
                      <w:lang w:val="en-US" w:eastAsia="zh-CN"/>
                    </w:rPr>
                  </w:rPrChange>
                </w:rPr>
                <w:t>0</w:t>
              </w:r>
            </w:ins>
          </w:p>
        </w:tc>
        <w:tc>
          <w:tcPr>
            <w:tcW w:w="775" w:type="dxa"/>
            <w:tcBorders>
              <w:top w:val="single" w:color="auto" w:sz="4" w:space="0"/>
              <w:left w:val="nil"/>
              <w:bottom w:val="nil"/>
              <w:right w:val="nil"/>
            </w:tcBorders>
            <w:tcPrChange w:id="4954" w:author="P52s" w:date="2025-12-15T12:29:13Z">
              <w:tcPr>
                <w:tcW w:w="775" w:type="dxa"/>
              </w:tcPr>
            </w:tcPrChange>
          </w:tcPr>
          <w:p>
            <w:pPr>
              <w:widowControl/>
              <w:numPr>
                <w:ilvl w:val="0"/>
                <w:numId w:val="0"/>
              </w:numPr>
              <w:spacing w:line="240" w:lineRule="auto"/>
              <w:ind w:firstLine="0" w:firstLineChars="0"/>
              <w:textAlignment w:val="center"/>
              <w:rPr>
                <w:ins w:id="4956" w:author="P52s" w:date="2025-12-15T11:06:00Z"/>
                <w:rFonts w:hint="default" w:ascii="Times New Roman" w:hAnsi="Times New Roman" w:eastAsia="宋体" w:cs="Times New Roman"/>
                <w:color w:val="000000"/>
                <w:sz w:val="21"/>
                <w:szCs w:val="24"/>
                <w:vertAlign w:val="baseline"/>
                <w:lang w:val="en-US" w:eastAsia="zh-CN" w:bidi="ar"/>
                <w:rPrChange w:id="4957" w:author="P52s" w:date="2025-12-15T12:05:03Z">
                  <w:rPr>
                    <w:ins w:id="4958" w:author="P52s" w:date="2025-12-15T11:06:00Z"/>
                    <w:rFonts w:hint="eastAsia" w:ascii="方正仿宋_GBK" w:hAnsi="方正仿宋_GBK" w:eastAsia="方正仿宋_GBK" w:cs="方正仿宋_GBK"/>
                    <w:sz w:val="24"/>
                    <w:szCs w:val="24"/>
                    <w:vertAlign w:val="baseline"/>
                    <w:lang w:val="en-US" w:eastAsia="zh-CN"/>
                  </w:rPr>
                </w:rPrChange>
              </w:rPr>
              <w:pPrChange w:id="4955" w:author="P52s" w:date="2025-12-15T12:05:24Z">
                <w:pPr>
                  <w:numPr>
                    <w:ilvl w:val="0"/>
                    <w:numId w:val="0"/>
                  </w:numPr>
                </w:pPr>
              </w:pPrChange>
            </w:pPr>
            <w:ins w:id="4959" w:author="P52s" w:date="2025-12-15T11:11:18Z">
              <w:r>
                <w:rPr>
                  <w:rFonts w:hint="eastAsia" w:ascii="Times New Roman" w:hAnsi="Times New Roman" w:eastAsia="宋体" w:cs="Times New Roman"/>
                  <w:color w:val="000000"/>
                  <w:sz w:val="21"/>
                  <w:szCs w:val="24"/>
                  <w:vertAlign w:val="baseline"/>
                  <w:lang w:val="en-US" w:eastAsia="zh-CN" w:bidi="ar"/>
                  <w:rPrChange w:id="4960" w:author="P52s" w:date="2025-12-15T12:05:03Z">
                    <w:rPr>
                      <w:rFonts w:hint="eastAsia" w:ascii="方正仿宋_GBK" w:hAnsi="方正仿宋_GBK" w:eastAsia="方正仿宋_GBK" w:cs="方正仿宋_GBK"/>
                      <w:sz w:val="18"/>
                      <w:szCs w:val="18"/>
                      <w:vertAlign w:val="baseline"/>
                      <w:lang w:val="en-US" w:eastAsia="zh-CN"/>
                    </w:rPr>
                  </w:rPrChange>
                </w:rPr>
                <w:t>1</w:t>
              </w:r>
            </w:ins>
            <w:ins w:id="4962" w:author="P52s" w:date="2025-12-15T11:23:26Z">
              <w:r>
                <w:rPr>
                  <w:rFonts w:hint="eastAsia" w:ascii="Times New Roman" w:hAnsi="Times New Roman" w:eastAsia="宋体" w:cs="Times New Roman"/>
                  <w:color w:val="000000"/>
                  <w:sz w:val="21"/>
                  <w:szCs w:val="24"/>
                  <w:vertAlign w:val="baseline"/>
                  <w:lang w:val="en-US" w:eastAsia="zh-CN" w:bidi="ar"/>
                  <w:rPrChange w:id="4963"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5" w:type="dxa"/>
            <w:tcBorders>
              <w:top w:val="single" w:color="auto" w:sz="4" w:space="0"/>
              <w:left w:val="nil"/>
              <w:bottom w:val="nil"/>
              <w:right w:val="nil"/>
            </w:tcBorders>
            <w:tcPrChange w:id="4965" w:author="P52s" w:date="2025-12-15T12:29:13Z">
              <w:tcPr>
                <w:tcW w:w="775" w:type="dxa"/>
              </w:tcPr>
            </w:tcPrChange>
          </w:tcPr>
          <w:p>
            <w:pPr>
              <w:widowControl/>
              <w:numPr>
                <w:ilvl w:val="0"/>
                <w:numId w:val="0"/>
              </w:numPr>
              <w:spacing w:line="240" w:lineRule="auto"/>
              <w:ind w:firstLine="0" w:firstLineChars="0"/>
              <w:textAlignment w:val="center"/>
              <w:rPr>
                <w:ins w:id="4967" w:author="P52s" w:date="2025-12-15T11:06:00Z"/>
                <w:rFonts w:hint="default" w:ascii="Times New Roman" w:hAnsi="Times New Roman" w:eastAsia="宋体" w:cs="Times New Roman"/>
                <w:color w:val="000000"/>
                <w:sz w:val="21"/>
                <w:szCs w:val="24"/>
                <w:vertAlign w:val="baseline"/>
                <w:lang w:val="en-US" w:eastAsia="zh-CN" w:bidi="ar"/>
                <w:rPrChange w:id="4968" w:author="P52s" w:date="2025-12-15T12:05:03Z">
                  <w:rPr>
                    <w:ins w:id="4969" w:author="P52s" w:date="2025-12-15T11:06:00Z"/>
                    <w:rFonts w:hint="eastAsia" w:ascii="方正仿宋_GBK" w:hAnsi="方正仿宋_GBK" w:eastAsia="方正仿宋_GBK" w:cs="方正仿宋_GBK"/>
                    <w:sz w:val="24"/>
                    <w:szCs w:val="24"/>
                    <w:vertAlign w:val="baseline"/>
                    <w:lang w:val="en-US" w:eastAsia="zh-CN"/>
                  </w:rPr>
                </w:rPrChange>
              </w:rPr>
              <w:pPrChange w:id="4966" w:author="P52s" w:date="2025-12-15T12:05:24Z">
                <w:pPr>
                  <w:numPr>
                    <w:ilvl w:val="0"/>
                    <w:numId w:val="0"/>
                  </w:numPr>
                </w:pPr>
              </w:pPrChange>
            </w:pPr>
            <w:ins w:id="4970" w:author="P52s" w:date="2025-12-15T11:12:01Z">
              <w:r>
                <w:rPr>
                  <w:rFonts w:hint="eastAsia" w:ascii="Times New Roman" w:hAnsi="Times New Roman" w:eastAsia="宋体" w:cs="Times New Roman"/>
                  <w:color w:val="000000"/>
                  <w:sz w:val="21"/>
                  <w:szCs w:val="24"/>
                  <w:vertAlign w:val="baseline"/>
                  <w:lang w:val="en-US" w:eastAsia="zh-CN" w:bidi="ar"/>
                  <w:rPrChange w:id="4971" w:author="P52s" w:date="2025-12-15T12:05:03Z">
                    <w:rPr>
                      <w:rFonts w:hint="eastAsia" w:ascii="方正仿宋_GBK" w:hAnsi="方正仿宋_GBK" w:eastAsia="方正仿宋_GBK" w:cs="方正仿宋_GBK"/>
                      <w:sz w:val="18"/>
                      <w:szCs w:val="18"/>
                      <w:vertAlign w:val="baseline"/>
                      <w:lang w:val="en-US" w:eastAsia="zh-CN"/>
                    </w:rPr>
                  </w:rPrChange>
                </w:rPr>
                <w:t>0.</w:t>
              </w:r>
            </w:ins>
            <w:ins w:id="4973" w:author="P52s" w:date="2025-12-15T11:11:28Z">
              <w:r>
                <w:rPr>
                  <w:rFonts w:hint="eastAsia" w:ascii="Times New Roman" w:hAnsi="Times New Roman" w:eastAsia="宋体" w:cs="Times New Roman"/>
                  <w:color w:val="000000"/>
                  <w:sz w:val="21"/>
                  <w:szCs w:val="24"/>
                  <w:vertAlign w:val="baseline"/>
                  <w:lang w:val="en-US" w:eastAsia="zh-CN" w:bidi="ar"/>
                  <w:rPrChange w:id="4974" w:author="P52s" w:date="2025-12-15T12:05:03Z">
                    <w:rPr>
                      <w:rFonts w:hint="eastAsia" w:ascii="方正仿宋_GBK" w:hAnsi="方正仿宋_GBK" w:eastAsia="方正仿宋_GBK" w:cs="方正仿宋_GBK"/>
                      <w:sz w:val="18"/>
                      <w:szCs w:val="18"/>
                      <w:vertAlign w:val="baseline"/>
                      <w:lang w:val="en-US" w:eastAsia="zh-CN"/>
                    </w:rPr>
                  </w:rPrChange>
                </w:rPr>
                <w:t>9</w:t>
              </w:r>
            </w:ins>
            <w:ins w:id="4976" w:author="P52s" w:date="2025-12-15T11:11:29Z">
              <w:r>
                <w:rPr>
                  <w:rFonts w:hint="eastAsia" w:ascii="Times New Roman" w:hAnsi="Times New Roman" w:eastAsia="宋体" w:cs="Times New Roman"/>
                  <w:color w:val="000000"/>
                  <w:sz w:val="21"/>
                  <w:szCs w:val="24"/>
                  <w:vertAlign w:val="baseline"/>
                  <w:lang w:val="en-US" w:eastAsia="zh-CN" w:bidi="ar"/>
                  <w:rPrChange w:id="4977" w:author="P52s" w:date="2025-12-15T12:05:03Z">
                    <w:rPr>
                      <w:rFonts w:hint="eastAsia" w:ascii="方正仿宋_GBK" w:hAnsi="方正仿宋_GBK" w:eastAsia="方正仿宋_GBK" w:cs="方正仿宋_GBK"/>
                      <w:sz w:val="18"/>
                      <w:szCs w:val="18"/>
                      <w:vertAlign w:val="baseline"/>
                      <w:lang w:val="en-US" w:eastAsia="zh-CN"/>
                    </w:rPr>
                  </w:rPrChange>
                </w:rPr>
                <w:t>5</w:t>
              </w:r>
            </w:ins>
          </w:p>
        </w:tc>
        <w:tc>
          <w:tcPr>
            <w:tcW w:w="775" w:type="dxa"/>
            <w:tcBorders>
              <w:top w:val="single" w:color="auto" w:sz="4" w:space="0"/>
              <w:left w:val="nil"/>
              <w:bottom w:val="nil"/>
              <w:right w:val="nil"/>
            </w:tcBorders>
            <w:tcPrChange w:id="4979" w:author="P52s" w:date="2025-12-15T12:29:13Z">
              <w:tcPr>
                <w:tcW w:w="775" w:type="dxa"/>
              </w:tcPr>
            </w:tcPrChange>
          </w:tcPr>
          <w:p>
            <w:pPr>
              <w:widowControl/>
              <w:numPr>
                <w:ilvl w:val="0"/>
                <w:numId w:val="0"/>
              </w:numPr>
              <w:spacing w:line="240" w:lineRule="auto"/>
              <w:ind w:firstLine="0" w:firstLineChars="0"/>
              <w:textAlignment w:val="center"/>
              <w:rPr>
                <w:ins w:id="4981" w:author="P52s" w:date="2025-12-15T11:06:00Z"/>
                <w:rFonts w:hint="default" w:ascii="Times New Roman" w:hAnsi="Times New Roman" w:eastAsia="宋体" w:cs="Times New Roman"/>
                <w:color w:val="000000"/>
                <w:sz w:val="21"/>
                <w:szCs w:val="24"/>
                <w:vertAlign w:val="baseline"/>
                <w:lang w:val="en-US" w:eastAsia="zh-CN" w:bidi="ar"/>
                <w:rPrChange w:id="4982" w:author="P52s" w:date="2025-12-15T12:05:03Z">
                  <w:rPr>
                    <w:ins w:id="4983" w:author="P52s" w:date="2025-12-15T11:06:00Z"/>
                    <w:rFonts w:hint="eastAsia" w:ascii="方正仿宋_GBK" w:hAnsi="方正仿宋_GBK" w:eastAsia="方正仿宋_GBK" w:cs="方正仿宋_GBK"/>
                    <w:sz w:val="24"/>
                    <w:szCs w:val="24"/>
                    <w:vertAlign w:val="baseline"/>
                    <w:lang w:val="en-US" w:eastAsia="zh-CN"/>
                  </w:rPr>
                </w:rPrChange>
              </w:rPr>
              <w:pPrChange w:id="4980" w:author="P52s" w:date="2025-12-15T12:05:24Z">
                <w:pPr>
                  <w:numPr>
                    <w:ilvl w:val="0"/>
                    <w:numId w:val="0"/>
                  </w:numPr>
                </w:pPr>
              </w:pPrChange>
            </w:pPr>
            <w:ins w:id="4984" w:author="P52s" w:date="2025-12-15T11:12:09Z">
              <w:r>
                <w:rPr>
                  <w:rFonts w:hint="eastAsia" w:ascii="Times New Roman" w:hAnsi="Times New Roman" w:eastAsia="宋体" w:cs="Times New Roman"/>
                  <w:color w:val="000000"/>
                  <w:sz w:val="21"/>
                  <w:szCs w:val="24"/>
                  <w:vertAlign w:val="baseline"/>
                  <w:lang w:val="en-US" w:eastAsia="zh-CN" w:bidi="ar"/>
                  <w:rPrChange w:id="4985" w:author="P52s" w:date="2025-12-15T12:05:03Z">
                    <w:rPr>
                      <w:rFonts w:hint="eastAsia" w:ascii="方正仿宋_GBK" w:hAnsi="方正仿宋_GBK" w:eastAsia="方正仿宋_GBK" w:cs="方正仿宋_GBK"/>
                      <w:sz w:val="18"/>
                      <w:szCs w:val="18"/>
                      <w:vertAlign w:val="baseline"/>
                      <w:lang w:val="en-US" w:eastAsia="zh-CN"/>
                    </w:rPr>
                  </w:rPrChange>
                </w:rPr>
                <w:t>0.</w:t>
              </w:r>
            </w:ins>
            <w:ins w:id="4987" w:author="P52s" w:date="2025-12-15T11:12:10Z">
              <w:r>
                <w:rPr>
                  <w:rFonts w:hint="eastAsia" w:ascii="Times New Roman" w:hAnsi="Times New Roman" w:eastAsia="宋体" w:cs="Times New Roman"/>
                  <w:color w:val="000000"/>
                  <w:sz w:val="21"/>
                  <w:szCs w:val="24"/>
                  <w:vertAlign w:val="baseline"/>
                  <w:lang w:val="en-US" w:eastAsia="zh-CN" w:bidi="ar"/>
                  <w:rPrChange w:id="4988" w:author="P52s" w:date="2025-12-15T12:05:03Z">
                    <w:rPr>
                      <w:rFonts w:hint="eastAsia" w:ascii="方正仿宋_GBK" w:hAnsi="方正仿宋_GBK" w:eastAsia="方正仿宋_GBK" w:cs="方正仿宋_GBK"/>
                      <w:sz w:val="18"/>
                      <w:szCs w:val="18"/>
                      <w:vertAlign w:val="baseline"/>
                      <w:lang w:val="en-US" w:eastAsia="zh-CN"/>
                    </w:rPr>
                  </w:rPrChange>
                </w:rPr>
                <w:t>95</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id="4991" w:author="P52s" w:date="2025-12-15T12:29:0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blPrExChange>
        </w:tblPrEx>
        <w:trPr>
          <w:ins w:id="4990" w:author="P52s" w:date="2025-12-15T11:06:00Z"/>
        </w:trPr>
        <w:tc>
          <w:tcPr>
            <w:tcW w:w="587" w:type="dxa"/>
            <w:tcBorders>
              <w:top w:val="nil"/>
              <w:left w:val="nil"/>
              <w:bottom w:val="nil"/>
              <w:right w:val="nil"/>
            </w:tcBorders>
            <w:tcPrChange w:id="4992" w:author="P52s" w:date="2025-12-15T12:29:07Z">
              <w:tcPr>
                <w:tcW w:w="774" w:type="dxa"/>
              </w:tcPr>
            </w:tcPrChange>
          </w:tcPr>
          <w:p>
            <w:pPr>
              <w:widowControl/>
              <w:numPr>
                <w:ilvl w:val="0"/>
                <w:numId w:val="0"/>
              </w:numPr>
              <w:spacing w:line="240" w:lineRule="auto"/>
              <w:ind w:firstLine="0" w:firstLineChars="0"/>
              <w:textAlignment w:val="center"/>
              <w:rPr>
                <w:ins w:id="4994" w:author="P52s" w:date="2025-12-15T11:06:00Z"/>
                <w:rFonts w:hint="eastAsia" w:ascii="Times New Roman" w:hAnsi="Times New Roman" w:eastAsia="宋体" w:cs="Times New Roman"/>
                <w:color w:val="000000"/>
                <w:sz w:val="21"/>
                <w:szCs w:val="24"/>
                <w:vertAlign w:val="baseline"/>
                <w:lang w:val="en-US" w:eastAsia="zh-CN" w:bidi="ar"/>
                <w:rPrChange w:id="4995" w:author="P52s" w:date="2025-12-15T12:05:03Z">
                  <w:rPr>
                    <w:ins w:id="4996" w:author="P52s" w:date="2025-12-15T11:06:00Z"/>
                    <w:rFonts w:hint="default" w:ascii="方正仿宋_GBK" w:hAnsi="方正仿宋_GBK" w:eastAsia="方正仿宋_GBK" w:cs="方正仿宋_GBK"/>
                    <w:sz w:val="24"/>
                    <w:szCs w:val="24"/>
                    <w:vertAlign w:val="baseline"/>
                    <w:lang w:val="en-US" w:eastAsia="zh-CN"/>
                  </w:rPr>
                </w:rPrChange>
              </w:rPr>
              <w:pPrChange w:id="4993" w:author="P52s" w:date="2025-12-15T12:05:24Z">
                <w:pPr>
                  <w:numPr>
                    <w:ilvl w:val="0"/>
                    <w:numId w:val="0"/>
                  </w:numPr>
                </w:pPr>
              </w:pPrChange>
            </w:pPr>
            <w:ins w:id="4997" w:author="P52s" w:date="2025-12-15T11:06:09Z">
              <w:r>
                <w:rPr>
                  <w:rFonts w:hint="eastAsia" w:ascii="Times New Roman" w:hAnsi="Times New Roman" w:eastAsia="宋体" w:cs="Times New Roman"/>
                  <w:color w:val="000000"/>
                  <w:sz w:val="21"/>
                  <w:szCs w:val="24"/>
                  <w:vertAlign w:val="baseline"/>
                  <w:lang w:val="en-US" w:eastAsia="zh-CN" w:bidi="ar"/>
                  <w:rPrChange w:id="4998" w:author="P52s" w:date="2025-12-15T12:05:03Z">
                    <w:rPr>
                      <w:rFonts w:hint="eastAsia" w:ascii="方正仿宋_GBK" w:hAnsi="方正仿宋_GBK" w:eastAsia="方正仿宋_GBK" w:cs="方正仿宋_GBK"/>
                      <w:sz w:val="24"/>
                      <w:szCs w:val="24"/>
                      <w:vertAlign w:val="baseline"/>
                      <w:lang w:val="en-US" w:eastAsia="zh-CN"/>
                    </w:rPr>
                  </w:rPrChange>
                </w:rPr>
                <w:t>2</w:t>
              </w:r>
            </w:ins>
          </w:p>
        </w:tc>
        <w:tc>
          <w:tcPr>
            <w:tcW w:w="961" w:type="dxa"/>
            <w:tcBorders>
              <w:top w:val="nil"/>
              <w:left w:val="nil"/>
              <w:bottom w:val="nil"/>
              <w:right w:val="nil"/>
            </w:tcBorders>
            <w:tcPrChange w:id="5000" w:author="P52s" w:date="2025-12-15T12:29:07Z">
              <w:tcPr>
                <w:tcW w:w="774" w:type="dxa"/>
              </w:tcPr>
            </w:tcPrChange>
          </w:tcPr>
          <w:p>
            <w:pPr>
              <w:widowControl/>
              <w:numPr>
                <w:ilvl w:val="0"/>
                <w:numId w:val="0"/>
              </w:numPr>
              <w:spacing w:line="240" w:lineRule="auto"/>
              <w:ind w:firstLine="0" w:firstLineChars="0"/>
              <w:textAlignment w:val="center"/>
              <w:rPr>
                <w:ins w:id="5002" w:author="P52s" w:date="2025-12-15T11:06:00Z"/>
                <w:rFonts w:hint="eastAsia" w:ascii="Times New Roman" w:hAnsi="Times New Roman" w:eastAsia="宋体" w:cs="Times New Roman"/>
                <w:color w:val="000000"/>
                <w:sz w:val="21"/>
                <w:szCs w:val="24"/>
                <w:vertAlign w:val="baseline"/>
                <w:lang w:val="en-US" w:eastAsia="zh-CN" w:bidi="ar"/>
                <w:rPrChange w:id="5003" w:author="P52s" w:date="2025-12-15T12:05:03Z">
                  <w:rPr>
                    <w:ins w:id="5004" w:author="P52s" w:date="2025-12-15T11:06:00Z"/>
                    <w:rFonts w:hint="default" w:ascii="方正仿宋_GBK" w:hAnsi="方正仿宋_GBK" w:eastAsia="方正仿宋_GBK" w:cs="方正仿宋_GBK"/>
                    <w:sz w:val="24"/>
                    <w:szCs w:val="24"/>
                    <w:vertAlign w:val="baseline"/>
                    <w:lang w:val="en-US" w:eastAsia="zh-CN"/>
                  </w:rPr>
                </w:rPrChange>
              </w:rPr>
              <w:pPrChange w:id="5001" w:author="P52s" w:date="2025-12-15T12:05:24Z">
                <w:pPr>
                  <w:numPr>
                    <w:ilvl w:val="0"/>
                    <w:numId w:val="0"/>
                  </w:numPr>
                </w:pPr>
              </w:pPrChange>
            </w:pPr>
            <w:ins w:id="5005" w:author="P52s" w:date="2025-12-15T11:06:24Z">
              <w:r>
                <w:rPr>
                  <w:rFonts w:hint="eastAsia" w:ascii="Times New Roman" w:hAnsi="Times New Roman" w:eastAsia="宋体" w:cs="Times New Roman"/>
                  <w:color w:val="000000"/>
                  <w:sz w:val="21"/>
                  <w:szCs w:val="24"/>
                  <w:vertAlign w:val="baseline"/>
                  <w:lang w:val="en-US" w:eastAsia="zh-CN" w:bidi="ar"/>
                  <w:rPrChange w:id="5006" w:author="P52s" w:date="2025-12-15T12:05:03Z">
                    <w:rPr>
                      <w:rFonts w:hint="eastAsia" w:ascii="方正仿宋_GBK" w:hAnsi="方正仿宋_GBK" w:eastAsia="方正仿宋_GBK" w:cs="方正仿宋_GBK"/>
                      <w:sz w:val="24"/>
                      <w:szCs w:val="24"/>
                      <w:vertAlign w:val="baseline"/>
                      <w:lang w:val="en-US" w:eastAsia="zh-CN"/>
                    </w:rPr>
                  </w:rPrChange>
                </w:rPr>
                <w:t>铁硫</w:t>
              </w:r>
            </w:ins>
          </w:p>
        </w:tc>
        <w:tc>
          <w:tcPr>
            <w:tcW w:w="774" w:type="dxa"/>
            <w:tcBorders>
              <w:top w:val="nil"/>
              <w:left w:val="nil"/>
              <w:bottom w:val="nil"/>
              <w:right w:val="nil"/>
            </w:tcBorders>
            <w:tcPrChange w:id="5008" w:author="P52s" w:date="2025-12-15T12:29:07Z">
              <w:tcPr>
                <w:tcW w:w="774" w:type="dxa"/>
              </w:tcPr>
            </w:tcPrChange>
          </w:tcPr>
          <w:p>
            <w:pPr>
              <w:widowControl/>
              <w:numPr>
                <w:ilvl w:val="0"/>
                <w:numId w:val="0"/>
              </w:numPr>
              <w:spacing w:line="240" w:lineRule="auto"/>
              <w:ind w:firstLine="0" w:firstLineChars="0"/>
              <w:textAlignment w:val="center"/>
              <w:rPr>
                <w:ins w:id="5010" w:author="P52s" w:date="2025-12-15T11:06:00Z"/>
                <w:rFonts w:hint="default" w:ascii="Times New Roman" w:hAnsi="Times New Roman" w:eastAsia="宋体" w:cs="Times New Roman"/>
                <w:color w:val="000000"/>
                <w:sz w:val="21"/>
                <w:szCs w:val="24"/>
                <w:vertAlign w:val="baseline"/>
                <w:lang w:val="en-US" w:eastAsia="zh-CN" w:bidi="ar"/>
                <w:rPrChange w:id="5011" w:author="P52s" w:date="2025-12-15T12:05:03Z">
                  <w:rPr>
                    <w:ins w:id="5012" w:author="P52s" w:date="2025-12-15T11:06:00Z"/>
                    <w:rFonts w:hint="eastAsia" w:ascii="方正仿宋_GBK" w:hAnsi="方正仿宋_GBK" w:eastAsia="方正仿宋_GBK" w:cs="方正仿宋_GBK"/>
                    <w:sz w:val="24"/>
                    <w:szCs w:val="24"/>
                    <w:vertAlign w:val="baseline"/>
                    <w:lang w:val="en-US" w:eastAsia="zh-CN"/>
                  </w:rPr>
                </w:rPrChange>
              </w:rPr>
              <w:pPrChange w:id="5009" w:author="P52s" w:date="2025-12-15T12:05:24Z">
                <w:pPr>
                  <w:numPr>
                    <w:ilvl w:val="0"/>
                    <w:numId w:val="0"/>
                  </w:numPr>
                </w:pPr>
              </w:pPrChange>
            </w:pPr>
            <w:ins w:id="5013" w:author="P52s" w:date="2025-12-15T11:10:13Z">
              <w:r>
                <w:rPr>
                  <w:rFonts w:hint="eastAsia" w:ascii="Times New Roman" w:hAnsi="Times New Roman" w:eastAsia="宋体" w:cs="Times New Roman"/>
                  <w:color w:val="000000"/>
                  <w:sz w:val="21"/>
                  <w:szCs w:val="24"/>
                  <w:vertAlign w:val="baseline"/>
                  <w:lang w:val="en-US" w:eastAsia="zh-CN" w:bidi="ar"/>
                  <w:rPrChange w:id="5014" w:author="P52s" w:date="2025-12-15T12:05:03Z">
                    <w:rPr>
                      <w:rFonts w:hint="eastAsia" w:ascii="方正仿宋_GBK" w:hAnsi="方正仿宋_GBK" w:eastAsia="方正仿宋_GBK" w:cs="方正仿宋_GBK"/>
                      <w:sz w:val="18"/>
                      <w:szCs w:val="18"/>
                      <w:vertAlign w:val="baseline"/>
                      <w:lang w:val="en-US" w:eastAsia="zh-CN"/>
                    </w:rPr>
                  </w:rPrChange>
                </w:rPr>
                <w:t>100</w:t>
              </w:r>
            </w:ins>
            <w:ins w:id="5016" w:author="P52s" w:date="2025-12-15T11:22:59Z">
              <w:r>
                <w:rPr>
                  <w:rFonts w:hint="eastAsia" w:ascii="Times New Roman" w:hAnsi="Times New Roman" w:eastAsia="宋体" w:cs="Times New Roman"/>
                  <w:color w:val="000000"/>
                  <w:sz w:val="21"/>
                  <w:szCs w:val="24"/>
                  <w:vertAlign w:val="baseline"/>
                  <w:lang w:val="en-US" w:eastAsia="zh-CN" w:bidi="ar"/>
                  <w:rPrChange w:id="5017" w:author="P52s" w:date="2025-12-15T12:05:03Z">
                    <w:rPr>
                      <w:rFonts w:hint="eastAsia" w:ascii="方正仿宋_GBK" w:hAnsi="方正仿宋_GBK" w:eastAsia="方正仿宋_GBK" w:cs="方正仿宋_GBK"/>
                      <w:sz w:val="18"/>
                      <w:szCs w:val="18"/>
                      <w:vertAlign w:val="baseline"/>
                      <w:lang w:val="en-US" w:eastAsia="zh-CN"/>
                    </w:rPr>
                  </w:rPrChange>
                </w:rPr>
                <w:t>.</w:t>
              </w:r>
            </w:ins>
            <w:ins w:id="5019" w:author="P52s" w:date="2025-12-15T11:23:00Z">
              <w:r>
                <w:rPr>
                  <w:rFonts w:hint="eastAsia" w:ascii="Times New Roman" w:hAnsi="Times New Roman" w:eastAsia="宋体" w:cs="Times New Roman"/>
                  <w:color w:val="000000"/>
                  <w:sz w:val="21"/>
                  <w:szCs w:val="24"/>
                  <w:vertAlign w:val="baseline"/>
                  <w:lang w:val="en-US" w:eastAsia="zh-CN" w:bidi="ar"/>
                  <w:rPrChange w:id="5020"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022" w:author="P52s" w:date="2025-12-15T12:29:07Z">
              <w:tcPr>
                <w:tcW w:w="774" w:type="dxa"/>
              </w:tcPr>
            </w:tcPrChange>
          </w:tcPr>
          <w:p>
            <w:pPr>
              <w:widowControl/>
              <w:numPr>
                <w:ilvl w:val="0"/>
                <w:numId w:val="0"/>
              </w:numPr>
              <w:spacing w:line="240" w:lineRule="auto"/>
              <w:ind w:firstLine="0" w:firstLineChars="0"/>
              <w:textAlignment w:val="center"/>
              <w:rPr>
                <w:ins w:id="5024" w:author="P52s" w:date="2025-12-15T11:06:00Z"/>
                <w:rFonts w:hint="default" w:ascii="Times New Roman" w:hAnsi="Times New Roman" w:eastAsia="宋体" w:cs="Times New Roman"/>
                <w:color w:val="000000"/>
                <w:sz w:val="21"/>
                <w:szCs w:val="24"/>
                <w:vertAlign w:val="baseline"/>
                <w:lang w:val="en-US" w:eastAsia="zh-CN" w:bidi="ar"/>
                <w:rPrChange w:id="5025" w:author="P52s" w:date="2025-12-15T12:05:03Z">
                  <w:rPr>
                    <w:ins w:id="5026" w:author="P52s" w:date="2025-12-15T11:06:00Z"/>
                    <w:rFonts w:hint="eastAsia" w:ascii="方正仿宋_GBK" w:hAnsi="方正仿宋_GBK" w:eastAsia="方正仿宋_GBK" w:cs="方正仿宋_GBK"/>
                    <w:sz w:val="24"/>
                    <w:szCs w:val="24"/>
                    <w:vertAlign w:val="baseline"/>
                    <w:lang w:val="en-US" w:eastAsia="zh-CN"/>
                  </w:rPr>
                </w:rPrChange>
              </w:rPr>
              <w:pPrChange w:id="5023" w:author="P52s" w:date="2025-12-15T12:05:24Z">
                <w:pPr>
                  <w:numPr>
                    <w:ilvl w:val="0"/>
                    <w:numId w:val="0"/>
                  </w:numPr>
                </w:pPr>
              </w:pPrChange>
            </w:pPr>
            <w:ins w:id="5027" w:author="P52s" w:date="2025-12-15T11:10:29Z">
              <w:r>
                <w:rPr>
                  <w:rFonts w:hint="eastAsia" w:ascii="Times New Roman" w:hAnsi="Times New Roman" w:eastAsia="宋体" w:cs="Times New Roman"/>
                  <w:color w:val="000000"/>
                  <w:sz w:val="21"/>
                  <w:szCs w:val="24"/>
                  <w:vertAlign w:val="baseline"/>
                  <w:lang w:val="en-US" w:eastAsia="zh-CN" w:bidi="ar"/>
                  <w:rPrChange w:id="5028" w:author="P52s" w:date="2025-12-15T12:05:03Z">
                    <w:rPr>
                      <w:rFonts w:hint="eastAsia" w:ascii="方正仿宋_GBK" w:hAnsi="方正仿宋_GBK" w:eastAsia="方正仿宋_GBK" w:cs="方正仿宋_GBK"/>
                      <w:sz w:val="18"/>
                      <w:szCs w:val="18"/>
                      <w:vertAlign w:val="baseline"/>
                      <w:lang w:val="en-US" w:eastAsia="zh-CN"/>
                    </w:rPr>
                  </w:rPrChange>
                </w:rPr>
                <w:t>-</w:t>
              </w:r>
            </w:ins>
            <w:ins w:id="5030" w:author="P52s" w:date="2025-12-15T11:10:30Z">
              <w:r>
                <w:rPr>
                  <w:rFonts w:hint="eastAsia" w:ascii="Times New Roman" w:hAnsi="Times New Roman" w:eastAsia="宋体" w:cs="Times New Roman"/>
                  <w:color w:val="000000"/>
                  <w:sz w:val="21"/>
                  <w:szCs w:val="24"/>
                  <w:vertAlign w:val="baseline"/>
                  <w:lang w:val="en-US" w:eastAsia="zh-CN" w:bidi="ar"/>
                  <w:rPrChange w:id="5031" w:author="P52s" w:date="2025-12-15T12:05:03Z">
                    <w:rPr>
                      <w:rFonts w:hint="eastAsia" w:ascii="方正仿宋_GBK" w:hAnsi="方正仿宋_GBK" w:eastAsia="方正仿宋_GBK" w:cs="方正仿宋_GBK"/>
                      <w:sz w:val="18"/>
                      <w:szCs w:val="18"/>
                      <w:vertAlign w:val="baseline"/>
                      <w:lang w:val="en-US" w:eastAsia="zh-CN"/>
                    </w:rPr>
                  </w:rPrChange>
                </w:rPr>
                <w:t>5</w:t>
              </w:r>
            </w:ins>
            <w:ins w:id="5033" w:author="P52s" w:date="2025-12-15T11:23:04Z">
              <w:r>
                <w:rPr>
                  <w:rFonts w:hint="eastAsia" w:ascii="Times New Roman" w:hAnsi="Times New Roman" w:eastAsia="宋体" w:cs="Times New Roman"/>
                  <w:color w:val="000000"/>
                  <w:sz w:val="21"/>
                  <w:szCs w:val="24"/>
                  <w:vertAlign w:val="baseline"/>
                  <w:lang w:val="en-US" w:eastAsia="zh-CN" w:bidi="ar"/>
                  <w:rPrChange w:id="5034"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036" w:author="P52s" w:date="2025-12-15T12:29:07Z">
              <w:tcPr>
                <w:tcW w:w="774" w:type="dxa"/>
              </w:tcPr>
            </w:tcPrChange>
          </w:tcPr>
          <w:p>
            <w:pPr>
              <w:widowControl/>
              <w:numPr>
                <w:ilvl w:val="0"/>
                <w:numId w:val="0"/>
              </w:numPr>
              <w:spacing w:line="240" w:lineRule="auto"/>
              <w:ind w:firstLine="0" w:firstLineChars="0"/>
              <w:textAlignment w:val="center"/>
              <w:rPr>
                <w:ins w:id="5038" w:author="P52s" w:date="2025-12-15T11:06:00Z"/>
                <w:rFonts w:hint="default" w:ascii="Times New Roman" w:hAnsi="Times New Roman" w:eastAsia="宋体" w:cs="Times New Roman"/>
                <w:color w:val="000000"/>
                <w:sz w:val="21"/>
                <w:szCs w:val="24"/>
                <w:vertAlign w:val="baseline"/>
                <w:lang w:val="en-US" w:eastAsia="zh-CN" w:bidi="ar"/>
                <w:rPrChange w:id="5039" w:author="P52s" w:date="2025-12-15T12:05:03Z">
                  <w:rPr>
                    <w:ins w:id="5040" w:author="P52s" w:date="2025-12-15T11:06:00Z"/>
                    <w:rFonts w:hint="eastAsia" w:ascii="方正仿宋_GBK" w:hAnsi="方正仿宋_GBK" w:eastAsia="方正仿宋_GBK" w:cs="方正仿宋_GBK"/>
                    <w:sz w:val="24"/>
                    <w:szCs w:val="24"/>
                    <w:vertAlign w:val="baseline"/>
                    <w:lang w:val="en-US" w:eastAsia="zh-CN"/>
                  </w:rPr>
                </w:rPrChange>
              </w:rPr>
              <w:pPrChange w:id="5037" w:author="P52s" w:date="2025-12-15T12:05:24Z">
                <w:pPr>
                  <w:numPr>
                    <w:ilvl w:val="0"/>
                    <w:numId w:val="0"/>
                  </w:numPr>
                </w:pPr>
              </w:pPrChange>
            </w:pPr>
            <w:ins w:id="5041" w:author="P52s" w:date="2025-12-15T11:10:40Z">
              <w:r>
                <w:rPr>
                  <w:rFonts w:hint="eastAsia" w:ascii="Times New Roman" w:hAnsi="Times New Roman" w:eastAsia="宋体" w:cs="Times New Roman"/>
                  <w:color w:val="000000"/>
                  <w:sz w:val="21"/>
                  <w:szCs w:val="24"/>
                  <w:vertAlign w:val="baseline"/>
                  <w:lang w:val="en-US" w:eastAsia="zh-CN" w:bidi="ar"/>
                  <w:rPrChange w:id="5042" w:author="P52s" w:date="2025-12-15T12:05:03Z">
                    <w:rPr>
                      <w:rFonts w:hint="eastAsia" w:ascii="方正仿宋_GBK" w:hAnsi="方正仿宋_GBK" w:eastAsia="方正仿宋_GBK" w:cs="方正仿宋_GBK"/>
                      <w:sz w:val="18"/>
                      <w:szCs w:val="18"/>
                      <w:vertAlign w:val="baseline"/>
                      <w:lang w:val="en-US" w:eastAsia="zh-CN"/>
                    </w:rPr>
                  </w:rPrChange>
                </w:rPr>
                <w:t>5</w:t>
              </w:r>
            </w:ins>
            <w:ins w:id="5044" w:author="P52s" w:date="2025-12-15T11:23:08Z">
              <w:r>
                <w:rPr>
                  <w:rFonts w:hint="eastAsia" w:ascii="Times New Roman" w:hAnsi="Times New Roman" w:eastAsia="宋体" w:cs="Times New Roman"/>
                  <w:color w:val="000000"/>
                  <w:sz w:val="21"/>
                  <w:szCs w:val="24"/>
                  <w:vertAlign w:val="baseline"/>
                  <w:lang w:val="en-US" w:eastAsia="zh-CN" w:bidi="ar"/>
                  <w:rPrChange w:id="5045" w:author="P52s" w:date="2025-12-15T12:05:03Z">
                    <w:rPr>
                      <w:rFonts w:hint="eastAsia" w:ascii="方正仿宋_GBK" w:hAnsi="方正仿宋_GBK" w:eastAsia="方正仿宋_GBK" w:cs="方正仿宋_GBK"/>
                      <w:sz w:val="18"/>
                      <w:szCs w:val="18"/>
                      <w:vertAlign w:val="baseline"/>
                      <w:lang w:val="en-US" w:eastAsia="zh-CN"/>
                    </w:rPr>
                  </w:rPrChange>
                </w:rPr>
                <w:t>.</w:t>
              </w:r>
            </w:ins>
            <w:ins w:id="5047" w:author="P52s" w:date="2025-12-15T11:23:09Z">
              <w:r>
                <w:rPr>
                  <w:rFonts w:hint="eastAsia" w:ascii="Times New Roman" w:hAnsi="Times New Roman" w:eastAsia="宋体" w:cs="Times New Roman"/>
                  <w:color w:val="000000"/>
                  <w:sz w:val="21"/>
                  <w:szCs w:val="24"/>
                  <w:vertAlign w:val="baseline"/>
                  <w:lang w:val="en-US" w:eastAsia="zh-CN" w:bidi="ar"/>
                  <w:rPrChange w:id="5048"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050" w:author="P52s" w:date="2025-12-15T12:29:07Z">
              <w:tcPr>
                <w:tcW w:w="774" w:type="dxa"/>
              </w:tcPr>
            </w:tcPrChange>
          </w:tcPr>
          <w:p>
            <w:pPr>
              <w:widowControl/>
              <w:numPr>
                <w:ilvl w:val="0"/>
                <w:numId w:val="0"/>
              </w:numPr>
              <w:spacing w:line="240" w:lineRule="auto"/>
              <w:ind w:firstLine="0" w:firstLineChars="0"/>
              <w:textAlignment w:val="center"/>
              <w:rPr>
                <w:ins w:id="5052" w:author="P52s" w:date="2025-12-15T11:06:00Z"/>
                <w:rFonts w:hint="default" w:ascii="Times New Roman" w:hAnsi="Times New Roman" w:eastAsia="宋体" w:cs="Times New Roman"/>
                <w:color w:val="000000"/>
                <w:sz w:val="21"/>
                <w:szCs w:val="24"/>
                <w:vertAlign w:val="baseline"/>
                <w:lang w:val="en-US" w:eastAsia="zh-CN" w:bidi="ar"/>
                <w:rPrChange w:id="5053" w:author="P52s" w:date="2025-12-15T12:05:03Z">
                  <w:rPr>
                    <w:ins w:id="5054" w:author="P52s" w:date="2025-12-15T11:06:00Z"/>
                    <w:rFonts w:hint="eastAsia" w:ascii="方正仿宋_GBK" w:hAnsi="方正仿宋_GBK" w:eastAsia="方正仿宋_GBK" w:cs="方正仿宋_GBK"/>
                    <w:sz w:val="24"/>
                    <w:szCs w:val="24"/>
                    <w:vertAlign w:val="baseline"/>
                    <w:lang w:val="en-US" w:eastAsia="zh-CN"/>
                  </w:rPr>
                </w:rPrChange>
              </w:rPr>
              <w:pPrChange w:id="5051" w:author="P52s" w:date="2025-12-15T12:05:24Z">
                <w:pPr>
                  <w:numPr>
                    <w:ilvl w:val="0"/>
                    <w:numId w:val="0"/>
                  </w:numPr>
                </w:pPr>
              </w:pPrChange>
            </w:pPr>
            <w:ins w:id="5055" w:author="P52s" w:date="2025-12-15T11:10:52Z">
              <w:r>
                <w:rPr>
                  <w:rFonts w:hint="eastAsia" w:ascii="Times New Roman" w:hAnsi="Times New Roman" w:eastAsia="宋体" w:cs="Times New Roman"/>
                  <w:color w:val="000000"/>
                  <w:sz w:val="21"/>
                  <w:szCs w:val="24"/>
                  <w:vertAlign w:val="baseline"/>
                  <w:lang w:val="en-US" w:eastAsia="zh-CN" w:bidi="ar"/>
                  <w:rPrChange w:id="5056" w:author="P52s" w:date="2025-12-15T12:05:03Z">
                    <w:rPr>
                      <w:rFonts w:hint="eastAsia" w:ascii="方正仿宋_GBK" w:hAnsi="方正仿宋_GBK" w:eastAsia="方正仿宋_GBK" w:cs="方正仿宋_GBK"/>
                      <w:sz w:val="18"/>
                      <w:szCs w:val="18"/>
                      <w:vertAlign w:val="baseline"/>
                      <w:lang w:val="en-US" w:eastAsia="zh-CN"/>
                    </w:rPr>
                  </w:rPrChange>
                </w:rPr>
                <w:t>6</w:t>
              </w:r>
            </w:ins>
            <w:ins w:id="5058" w:author="P52s" w:date="2025-12-15T11:23:13Z">
              <w:r>
                <w:rPr>
                  <w:rFonts w:hint="eastAsia" w:ascii="Times New Roman" w:hAnsi="Times New Roman" w:eastAsia="宋体" w:cs="Times New Roman"/>
                  <w:color w:val="000000"/>
                  <w:sz w:val="21"/>
                  <w:szCs w:val="24"/>
                  <w:vertAlign w:val="baseline"/>
                  <w:lang w:val="en-US" w:eastAsia="zh-CN" w:bidi="ar"/>
                  <w:rPrChange w:id="5059"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061" w:author="P52s" w:date="2025-12-15T12:29:07Z">
              <w:tcPr>
                <w:tcW w:w="774" w:type="dxa"/>
              </w:tcPr>
            </w:tcPrChange>
          </w:tcPr>
          <w:p>
            <w:pPr>
              <w:widowControl/>
              <w:numPr>
                <w:ilvl w:val="0"/>
                <w:numId w:val="0"/>
              </w:numPr>
              <w:spacing w:line="240" w:lineRule="auto"/>
              <w:ind w:firstLine="0" w:firstLineChars="0"/>
              <w:textAlignment w:val="center"/>
              <w:rPr>
                <w:ins w:id="5063" w:author="P52s" w:date="2025-12-15T11:06:00Z"/>
                <w:rFonts w:hint="default" w:ascii="Times New Roman" w:hAnsi="Times New Roman" w:eastAsia="宋体" w:cs="Times New Roman"/>
                <w:color w:val="000000"/>
                <w:sz w:val="21"/>
                <w:szCs w:val="24"/>
                <w:vertAlign w:val="baseline"/>
                <w:lang w:val="en-US" w:eastAsia="zh-CN" w:bidi="ar"/>
                <w:rPrChange w:id="5064" w:author="P52s" w:date="2025-12-15T12:05:03Z">
                  <w:rPr>
                    <w:ins w:id="5065" w:author="P52s" w:date="2025-12-15T11:06:00Z"/>
                    <w:rFonts w:hint="eastAsia" w:ascii="方正仿宋_GBK" w:hAnsi="方正仿宋_GBK" w:eastAsia="方正仿宋_GBK" w:cs="方正仿宋_GBK"/>
                    <w:sz w:val="24"/>
                    <w:szCs w:val="24"/>
                    <w:vertAlign w:val="baseline"/>
                    <w:lang w:val="en-US" w:eastAsia="zh-CN"/>
                  </w:rPr>
                </w:rPrChange>
              </w:rPr>
              <w:pPrChange w:id="5062" w:author="P52s" w:date="2025-12-15T12:05:24Z">
                <w:pPr>
                  <w:numPr>
                    <w:ilvl w:val="0"/>
                    <w:numId w:val="0"/>
                  </w:numPr>
                </w:pPr>
              </w:pPrChange>
            </w:pPr>
            <w:ins w:id="5066" w:author="P52s" w:date="2025-12-15T11:11:02Z">
              <w:r>
                <w:rPr>
                  <w:rFonts w:hint="eastAsia" w:ascii="Times New Roman" w:hAnsi="Times New Roman" w:eastAsia="宋体" w:cs="Times New Roman"/>
                  <w:color w:val="000000"/>
                  <w:sz w:val="21"/>
                  <w:szCs w:val="24"/>
                  <w:vertAlign w:val="baseline"/>
                  <w:lang w:val="en-US" w:eastAsia="zh-CN" w:bidi="ar"/>
                  <w:rPrChange w:id="5067" w:author="P52s" w:date="2025-12-15T12:05:03Z">
                    <w:rPr>
                      <w:rFonts w:hint="eastAsia" w:ascii="方正仿宋_GBK" w:hAnsi="方正仿宋_GBK" w:eastAsia="方正仿宋_GBK" w:cs="方正仿宋_GBK"/>
                      <w:sz w:val="18"/>
                      <w:szCs w:val="18"/>
                      <w:vertAlign w:val="baseline"/>
                      <w:lang w:val="en-US" w:eastAsia="zh-CN"/>
                    </w:rPr>
                  </w:rPrChange>
                </w:rPr>
                <w:t>5</w:t>
              </w:r>
            </w:ins>
            <w:ins w:id="5069" w:author="P52s" w:date="2025-12-15T11:23:18Z">
              <w:r>
                <w:rPr>
                  <w:rFonts w:hint="eastAsia" w:ascii="Times New Roman" w:hAnsi="Times New Roman" w:eastAsia="宋体" w:cs="Times New Roman"/>
                  <w:color w:val="000000"/>
                  <w:sz w:val="21"/>
                  <w:szCs w:val="24"/>
                  <w:vertAlign w:val="baseline"/>
                  <w:lang w:val="en-US" w:eastAsia="zh-CN" w:bidi="ar"/>
                  <w:rPrChange w:id="5070"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072" w:author="P52s" w:date="2025-12-15T12:29:07Z">
              <w:tcPr>
                <w:tcW w:w="774" w:type="dxa"/>
              </w:tcPr>
            </w:tcPrChange>
          </w:tcPr>
          <w:p>
            <w:pPr>
              <w:widowControl/>
              <w:numPr>
                <w:ilvl w:val="0"/>
                <w:numId w:val="0"/>
              </w:numPr>
              <w:spacing w:line="240" w:lineRule="auto"/>
              <w:ind w:firstLine="0" w:firstLineChars="0"/>
              <w:textAlignment w:val="center"/>
              <w:rPr>
                <w:ins w:id="5074" w:author="P52s" w:date="2025-12-15T11:06:00Z"/>
                <w:rFonts w:hint="default" w:ascii="Times New Roman" w:hAnsi="Times New Roman" w:eastAsia="宋体" w:cs="Times New Roman"/>
                <w:color w:val="000000"/>
                <w:sz w:val="21"/>
                <w:szCs w:val="24"/>
                <w:vertAlign w:val="baseline"/>
                <w:lang w:val="en-US" w:eastAsia="zh-CN" w:bidi="ar"/>
                <w:rPrChange w:id="5075" w:author="P52s" w:date="2025-12-15T12:05:03Z">
                  <w:rPr>
                    <w:ins w:id="5076" w:author="P52s" w:date="2025-12-15T11:06:00Z"/>
                    <w:rFonts w:hint="eastAsia" w:ascii="方正仿宋_GBK" w:hAnsi="方正仿宋_GBK" w:eastAsia="方正仿宋_GBK" w:cs="方正仿宋_GBK"/>
                    <w:sz w:val="24"/>
                    <w:szCs w:val="24"/>
                    <w:vertAlign w:val="baseline"/>
                    <w:lang w:val="en-US" w:eastAsia="zh-CN"/>
                  </w:rPr>
                </w:rPrChange>
              </w:rPr>
              <w:pPrChange w:id="5073" w:author="P52s" w:date="2025-12-15T12:05:24Z">
                <w:pPr>
                  <w:numPr>
                    <w:ilvl w:val="0"/>
                    <w:numId w:val="0"/>
                  </w:numPr>
                </w:pPr>
              </w:pPrChange>
            </w:pPr>
            <w:ins w:id="5077" w:author="P52s" w:date="2025-12-15T11:11:08Z">
              <w:r>
                <w:rPr>
                  <w:rFonts w:hint="eastAsia" w:ascii="Times New Roman" w:hAnsi="Times New Roman" w:eastAsia="宋体" w:cs="Times New Roman"/>
                  <w:color w:val="000000"/>
                  <w:sz w:val="21"/>
                  <w:szCs w:val="24"/>
                  <w:vertAlign w:val="baseline"/>
                  <w:lang w:val="en-US" w:eastAsia="zh-CN" w:bidi="ar"/>
                  <w:rPrChange w:id="5078" w:author="P52s" w:date="2025-12-15T12:05:03Z">
                    <w:rPr>
                      <w:rFonts w:hint="eastAsia" w:ascii="方正仿宋_GBK" w:hAnsi="方正仿宋_GBK" w:eastAsia="方正仿宋_GBK" w:cs="方正仿宋_GBK"/>
                      <w:sz w:val="18"/>
                      <w:szCs w:val="18"/>
                      <w:vertAlign w:val="baseline"/>
                      <w:lang w:val="en-US" w:eastAsia="zh-CN"/>
                    </w:rPr>
                  </w:rPrChange>
                </w:rPr>
                <w:t>90</w:t>
              </w:r>
            </w:ins>
            <w:ins w:id="5080" w:author="P52s" w:date="2025-12-15T11:23:22Z">
              <w:r>
                <w:rPr>
                  <w:rFonts w:hint="eastAsia" w:ascii="Times New Roman" w:hAnsi="Times New Roman" w:eastAsia="宋体" w:cs="Times New Roman"/>
                  <w:color w:val="000000"/>
                  <w:sz w:val="21"/>
                  <w:szCs w:val="24"/>
                  <w:vertAlign w:val="baseline"/>
                  <w:lang w:val="en-US" w:eastAsia="zh-CN" w:bidi="ar"/>
                  <w:rPrChange w:id="5081" w:author="P52s" w:date="2025-12-15T12:05:03Z">
                    <w:rPr>
                      <w:rFonts w:hint="eastAsia" w:ascii="方正仿宋_GBK" w:hAnsi="方正仿宋_GBK" w:eastAsia="方正仿宋_GBK" w:cs="方正仿宋_GBK"/>
                      <w:sz w:val="18"/>
                      <w:szCs w:val="18"/>
                      <w:vertAlign w:val="baseline"/>
                      <w:lang w:val="en-US" w:eastAsia="zh-CN"/>
                    </w:rPr>
                  </w:rPrChange>
                </w:rPr>
                <w:t>.0</w:t>
              </w:r>
            </w:ins>
            <w:ins w:id="5083" w:author="P52s" w:date="2025-12-15T11:23:23Z">
              <w:r>
                <w:rPr>
                  <w:rFonts w:hint="eastAsia" w:ascii="Times New Roman" w:hAnsi="Times New Roman" w:eastAsia="宋体" w:cs="Times New Roman"/>
                  <w:color w:val="000000"/>
                  <w:sz w:val="21"/>
                  <w:szCs w:val="24"/>
                  <w:vertAlign w:val="baseline"/>
                  <w:lang w:val="en-US" w:eastAsia="zh-CN" w:bidi="ar"/>
                  <w:rPrChange w:id="5084" w:author="P52s" w:date="2025-12-15T12:05:03Z">
                    <w:rPr>
                      <w:rFonts w:hint="eastAsia" w:ascii="方正仿宋_GBK" w:hAnsi="方正仿宋_GBK" w:eastAsia="方正仿宋_GBK" w:cs="方正仿宋_GBK"/>
                      <w:sz w:val="18"/>
                      <w:szCs w:val="18"/>
                      <w:vertAlign w:val="baseline"/>
                      <w:lang w:val="en-US" w:eastAsia="zh-CN"/>
                    </w:rPr>
                  </w:rPrChange>
                </w:rPr>
                <w:t>0</w:t>
              </w:r>
            </w:ins>
          </w:p>
        </w:tc>
        <w:tc>
          <w:tcPr>
            <w:tcW w:w="775" w:type="dxa"/>
            <w:tcBorders>
              <w:top w:val="nil"/>
              <w:left w:val="nil"/>
              <w:bottom w:val="nil"/>
              <w:right w:val="nil"/>
            </w:tcBorders>
            <w:tcPrChange w:id="5086" w:author="P52s" w:date="2025-12-15T12:29:07Z">
              <w:tcPr>
                <w:tcW w:w="775" w:type="dxa"/>
              </w:tcPr>
            </w:tcPrChange>
          </w:tcPr>
          <w:p>
            <w:pPr>
              <w:widowControl/>
              <w:numPr>
                <w:ilvl w:val="0"/>
                <w:numId w:val="0"/>
              </w:numPr>
              <w:spacing w:line="240" w:lineRule="auto"/>
              <w:ind w:firstLine="0" w:firstLineChars="0"/>
              <w:textAlignment w:val="center"/>
              <w:rPr>
                <w:ins w:id="5088" w:author="P52s" w:date="2025-12-15T11:06:00Z"/>
                <w:rFonts w:hint="default" w:ascii="Times New Roman" w:hAnsi="Times New Roman" w:eastAsia="宋体" w:cs="Times New Roman"/>
                <w:color w:val="000000"/>
                <w:sz w:val="21"/>
                <w:szCs w:val="24"/>
                <w:vertAlign w:val="baseline"/>
                <w:lang w:val="en-US" w:eastAsia="zh-CN" w:bidi="ar"/>
                <w:rPrChange w:id="5089" w:author="P52s" w:date="2025-12-15T12:05:03Z">
                  <w:rPr>
                    <w:ins w:id="5090" w:author="P52s" w:date="2025-12-15T11:06:00Z"/>
                    <w:rFonts w:hint="eastAsia" w:ascii="方正仿宋_GBK" w:hAnsi="方正仿宋_GBK" w:eastAsia="方正仿宋_GBK" w:cs="方正仿宋_GBK"/>
                    <w:sz w:val="24"/>
                    <w:szCs w:val="24"/>
                    <w:vertAlign w:val="baseline"/>
                    <w:lang w:val="en-US" w:eastAsia="zh-CN"/>
                  </w:rPr>
                </w:rPrChange>
              </w:rPr>
              <w:pPrChange w:id="5087" w:author="P52s" w:date="2025-12-15T12:05:24Z">
                <w:pPr>
                  <w:numPr>
                    <w:ilvl w:val="0"/>
                    <w:numId w:val="0"/>
                  </w:numPr>
                </w:pPr>
              </w:pPrChange>
            </w:pPr>
            <w:ins w:id="5091" w:author="P52s" w:date="2025-12-15T11:11:19Z">
              <w:r>
                <w:rPr>
                  <w:rFonts w:hint="eastAsia" w:ascii="Times New Roman" w:hAnsi="Times New Roman" w:eastAsia="宋体" w:cs="Times New Roman"/>
                  <w:color w:val="000000"/>
                  <w:sz w:val="21"/>
                  <w:szCs w:val="24"/>
                  <w:vertAlign w:val="baseline"/>
                  <w:lang w:val="en-US" w:eastAsia="zh-CN" w:bidi="ar"/>
                  <w:rPrChange w:id="5092" w:author="P52s" w:date="2025-12-15T12:05:03Z">
                    <w:rPr>
                      <w:rFonts w:hint="eastAsia" w:ascii="方正仿宋_GBK" w:hAnsi="方正仿宋_GBK" w:eastAsia="方正仿宋_GBK" w:cs="方正仿宋_GBK"/>
                      <w:sz w:val="18"/>
                      <w:szCs w:val="18"/>
                      <w:vertAlign w:val="baseline"/>
                      <w:lang w:val="en-US" w:eastAsia="zh-CN"/>
                    </w:rPr>
                  </w:rPrChange>
                </w:rPr>
                <w:t>3</w:t>
              </w:r>
            </w:ins>
            <w:ins w:id="5094" w:author="P52s" w:date="2025-12-15T11:23:27Z">
              <w:r>
                <w:rPr>
                  <w:rFonts w:hint="eastAsia" w:ascii="Times New Roman" w:hAnsi="Times New Roman" w:eastAsia="宋体" w:cs="Times New Roman"/>
                  <w:color w:val="000000"/>
                  <w:sz w:val="21"/>
                  <w:szCs w:val="24"/>
                  <w:vertAlign w:val="baseline"/>
                  <w:lang w:val="en-US" w:eastAsia="zh-CN" w:bidi="ar"/>
                  <w:rPrChange w:id="5095"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5" w:type="dxa"/>
            <w:tcBorders>
              <w:top w:val="nil"/>
              <w:left w:val="nil"/>
              <w:bottom w:val="nil"/>
              <w:right w:val="nil"/>
            </w:tcBorders>
            <w:tcPrChange w:id="5097" w:author="P52s" w:date="2025-12-15T12:29:07Z">
              <w:tcPr>
                <w:tcW w:w="775" w:type="dxa"/>
              </w:tcPr>
            </w:tcPrChange>
          </w:tcPr>
          <w:p>
            <w:pPr>
              <w:widowControl/>
              <w:numPr>
                <w:ilvl w:val="0"/>
                <w:numId w:val="0"/>
              </w:numPr>
              <w:spacing w:line="240" w:lineRule="auto"/>
              <w:ind w:firstLine="0" w:firstLineChars="0"/>
              <w:textAlignment w:val="center"/>
              <w:rPr>
                <w:ins w:id="5099" w:author="P52s" w:date="2025-12-15T11:06:00Z"/>
                <w:rFonts w:hint="default" w:ascii="Times New Roman" w:hAnsi="Times New Roman" w:eastAsia="宋体" w:cs="Times New Roman"/>
                <w:color w:val="000000"/>
                <w:sz w:val="21"/>
                <w:szCs w:val="24"/>
                <w:vertAlign w:val="baseline"/>
                <w:lang w:val="en-US" w:eastAsia="zh-CN" w:bidi="ar"/>
                <w:rPrChange w:id="5100" w:author="P52s" w:date="2025-12-15T12:05:03Z">
                  <w:rPr>
                    <w:ins w:id="5101" w:author="P52s" w:date="2025-12-15T11:06:00Z"/>
                    <w:rFonts w:hint="eastAsia" w:ascii="方正仿宋_GBK" w:hAnsi="方正仿宋_GBK" w:eastAsia="方正仿宋_GBK" w:cs="方正仿宋_GBK"/>
                    <w:sz w:val="24"/>
                    <w:szCs w:val="24"/>
                    <w:vertAlign w:val="baseline"/>
                    <w:lang w:val="en-US" w:eastAsia="zh-CN"/>
                  </w:rPr>
                </w:rPrChange>
              </w:rPr>
              <w:pPrChange w:id="5098" w:author="P52s" w:date="2025-12-15T12:05:24Z">
                <w:pPr>
                  <w:numPr>
                    <w:ilvl w:val="0"/>
                    <w:numId w:val="0"/>
                  </w:numPr>
                </w:pPr>
              </w:pPrChange>
            </w:pPr>
            <w:ins w:id="5102" w:author="P52s" w:date="2025-12-15T11:11:58Z">
              <w:r>
                <w:rPr>
                  <w:rFonts w:hint="eastAsia" w:ascii="Times New Roman" w:hAnsi="Times New Roman" w:eastAsia="宋体" w:cs="Times New Roman"/>
                  <w:color w:val="000000"/>
                  <w:sz w:val="21"/>
                  <w:szCs w:val="24"/>
                  <w:vertAlign w:val="baseline"/>
                  <w:lang w:val="en-US" w:eastAsia="zh-CN" w:bidi="ar"/>
                  <w:rPrChange w:id="5103" w:author="P52s" w:date="2025-12-15T12:05:03Z">
                    <w:rPr>
                      <w:rFonts w:hint="eastAsia" w:ascii="方正仿宋_GBK" w:hAnsi="方正仿宋_GBK" w:eastAsia="方正仿宋_GBK" w:cs="方正仿宋_GBK"/>
                      <w:sz w:val="18"/>
                      <w:szCs w:val="18"/>
                      <w:vertAlign w:val="baseline"/>
                      <w:lang w:val="en-US" w:eastAsia="zh-CN"/>
                    </w:rPr>
                  </w:rPrChange>
                </w:rPr>
                <w:t>0</w:t>
              </w:r>
            </w:ins>
            <w:ins w:id="5105" w:author="P52s" w:date="2025-12-15T11:11:59Z">
              <w:r>
                <w:rPr>
                  <w:rFonts w:hint="eastAsia" w:ascii="Times New Roman" w:hAnsi="Times New Roman" w:eastAsia="宋体" w:cs="Times New Roman"/>
                  <w:color w:val="000000"/>
                  <w:sz w:val="21"/>
                  <w:szCs w:val="24"/>
                  <w:vertAlign w:val="baseline"/>
                  <w:lang w:val="en-US" w:eastAsia="zh-CN" w:bidi="ar"/>
                  <w:rPrChange w:id="5106" w:author="P52s" w:date="2025-12-15T12:05:03Z">
                    <w:rPr>
                      <w:rFonts w:hint="eastAsia" w:ascii="方正仿宋_GBK" w:hAnsi="方正仿宋_GBK" w:eastAsia="方正仿宋_GBK" w:cs="方正仿宋_GBK"/>
                      <w:sz w:val="18"/>
                      <w:szCs w:val="18"/>
                      <w:vertAlign w:val="baseline"/>
                      <w:lang w:val="en-US" w:eastAsia="zh-CN"/>
                    </w:rPr>
                  </w:rPrChange>
                </w:rPr>
                <w:t>.</w:t>
              </w:r>
            </w:ins>
            <w:ins w:id="5108" w:author="P52s" w:date="2025-12-15T11:11:33Z">
              <w:r>
                <w:rPr>
                  <w:rFonts w:hint="eastAsia" w:ascii="Times New Roman" w:hAnsi="Times New Roman" w:eastAsia="宋体" w:cs="Times New Roman"/>
                  <w:color w:val="000000"/>
                  <w:sz w:val="21"/>
                  <w:szCs w:val="24"/>
                  <w:vertAlign w:val="baseline"/>
                  <w:lang w:val="en-US" w:eastAsia="zh-CN" w:bidi="ar"/>
                  <w:rPrChange w:id="5109" w:author="P52s" w:date="2025-12-15T12:05:03Z">
                    <w:rPr>
                      <w:rFonts w:hint="eastAsia" w:ascii="方正仿宋_GBK" w:hAnsi="方正仿宋_GBK" w:eastAsia="方正仿宋_GBK" w:cs="方正仿宋_GBK"/>
                      <w:sz w:val="18"/>
                      <w:szCs w:val="18"/>
                      <w:vertAlign w:val="baseline"/>
                      <w:lang w:val="en-US" w:eastAsia="zh-CN"/>
                    </w:rPr>
                  </w:rPrChange>
                </w:rPr>
                <w:t>92</w:t>
              </w:r>
            </w:ins>
          </w:p>
        </w:tc>
        <w:tc>
          <w:tcPr>
            <w:tcW w:w="775" w:type="dxa"/>
            <w:tcBorders>
              <w:top w:val="nil"/>
              <w:left w:val="nil"/>
              <w:bottom w:val="nil"/>
              <w:right w:val="nil"/>
            </w:tcBorders>
            <w:tcPrChange w:id="5111" w:author="P52s" w:date="2025-12-15T12:29:07Z">
              <w:tcPr>
                <w:tcW w:w="775" w:type="dxa"/>
              </w:tcPr>
            </w:tcPrChange>
          </w:tcPr>
          <w:p>
            <w:pPr>
              <w:widowControl/>
              <w:numPr>
                <w:ilvl w:val="0"/>
                <w:numId w:val="0"/>
              </w:numPr>
              <w:spacing w:line="240" w:lineRule="auto"/>
              <w:ind w:firstLine="0" w:firstLineChars="0"/>
              <w:textAlignment w:val="center"/>
              <w:rPr>
                <w:ins w:id="5113" w:author="P52s" w:date="2025-12-15T11:06:00Z"/>
                <w:rFonts w:hint="default" w:ascii="Times New Roman" w:hAnsi="Times New Roman" w:eastAsia="宋体" w:cs="Times New Roman"/>
                <w:color w:val="000000"/>
                <w:sz w:val="21"/>
                <w:szCs w:val="24"/>
                <w:vertAlign w:val="baseline"/>
                <w:lang w:val="en-US" w:eastAsia="zh-CN" w:bidi="ar"/>
                <w:rPrChange w:id="5114" w:author="P52s" w:date="2025-12-15T12:05:03Z">
                  <w:rPr>
                    <w:ins w:id="5115" w:author="P52s" w:date="2025-12-15T11:06:00Z"/>
                    <w:rFonts w:hint="eastAsia" w:ascii="方正仿宋_GBK" w:hAnsi="方正仿宋_GBK" w:eastAsia="方正仿宋_GBK" w:cs="方正仿宋_GBK"/>
                    <w:sz w:val="24"/>
                    <w:szCs w:val="24"/>
                    <w:vertAlign w:val="baseline"/>
                    <w:lang w:val="en-US" w:eastAsia="zh-CN"/>
                  </w:rPr>
                </w:rPrChange>
              </w:rPr>
              <w:pPrChange w:id="5112" w:author="P52s" w:date="2025-12-15T12:05:24Z">
                <w:pPr>
                  <w:numPr>
                    <w:ilvl w:val="0"/>
                    <w:numId w:val="0"/>
                  </w:numPr>
                </w:pPr>
              </w:pPrChange>
            </w:pPr>
            <w:ins w:id="5116" w:author="P52s" w:date="2025-12-15T11:12:12Z">
              <w:r>
                <w:rPr>
                  <w:rFonts w:hint="eastAsia" w:ascii="Times New Roman" w:hAnsi="Times New Roman" w:eastAsia="宋体" w:cs="Times New Roman"/>
                  <w:color w:val="000000"/>
                  <w:sz w:val="21"/>
                  <w:szCs w:val="24"/>
                  <w:vertAlign w:val="baseline"/>
                  <w:lang w:val="en-US" w:eastAsia="zh-CN" w:bidi="ar"/>
                  <w:rPrChange w:id="5117" w:author="P52s" w:date="2025-12-15T12:05:03Z">
                    <w:rPr>
                      <w:rFonts w:hint="eastAsia" w:ascii="方正仿宋_GBK" w:hAnsi="方正仿宋_GBK" w:eastAsia="方正仿宋_GBK" w:cs="方正仿宋_GBK"/>
                      <w:sz w:val="18"/>
                      <w:szCs w:val="18"/>
                      <w:vertAlign w:val="baseline"/>
                      <w:lang w:val="en-US" w:eastAsia="zh-CN"/>
                    </w:rPr>
                  </w:rPrChange>
                </w:rPr>
                <w:t>0.9</w:t>
              </w:r>
            </w:ins>
            <w:ins w:id="5119" w:author="P52s" w:date="2025-12-15T11:12:13Z">
              <w:r>
                <w:rPr>
                  <w:rFonts w:hint="eastAsia" w:ascii="Times New Roman" w:hAnsi="Times New Roman" w:eastAsia="宋体" w:cs="Times New Roman"/>
                  <w:color w:val="000000"/>
                  <w:sz w:val="21"/>
                  <w:szCs w:val="24"/>
                  <w:vertAlign w:val="baseline"/>
                  <w:lang w:val="en-US" w:eastAsia="zh-CN" w:bidi="ar"/>
                  <w:rPrChange w:id="5120" w:author="P52s" w:date="2025-12-15T12:05:03Z">
                    <w:rPr>
                      <w:rFonts w:hint="eastAsia" w:ascii="方正仿宋_GBK" w:hAnsi="方正仿宋_GBK" w:eastAsia="方正仿宋_GBK" w:cs="方正仿宋_GBK"/>
                      <w:sz w:val="18"/>
                      <w:szCs w:val="18"/>
                      <w:vertAlign w:val="baseline"/>
                      <w:lang w:val="en-US" w:eastAsia="zh-CN"/>
                    </w:rPr>
                  </w:rPrChange>
                </w:rPr>
                <w:t>2</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Change w:id="5123" w:author="P52s" w:date="2025-12-15T12:29:0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blPrExChange>
        </w:tblPrEx>
        <w:trPr>
          <w:ins w:id="5122" w:author="P52s" w:date="2025-12-15T11:06:00Z"/>
        </w:trPr>
        <w:tc>
          <w:tcPr>
            <w:tcW w:w="587" w:type="dxa"/>
            <w:tcBorders>
              <w:top w:val="nil"/>
              <w:left w:val="nil"/>
              <w:bottom w:val="nil"/>
              <w:right w:val="nil"/>
            </w:tcBorders>
            <w:tcPrChange w:id="5124" w:author="P52s" w:date="2025-12-15T12:29:07Z">
              <w:tcPr>
                <w:tcW w:w="774" w:type="dxa"/>
              </w:tcPr>
            </w:tcPrChange>
          </w:tcPr>
          <w:p>
            <w:pPr>
              <w:widowControl/>
              <w:numPr>
                <w:ilvl w:val="0"/>
                <w:numId w:val="0"/>
              </w:numPr>
              <w:spacing w:line="240" w:lineRule="auto"/>
              <w:ind w:firstLine="0" w:firstLineChars="0"/>
              <w:textAlignment w:val="center"/>
              <w:rPr>
                <w:ins w:id="5126" w:author="P52s" w:date="2025-12-15T11:06:00Z"/>
                <w:rFonts w:hint="eastAsia" w:ascii="Times New Roman" w:hAnsi="Times New Roman" w:eastAsia="宋体" w:cs="Times New Roman"/>
                <w:color w:val="000000"/>
                <w:sz w:val="21"/>
                <w:szCs w:val="24"/>
                <w:vertAlign w:val="baseline"/>
                <w:lang w:val="en-US" w:eastAsia="zh-CN" w:bidi="ar"/>
                <w:rPrChange w:id="5127" w:author="P52s" w:date="2025-12-15T12:05:03Z">
                  <w:rPr>
                    <w:ins w:id="5128" w:author="P52s" w:date="2025-12-15T11:06:00Z"/>
                    <w:rFonts w:hint="default" w:ascii="方正仿宋_GBK" w:hAnsi="方正仿宋_GBK" w:eastAsia="方正仿宋_GBK" w:cs="方正仿宋_GBK"/>
                    <w:sz w:val="24"/>
                    <w:szCs w:val="24"/>
                    <w:vertAlign w:val="baseline"/>
                    <w:lang w:val="en-US" w:eastAsia="zh-CN"/>
                  </w:rPr>
                </w:rPrChange>
              </w:rPr>
              <w:pPrChange w:id="5125" w:author="P52s" w:date="2025-12-15T12:05:24Z">
                <w:pPr>
                  <w:numPr>
                    <w:ilvl w:val="0"/>
                    <w:numId w:val="0"/>
                  </w:numPr>
                </w:pPr>
              </w:pPrChange>
            </w:pPr>
            <w:ins w:id="5129" w:author="P52s" w:date="2025-12-15T11:06:10Z">
              <w:r>
                <w:rPr>
                  <w:rFonts w:hint="eastAsia" w:ascii="Times New Roman" w:hAnsi="Times New Roman" w:eastAsia="宋体" w:cs="Times New Roman"/>
                  <w:color w:val="000000"/>
                  <w:sz w:val="21"/>
                  <w:szCs w:val="24"/>
                  <w:vertAlign w:val="baseline"/>
                  <w:lang w:val="en-US" w:eastAsia="zh-CN" w:bidi="ar"/>
                  <w:rPrChange w:id="5130" w:author="P52s" w:date="2025-12-15T12:05:03Z">
                    <w:rPr>
                      <w:rFonts w:hint="eastAsia" w:ascii="方正仿宋_GBK" w:hAnsi="方正仿宋_GBK" w:eastAsia="方正仿宋_GBK" w:cs="方正仿宋_GBK"/>
                      <w:sz w:val="24"/>
                      <w:szCs w:val="24"/>
                      <w:vertAlign w:val="baseline"/>
                      <w:lang w:val="en-US" w:eastAsia="zh-CN"/>
                    </w:rPr>
                  </w:rPrChange>
                </w:rPr>
                <w:t>3</w:t>
              </w:r>
            </w:ins>
          </w:p>
        </w:tc>
        <w:tc>
          <w:tcPr>
            <w:tcW w:w="961" w:type="dxa"/>
            <w:tcBorders>
              <w:top w:val="nil"/>
              <w:left w:val="nil"/>
              <w:bottom w:val="nil"/>
              <w:right w:val="nil"/>
            </w:tcBorders>
            <w:tcPrChange w:id="5132" w:author="P52s" w:date="2025-12-15T12:29:07Z">
              <w:tcPr>
                <w:tcW w:w="774" w:type="dxa"/>
              </w:tcPr>
            </w:tcPrChange>
          </w:tcPr>
          <w:p>
            <w:pPr>
              <w:widowControl/>
              <w:numPr>
                <w:ilvl w:val="0"/>
                <w:numId w:val="0"/>
              </w:numPr>
              <w:spacing w:line="240" w:lineRule="auto"/>
              <w:ind w:firstLine="0" w:firstLineChars="0"/>
              <w:textAlignment w:val="center"/>
              <w:rPr>
                <w:ins w:id="5134" w:author="P52s" w:date="2025-12-15T11:06:00Z"/>
                <w:rFonts w:hint="eastAsia" w:ascii="Times New Roman" w:hAnsi="Times New Roman" w:eastAsia="宋体" w:cs="Times New Roman"/>
                <w:color w:val="000000"/>
                <w:sz w:val="21"/>
                <w:szCs w:val="24"/>
                <w:vertAlign w:val="baseline"/>
                <w:lang w:val="en-US" w:eastAsia="zh-CN" w:bidi="ar"/>
                <w:rPrChange w:id="5135" w:author="P52s" w:date="2025-12-15T12:05:03Z">
                  <w:rPr>
                    <w:ins w:id="5136" w:author="P52s" w:date="2025-12-15T11:06:00Z"/>
                    <w:rFonts w:hint="default" w:ascii="方正仿宋_GBK" w:hAnsi="方正仿宋_GBK" w:eastAsia="方正仿宋_GBK" w:cs="方正仿宋_GBK"/>
                    <w:sz w:val="24"/>
                    <w:szCs w:val="24"/>
                    <w:vertAlign w:val="baseline"/>
                    <w:lang w:val="en-US" w:eastAsia="zh-CN"/>
                  </w:rPr>
                </w:rPrChange>
              </w:rPr>
              <w:pPrChange w:id="5133" w:author="P52s" w:date="2025-12-15T12:05:24Z">
                <w:pPr>
                  <w:numPr>
                    <w:ilvl w:val="0"/>
                    <w:numId w:val="0"/>
                  </w:numPr>
                </w:pPr>
              </w:pPrChange>
            </w:pPr>
            <w:ins w:id="5137" w:author="P52s" w:date="2025-12-15T11:06:41Z">
              <w:r>
                <w:rPr>
                  <w:rFonts w:hint="eastAsia" w:ascii="Times New Roman" w:hAnsi="Times New Roman" w:eastAsia="宋体" w:cs="Times New Roman"/>
                  <w:color w:val="000000"/>
                  <w:sz w:val="21"/>
                  <w:szCs w:val="24"/>
                  <w:vertAlign w:val="baseline"/>
                  <w:lang w:val="en-US" w:eastAsia="zh-CN" w:bidi="ar"/>
                  <w:rPrChange w:id="5138" w:author="P52s" w:date="2025-12-15T12:05:03Z">
                    <w:rPr>
                      <w:rFonts w:hint="eastAsia" w:ascii="方正仿宋_GBK" w:hAnsi="方正仿宋_GBK" w:eastAsia="方正仿宋_GBK" w:cs="方正仿宋_GBK"/>
                      <w:sz w:val="24"/>
                      <w:szCs w:val="24"/>
                      <w:vertAlign w:val="baseline"/>
                      <w:lang w:val="en-US" w:eastAsia="zh-CN"/>
                    </w:rPr>
                  </w:rPrChange>
                </w:rPr>
                <w:t>钠</w:t>
              </w:r>
            </w:ins>
          </w:p>
        </w:tc>
        <w:tc>
          <w:tcPr>
            <w:tcW w:w="774" w:type="dxa"/>
            <w:tcBorders>
              <w:top w:val="nil"/>
              <w:left w:val="nil"/>
              <w:bottom w:val="nil"/>
              <w:right w:val="nil"/>
            </w:tcBorders>
            <w:tcPrChange w:id="5140" w:author="P52s" w:date="2025-12-15T12:29:07Z">
              <w:tcPr>
                <w:tcW w:w="774" w:type="dxa"/>
              </w:tcPr>
            </w:tcPrChange>
          </w:tcPr>
          <w:p>
            <w:pPr>
              <w:widowControl/>
              <w:numPr>
                <w:ilvl w:val="0"/>
                <w:numId w:val="0"/>
              </w:numPr>
              <w:spacing w:line="240" w:lineRule="auto"/>
              <w:ind w:firstLine="0" w:firstLineChars="0"/>
              <w:textAlignment w:val="center"/>
              <w:rPr>
                <w:ins w:id="5142" w:author="P52s" w:date="2025-12-15T11:06:00Z"/>
                <w:rFonts w:hint="default" w:ascii="Times New Roman" w:hAnsi="Times New Roman" w:eastAsia="宋体" w:cs="Times New Roman"/>
                <w:color w:val="000000"/>
                <w:sz w:val="21"/>
                <w:szCs w:val="24"/>
                <w:vertAlign w:val="baseline"/>
                <w:lang w:val="en-US" w:eastAsia="zh-CN" w:bidi="ar"/>
                <w:rPrChange w:id="5143" w:author="P52s" w:date="2025-12-15T12:05:03Z">
                  <w:rPr>
                    <w:ins w:id="5144" w:author="P52s" w:date="2025-12-15T11:06:00Z"/>
                    <w:rFonts w:hint="eastAsia" w:ascii="方正仿宋_GBK" w:hAnsi="方正仿宋_GBK" w:eastAsia="方正仿宋_GBK" w:cs="方正仿宋_GBK"/>
                    <w:sz w:val="24"/>
                    <w:szCs w:val="24"/>
                    <w:vertAlign w:val="baseline"/>
                    <w:lang w:val="en-US" w:eastAsia="zh-CN"/>
                  </w:rPr>
                </w:rPrChange>
              </w:rPr>
              <w:pPrChange w:id="5141" w:author="P52s" w:date="2025-12-15T12:05:24Z">
                <w:pPr>
                  <w:numPr>
                    <w:ilvl w:val="0"/>
                    <w:numId w:val="0"/>
                  </w:numPr>
                </w:pPr>
              </w:pPrChange>
            </w:pPr>
            <w:ins w:id="5145" w:author="P52s" w:date="2025-12-15T11:10:14Z">
              <w:r>
                <w:rPr>
                  <w:rFonts w:hint="eastAsia" w:ascii="Times New Roman" w:hAnsi="Times New Roman" w:eastAsia="宋体" w:cs="Times New Roman"/>
                  <w:color w:val="000000"/>
                  <w:sz w:val="21"/>
                  <w:szCs w:val="24"/>
                  <w:vertAlign w:val="baseline"/>
                  <w:lang w:val="en-US" w:eastAsia="zh-CN" w:bidi="ar"/>
                  <w:rPrChange w:id="5146" w:author="P52s" w:date="2025-12-15T12:05:03Z">
                    <w:rPr>
                      <w:rFonts w:hint="eastAsia" w:ascii="方正仿宋_GBK" w:hAnsi="方正仿宋_GBK" w:eastAsia="方正仿宋_GBK" w:cs="方正仿宋_GBK"/>
                      <w:sz w:val="18"/>
                      <w:szCs w:val="18"/>
                      <w:vertAlign w:val="baseline"/>
                      <w:lang w:val="en-US" w:eastAsia="zh-CN"/>
                    </w:rPr>
                  </w:rPrChange>
                </w:rPr>
                <w:t>10</w:t>
              </w:r>
            </w:ins>
            <w:ins w:id="5148" w:author="P52s" w:date="2025-12-15T11:10:15Z">
              <w:r>
                <w:rPr>
                  <w:rFonts w:hint="eastAsia" w:ascii="Times New Roman" w:hAnsi="Times New Roman" w:eastAsia="宋体" w:cs="Times New Roman"/>
                  <w:color w:val="000000"/>
                  <w:sz w:val="21"/>
                  <w:szCs w:val="24"/>
                  <w:vertAlign w:val="baseline"/>
                  <w:lang w:val="en-US" w:eastAsia="zh-CN" w:bidi="ar"/>
                  <w:rPrChange w:id="5149" w:author="P52s" w:date="2025-12-15T12:05:03Z">
                    <w:rPr>
                      <w:rFonts w:hint="eastAsia" w:ascii="方正仿宋_GBK" w:hAnsi="方正仿宋_GBK" w:eastAsia="方正仿宋_GBK" w:cs="方正仿宋_GBK"/>
                      <w:sz w:val="18"/>
                      <w:szCs w:val="18"/>
                      <w:vertAlign w:val="baseline"/>
                      <w:lang w:val="en-US" w:eastAsia="zh-CN"/>
                    </w:rPr>
                  </w:rPrChange>
                </w:rPr>
                <w:t>0</w:t>
              </w:r>
            </w:ins>
            <w:ins w:id="5151" w:author="P52s" w:date="2025-12-15T11:23:01Z">
              <w:r>
                <w:rPr>
                  <w:rFonts w:hint="eastAsia" w:ascii="Times New Roman" w:hAnsi="Times New Roman" w:eastAsia="宋体" w:cs="Times New Roman"/>
                  <w:color w:val="000000"/>
                  <w:sz w:val="21"/>
                  <w:szCs w:val="24"/>
                  <w:vertAlign w:val="baseline"/>
                  <w:lang w:val="en-US" w:eastAsia="zh-CN" w:bidi="ar"/>
                  <w:rPrChange w:id="5152"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154" w:author="P52s" w:date="2025-12-15T12:29:07Z">
              <w:tcPr>
                <w:tcW w:w="774" w:type="dxa"/>
              </w:tcPr>
            </w:tcPrChange>
          </w:tcPr>
          <w:p>
            <w:pPr>
              <w:widowControl/>
              <w:numPr>
                <w:ilvl w:val="0"/>
                <w:numId w:val="0"/>
              </w:numPr>
              <w:spacing w:line="240" w:lineRule="auto"/>
              <w:ind w:firstLine="0" w:firstLineChars="0"/>
              <w:textAlignment w:val="center"/>
              <w:rPr>
                <w:ins w:id="5156" w:author="P52s" w:date="2025-12-15T11:06:00Z"/>
                <w:rFonts w:hint="default" w:ascii="Times New Roman" w:hAnsi="Times New Roman" w:eastAsia="宋体" w:cs="Times New Roman"/>
                <w:color w:val="000000"/>
                <w:sz w:val="21"/>
                <w:szCs w:val="24"/>
                <w:vertAlign w:val="baseline"/>
                <w:lang w:val="en-US" w:eastAsia="zh-CN" w:bidi="ar"/>
                <w:rPrChange w:id="5157" w:author="P52s" w:date="2025-12-15T12:05:03Z">
                  <w:rPr>
                    <w:ins w:id="5158" w:author="P52s" w:date="2025-12-15T11:06:00Z"/>
                    <w:rFonts w:hint="eastAsia" w:ascii="方正仿宋_GBK" w:hAnsi="方正仿宋_GBK" w:eastAsia="方正仿宋_GBK" w:cs="方正仿宋_GBK"/>
                    <w:sz w:val="24"/>
                    <w:szCs w:val="24"/>
                    <w:vertAlign w:val="baseline"/>
                    <w:lang w:val="en-US" w:eastAsia="zh-CN"/>
                  </w:rPr>
                </w:rPrChange>
              </w:rPr>
              <w:pPrChange w:id="5155" w:author="P52s" w:date="2025-12-15T12:05:24Z">
                <w:pPr>
                  <w:numPr>
                    <w:ilvl w:val="0"/>
                    <w:numId w:val="0"/>
                  </w:numPr>
                </w:pPr>
              </w:pPrChange>
            </w:pPr>
            <w:ins w:id="5159" w:author="P52s" w:date="2025-12-15T11:10:32Z">
              <w:r>
                <w:rPr>
                  <w:rFonts w:hint="eastAsia" w:ascii="Times New Roman" w:hAnsi="Times New Roman" w:eastAsia="宋体" w:cs="Times New Roman"/>
                  <w:color w:val="000000"/>
                  <w:sz w:val="21"/>
                  <w:szCs w:val="24"/>
                  <w:vertAlign w:val="baseline"/>
                  <w:lang w:val="en-US" w:eastAsia="zh-CN" w:bidi="ar"/>
                  <w:rPrChange w:id="5160" w:author="P52s" w:date="2025-12-15T12:05:03Z">
                    <w:rPr>
                      <w:rFonts w:hint="eastAsia" w:ascii="方正仿宋_GBK" w:hAnsi="方正仿宋_GBK" w:eastAsia="方正仿宋_GBK" w:cs="方正仿宋_GBK"/>
                      <w:sz w:val="18"/>
                      <w:szCs w:val="18"/>
                      <w:vertAlign w:val="baseline"/>
                      <w:lang w:val="en-US" w:eastAsia="zh-CN"/>
                    </w:rPr>
                  </w:rPrChange>
                </w:rPr>
                <w:t>-30</w:t>
              </w:r>
            </w:ins>
            <w:ins w:id="5162" w:author="P52s" w:date="2025-12-15T11:23:05Z">
              <w:r>
                <w:rPr>
                  <w:rFonts w:hint="eastAsia" w:ascii="Times New Roman" w:hAnsi="Times New Roman" w:eastAsia="宋体" w:cs="Times New Roman"/>
                  <w:color w:val="000000"/>
                  <w:sz w:val="21"/>
                  <w:szCs w:val="24"/>
                  <w:vertAlign w:val="baseline"/>
                  <w:lang w:val="en-US" w:eastAsia="zh-CN" w:bidi="ar"/>
                  <w:rPrChange w:id="5163"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165" w:author="P52s" w:date="2025-12-15T12:29:07Z">
              <w:tcPr>
                <w:tcW w:w="774" w:type="dxa"/>
              </w:tcPr>
            </w:tcPrChange>
          </w:tcPr>
          <w:p>
            <w:pPr>
              <w:widowControl/>
              <w:numPr>
                <w:ilvl w:val="0"/>
                <w:numId w:val="0"/>
              </w:numPr>
              <w:spacing w:line="240" w:lineRule="auto"/>
              <w:ind w:firstLine="0" w:firstLineChars="0"/>
              <w:textAlignment w:val="center"/>
              <w:rPr>
                <w:ins w:id="5167" w:author="P52s" w:date="2025-12-15T11:06:00Z"/>
                <w:rFonts w:hint="default" w:ascii="Times New Roman" w:hAnsi="Times New Roman" w:eastAsia="宋体" w:cs="Times New Roman"/>
                <w:color w:val="000000"/>
                <w:sz w:val="21"/>
                <w:szCs w:val="24"/>
                <w:vertAlign w:val="baseline"/>
                <w:lang w:val="en-US" w:eastAsia="zh-CN" w:bidi="ar"/>
                <w:rPrChange w:id="5168" w:author="P52s" w:date="2025-12-15T12:05:03Z">
                  <w:rPr>
                    <w:ins w:id="5169" w:author="P52s" w:date="2025-12-15T11:06:00Z"/>
                    <w:rFonts w:hint="eastAsia" w:ascii="方正仿宋_GBK" w:hAnsi="方正仿宋_GBK" w:eastAsia="方正仿宋_GBK" w:cs="方正仿宋_GBK"/>
                    <w:sz w:val="24"/>
                    <w:szCs w:val="24"/>
                    <w:vertAlign w:val="baseline"/>
                    <w:lang w:val="en-US" w:eastAsia="zh-CN"/>
                  </w:rPr>
                </w:rPrChange>
              </w:rPr>
              <w:pPrChange w:id="5166" w:author="P52s" w:date="2025-12-15T12:05:24Z">
                <w:pPr>
                  <w:numPr>
                    <w:ilvl w:val="0"/>
                    <w:numId w:val="0"/>
                  </w:numPr>
                </w:pPr>
              </w:pPrChange>
            </w:pPr>
            <w:ins w:id="5170" w:author="P52s" w:date="2025-12-15T11:10:42Z">
              <w:r>
                <w:rPr>
                  <w:rFonts w:hint="eastAsia" w:ascii="Times New Roman" w:hAnsi="Times New Roman" w:eastAsia="宋体" w:cs="Times New Roman"/>
                  <w:color w:val="000000"/>
                  <w:sz w:val="21"/>
                  <w:szCs w:val="24"/>
                  <w:vertAlign w:val="baseline"/>
                  <w:lang w:val="en-US" w:eastAsia="zh-CN" w:bidi="ar"/>
                  <w:rPrChange w:id="5171" w:author="P52s" w:date="2025-12-15T12:05:03Z">
                    <w:rPr>
                      <w:rFonts w:hint="eastAsia" w:ascii="方正仿宋_GBK" w:hAnsi="方正仿宋_GBK" w:eastAsia="方正仿宋_GBK" w:cs="方正仿宋_GBK"/>
                      <w:sz w:val="18"/>
                      <w:szCs w:val="18"/>
                      <w:vertAlign w:val="baseline"/>
                      <w:lang w:val="en-US" w:eastAsia="zh-CN"/>
                    </w:rPr>
                  </w:rPrChange>
                </w:rPr>
                <w:t>30</w:t>
              </w:r>
            </w:ins>
            <w:ins w:id="5173" w:author="P52s" w:date="2025-12-15T11:23:10Z">
              <w:r>
                <w:rPr>
                  <w:rFonts w:hint="eastAsia" w:ascii="Times New Roman" w:hAnsi="Times New Roman" w:eastAsia="宋体" w:cs="Times New Roman"/>
                  <w:color w:val="000000"/>
                  <w:sz w:val="21"/>
                  <w:szCs w:val="24"/>
                  <w:vertAlign w:val="baseline"/>
                  <w:lang w:val="en-US" w:eastAsia="zh-CN" w:bidi="ar"/>
                  <w:rPrChange w:id="5174"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176" w:author="P52s" w:date="2025-12-15T12:29:07Z">
              <w:tcPr>
                <w:tcW w:w="774" w:type="dxa"/>
              </w:tcPr>
            </w:tcPrChange>
          </w:tcPr>
          <w:p>
            <w:pPr>
              <w:widowControl/>
              <w:numPr>
                <w:ilvl w:val="0"/>
                <w:numId w:val="0"/>
              </w:numPr>
              <w:spacing w:line="240" w:lineRule="auto"/>
              <w:ind w:firstLine="0" w:firstLineChars="0"/>
              <w:textAlignment w:val="center"/>
              <w:rPr>
                <w:ins w:id="5178" w:author="P52s" w:date="2025-12-15T11:06:00Z"/>
                <w:rFonts w:hint="default" w:ascii="Times New Roman" w:hAnsi="Times New Roman" w:eastAsia="宋体" w:cs="Times New Roman"/>
                <w:color w:val="000000"/>
                <w:sz w:val="21"/>
                <w:szCs w:val="24"/>
                <w:vertAlign w:val="baseline"/>
                <w:lang w:val="en-US" w:eastAsia="zh-CN" w:bidi="ar"/>
                <w:rPrChange w:id="5179" w:author="P52s" w:date="2025-12-15T12:05:03Z">
                  <w:rPr>
                    <w:ins w:id="5180" w:author="P52s" w:date="2025-12-15T11:06:00Z"/>
                    <w:rFonts w:hint="eastAsia" w:ascii="方正仿宋_GBK" w:hAnsi="方正仿宋_GBK" w:eastAsia="方正仿宋_GBK" w:cs="方正仿宋_GBK"/>
                    <w:sz w:val="24"/>
                    <w:szCs w:val="24"/>
                    <w:vertAlign w:val="baseline"/>
                    <w:lang w:val="en-US" w:eastAsia="zh-CN"/>
                  </w:rPr>
                </w:rPrChange>
              </w:rPr>
              <w:pPrChange w:id="5177" w:author="P52s" w:date="2025-12-15T12:05:24Z">
                <w:pPr>
                  <w:numPr>
                    <w:ilvl w:val="0"/>
                    <w:numId w:val="0"/>
                  </w:numPr>
                </w:pPr>
              </w:pPrChange>
            </w:pPr>
            <w:ins w:id="5181" w:author="P52s" w:date="2025-12-15T11:10:53Z">
              <w:r>
                <w:rPr>
                  <w:rFonts w:hint="eastAsia" w:ascii="Times New Roman" w:hAnsi="Times New Roman" w:eastAsia="宋体" w:cs="Times New Roman"/>
                  <w:color w:val="000000"/>
                  <w:sz w:val="21"/>
                  <w:szCs w:val="24"/>
                  <w:vertAlign w:val="baseline"/>
                  <w:lang w:val="en-US" w:eastAsia="zh-CN" w:bidi="ar"/>
                  <w:rPrChange w:id="5182" w:author="P52s" w:date="2025-12-15T12:05:03Z">
                    <w:rPr>
                      <w:rFonts w:hint="eastAsia" w:ascii="方正仿宋_GBK" w:hAnsi="方正仿宋_GBK" w:eastAsia="方正仿宋_GBK" w:cs="方正仿宋_GBK"/>
                      <w:sz w:val="18"/>
                      <w:szCs w:val="18"/>
                      <w:vertAlign w:val="baseline"/>
                      <w:lang w:val="en-US" w:eastAsia="zh-CN"/>
                    </w:rPr>
                  </w:rPrChange>
                </w:rPr>
                <w:t>8</w:t>
              </w:r>
            </w:ins>
            <w:ins w:id="5184" w:author="P52s" w:date="2025-12-15T11:23:13Z">
              <w:r>
                <w:rPr>
                  <w:rFonts w:hint="eastAsia" w:ascii="Times New Roman" w:hAnsi="Times New Roman" w:eastAsia="宋体" w:cs="Times New Roman"/>
                  <w:color w:val="000000"/>
                  <w:sz w:val="21"/>
                  <w:szCs w:val="24"/>
                  <w:vertAlign w:val="baseline"/>
                  <w:lang w:val="en-US" w:eastAsia="zh-CN" w:bidi="ar"/>
                  <w:rPrChange w:id="5185" w:author="P52s" w:date="2025-12-15T12:05:03Z">
                    <w:rPr>
                      <w:rFonts w:hint="eastAsia" w:ascii="方正仿宋_GBK" w:hAnsi="方正仿宋_GBK" w:eastAsia="方正仿宋_GBK" w:cs="方正仿宋_GBK"/>
                      <w:sz w:val="18"/>
                      <w:szCs w:val="18"/>
                      <w:vertAlign w:val="baseline"/>
                      <w:lang w:val="en-US" w:eastAsia="zh-CN"/>
                    </w:rPr>
                  </w:rPrChange>
                </w:rPr>
                <w:t>.</w:t>
              </w:r>
            </w:ins>
            <w:ins w:id="5187" w:author="P52s" w:date="2025-12-15T11:23:14Z">
              <w:r>
                <w:rPr>
                  <w:rFonts w:hint="eastAsia" w:ascii="Times New Roman" w:hAnsi="Times New Roman" w:eastAsia="宋体" w:cs="Times New Roman"/>
                  <w:color w:val="000000"/>
                  <w:sz w:val="21"/>
                  <w:szCs w:val="24"/>
                  <w:vertAlign w:val="baseline"/>
                  <w:lang w:val="en-US" w:eastAsia="zh-CN" w:bidi="ar"/>
                  <w:rPrChange w:id="5188"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190" w:author="P52s" w:date="2025-12-15T12:29:07Z">
              <w:tcPr>
                <w:tcW w:w="774" w:type="dxa"/>
              </w:tcPr>
            </w:tcPrChange>
          </w:tcPr>
          <w:p>
            <w:pPr>
              <w:widowControl/>
              <w:numPr>
                <w:ilvl w:val="0"/>
                <w:numId w:val="0"/>
              </w:numPr>
              <w:spacing w:line="240" w:lineRule="auto"/>
              <w:ind w:firstLine="0" w:firstLineChars="0"/>
              <w:textAlignment w:val="center"/>
              <w:rPr>
                <w:ins w:id="5192" w:author="P52s" w:date="2025-12-15T11:06:00Z"/>
                <w:rFonts w:hint="default" w:ascii="Times New Roman" w:hAnsi="Times New Roman" w:eastAsia="宋体" w:cs="Times New Roman"/>
                <w:color w:val="000000"/>
                <w:sz w:val="21"/>
                <w:szCs w:val="24"/>
                <w:vertAlign w:val="baseline"/>
                <w:lang w:val="en-US" w:eastAsia="zh-CN" w:bidi="ar"/>
                <w:rPrChange w:id="5193" w:author="P52s" w:date="2025-12-15T12:05:03Z">
                  <w:rPr>
                    <w:ins w:id="5194" w:author="P52s" w:date="2025-12-15T11:06:00Z"/>
                    <w:rFonts w:hint="eastAsia" w:ascii="方正仿宋_GBK" w:hAnsi="方正仿宋_GBK" w:eastAsia="方正仿宋_GBK" w:cs="方正仿宋_GBK"/>
                    <w:sz w:val="24"/>
                    <w:szCs w:val="24"/>
                    <w:vertAlign w:val="baseline"/>
                    <w:lang w:val="en-US" w:eastAsia="zh-CN"/>
                  </w:rPr>
                </w:rPrChange>
              </w:rPr>
              <w:pPrChange w:id="5191" w:author="P52s" w:date="2025-12-15T12:05:24Z">
                <w:pPr>
                  <w:numPr>
                    <w:ilvl w:val="0"/>
                    <w:numId w:val="0"/>
                  </w:numPr>
                </w:pPr>
              </w:pPrChange>
            </w:pPr>
            <w:ins w:id="5195" w:author="P52s" w:date="2025-12-15T11:11:02Z">
              <w:r>
                <w:rPr>
                  <w:rFonts w:hint="eastAsia" w:ascii="Times New Roman" w:hAnsi="Times New Roman" w:eastAsia="宋体" w:cs="Times New Roman"/>
                  <w:color w:val="000000"/>
                  <w:sz w:val="21"/>
                  <w:szCs w:val="24"/>
                  <w:vertAlign w:val="baseline"/>
                  <w:lang w:val="en-US" w:eastAsia="zh-CN" w:bidi="ar"/>
                  <w:rPrChange w:id="5196" w:author="P52s" w:date="2025-12-15T12:05:03Z">
                    <w:rPr>
                      <w:rFonts w:hint="eastAsia" w:ascii="方正仿宋_GBK" w:hAnsi="方正仿宋_GBK" w:eastAsia="方正仿宋_GBK" w:cs="方正仿宋_GBK"/>
                      <w:sz w:val="18"/>
                      <w:szCs w:val="18"/>
                      <w:vertAlign w:val="baseline"/>
                      <w:lang w:val="en-US" w:eastAsia="zh-CN"/>
                    </w:rPr>
                  </w:rPrChange>
                </w:rPr>
                <w:t>5</w:t>
              </w:r>
            </w:ins>
            <w:ins w:id="5198" w:author="P52s" w:date="2025-12-15T11:23:19Z">
              <w:r>
                <w:rPr>
                  <w:rFonts w:hint="eastAsia" w:ascii="Times New Roman" w:hAnsi="Times New Roman" w:eastAsia="宋体" w:cs="Times New Roman"/>
                  <w:color w:val="000000"/>
                  <w:sz w:val="21"/>
                  <w:szCs w:val="24"/>
                  <w:vertAlign w:val="baseline"/>
                  <w:lang w:val="en-US" w:eastAsia="zh-CN" w:bidi="ar"/>
                  <w:rPrChange w:id="5199"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nil"/>
              <w:right w:val="nil"/>
            </w:tcBorders>
            <w:tcPrChange w:id="5201" w:author="P52s" w:date="2025-12-15T12:29:07Z">
              <w:tcPr>
                <w:tcW w:w="774" w:type="dxa"/>
              </w:tcPr>
            </w:tcPrChange>
          </w:tcPr>
          <w:p>
            <w:pPr>
              <w:widowControl/>
              <w:numPr>
                <w:ilvl w:val="0"/>
                <w:numId w:val="0"/>
              </w:numPr>
              <w:spacing w:line="240" w:lineRule="auto"/>
              <w:ind w:firstLine="0" w:firstLineChars="0"/>
              <w:textAlignment w:val="center"/>
              <w:rPr>
                <w:ins w:id="5203" w:author="P52s" w:date="2025-12-15T11:06:00Z"/>
                <w:rFonts w:hint="default" w:ascii="Times New Roman" w:hAnsi="Times New Roman" w:eastAsia="宋体" w:cs="Times New Roman"/>
                <w:color w:val="000000"/>
                <w:sz w:val="21"/>
                <w:szCs w:val="24"/>
                <w:vertAlign w:val="baseline"/>
                <w:lang w:val="en-US" w:eastAsia="zh-CN" w:bidi="ar"/>
                <w:rPrChange w:id="5204" w:author="P52s" w:date="2025-12-15T12:05:03Z">
                  <w:rPr>
                    <w:ins w:id="5205" w:author="P52s" w:date="2025-12-15T11:06:00Z"/>
                    <w:rFonts w:hint="eastAsia" w:ascii="方正仿宋_GBK" w:hAnsi="方正仿宋_GBK" w:eastAsia="方正仿宋_GBK" w:cs="方正仿宋_GBK"/>
                    <w:sz w:val="24"/>
                    <w:szCs w:val="24"/>
                    <w:vertAlign w:val="baseline"/>
                    <w:lang w:val="en-US" w:eastAsia="zh-CN"/>
                  </w:rPr>
                </w:rPrChange>
              </w:rPr>
              <w:pPrChange w:id="5202" w:author="P52s" w:date="2025-12-15T12:05:24Z">
                <w:pPr>
                  <w:numPr>
                    <w:ilvl w:val="0"/>
                    <w:numId w:val="0"/>
                  </w:numPr>
                </w:pPr>
              </w:pPrChange>
            </w:pPr>
            <w:ins w:id="5206" w:author="P52s" w:date="2025-12-15T11:11:10Z">
              <w:r>
                <w:rPr>
                  <w:rFonts w:hint="eastAsia" w:ascii="Times New Roman" w:hAnsi="Times New Roman" w:eastAsia="宋体" w:cs="Times New Roman"/>
                  <w:color w:val="000000"/>
                  <w:sz w:val="21"/>
                  <w:szCs w:val="24"/>
                  <w:vertAlign w:val="baseline"/>
                  <w:lang w:val="en-US" w:eastAsia="zh-CN" w:bidi="ar"/>
                  <w:rPrChange w:id="5207" w:author="P52s" w:date="2025-12-15T12:05:03Z">
                    <w:rPr>
                      <w:rFonts w:hint="eastAsia" w:ascii="方正仿宋_GBK" w:hAnsi="方正仿宋_GBK" w:eastAsia="方正仿宋_GBK" w:cs="方正仿宋_GBK"/>
                      <w:sz w:val="18"/>
                      <w:szCs w:val="18"/>
                      <w:vertAlign w:val="baseline"/>
                      <w:lang w:val="en-US" w:eastAsia="zh-CN"/>
                    </w:rPr>
                  </w:rPrChange>
                </w:rPr>
                <w:t>9</w:t>
              </w:r>
            </w:ins>
            <w:ins w:id="5209" w:author="P52s" w:date="2025-12-15T11:11:11Z">
              <w:r>
                <w:rPr>
                  <w:rFonts w:hint="eastAsia" w:ascii="Times New Roman" w:hAnsi="Times New Roman" w:eastAsia="宋体" w:cs="Times New Roman"/>
                  <w:color w:val="000000"/>
                  <w:sz w:val="21"/>
                  <w:szCs w:val="24"/>
                  <w:vertAlign w:val="baseline"/>
                  <w:lang w:val="en-US" w:eastAsia="zh-CN" w:bidi="ar"/>
                  <w:rPrChange w:id="5210" w:author="P52s" w:date="2025-12-15T12:05:03Z">
                    <w:rPr>
                      <w:rFonts w:hint="eastAsia" w:ascii="方正仿宋_GBK" w:hAnsi="方正仿宋_GBK" w:eastAsia="方正仿宋_GBK" w:cs="方正仿宋_GBK"/>
                      <w:sz w:val="18"/>
                      <w:szCs w:val="18"/>
                      <w:vertAlign w:val="baseline"/>
                      <w:lang w:val="en-US" w:eastAsia="zh-CN"/>
                    </w:rPr>
                  </w:rPrChange>
                </w:rPr>
                <w:t>5</w:t>
              </w:r>
            </w:ins>
            <w:ins w:id="5212" w:author="P52s" w:date="2025-12-15T11:23:23Z">
              <w:r>
                <w:rPr>
                  <w:rFonts w:hint="eastAsia" w:ascii="Times New Roman" w:hAnsi="Times New Roman" w:eastAsia="宋体" w:cs="Times New Roman"/>
                  <w:color w:val="000000"/>
                  <w:sz w:val="21"/>
                  <w:szCs w:val="24"/>
                  <w:vertAlign w:val="baseline"/>
                  <w:lang w:val="en-US" w:eastAsia="zh-CN" w:bidi="ar"/>
                  <w:rPrChange w:id="5213" w:author="P52s" w:date="2025-12-15T12:05:03Z">
                    <w:rPr>
                      <w:rFonts w:hint="eastAsia" w:ascii="方正仿宋_GBK" w:hAnsi="方正仿宋_GBK" w:eastAsia="方正仿宋_GBK" w:cs="方正仿宋_GBK"/>
                      <w:sz w:val="18"/>
                      <w:szCs w:val="18"/>
                      <w:vertAlign w:val="baseline"/>
                      <w:lang w:val="en-US" w:eastAsia="zh-CN"/>
                    </w:rPr>
                  </w:rPrChange>
                </w:rPr>
                <w:t>.0</w:t>
              </w:r>
            </w:ins>
            <w:ins w:id="5215" w:author="P52s" w:date="2025-12-15T11:23:24Z">
              <w:r>
                <w:rPr>
                  <w:rFonts w:hint="eastAsia" w:ascii="Times New Roman" w:hAnsi="Times New Roman" w:eastAsia="宋体" w:cs="Times New Roman"/>
                  <w:color w:val="000000"/>
                  <w:sz w:val="21"/>
                  <w:szCs w:val="24"/>
                  <w:vertAlign w:val="baseline"/>
                  <w:lang w:val="en-US" w:eastAsia="zh-CN" w:bidi="ar"/>
                  <w:rPrChange w:id="5216" w:author="P52s" w:date="2025-12-15T12:05:03Z">
                    <w:rPr>
                      <w:rFonts w:hint="eastAsia" w:ascii="方正仿宋_GBK" w:hAnsi="方正仿宋_GBK" w:eastAsia="方正仿宋_GBK" w:cs="方正仿宋_GBK"/>
                      <w:sz w:val="18"/>
                      <w:szCs w:val="18"/>
                      <w:vertAlign w:val="baseline"/>
                      <w:lang w:val="en-US" w:eastAsia="zh-CN"/>
                    </w:rPr>
                  </w:rPrChange>
                </w:rPr>
                <w:t>0</w:t>
              </w:r>
            </w:ins>
          </w:p>
        </w:tc>
        <w:tc>
          <w:tcPr>
            <w:tcW w:w="775" w:type="dxa"/>
            <w:tcBorders>
              <w:top w:val="nil"/>
              <w:left w:val="nil"/>
              <w:bottom w:val="nil"/>
              <w:right w:val="nil"/>
            </w:tcBorders>
            <w:tcPrChange w:id="5218" w:author="P52s" w:date="2025-12-15T12:29:07Z">
              <w:tcPr>
                <w:tcW w:w="775" w:type="dxa"/>
              </w:tcPr>
            </w:tcPrChange>
          </w:tcPr>
          <w:p>
            <w:pPr>
              <w:widowControl/>
              <w:numPr>
                <w:ilvl w:val="0"/>
                <w:numId w:val="0"/>
              </w:numPr>
              <w:spacing w:line="240" w:lineRule="auto"/>
              <w:ind w:firstLine="0" w:firstLineChars="0"/>
              <w:textAlignment w:val="center"/>
              <w:rPr>
                <w:ins w:id="5220" w:author="P52s" w:date="2025-12-15T11:06:00Z"/>
                <w:rFonts w:hint="default" w:ascii="Times New Roman" w:hAnsi="Times New Roman" w:eastAsia="宋体" w:cs="Times New Roman"/>
                <w:color w:val="000000"/>
                <w:sz w:val="21"/>
                <w:szCs w:val="24"/>
                <w:vertAlign w:val="baseline"/>
                <w:lang w:val="en-US" w:eastAsia="zh-CN" w:bidi="ar"/>
                <w:rPrChange w:id="5221" w:author="P52s" w:date="2025-12-15T12:05:03Z">
                  <w:rPr>
                    <w:ins w:id="5222" w:author="P52s" w:date="2025-12-15T11:06:00Z"/>
                    <w:rFonts w:hint="eastAsia" w:ascii="方正仿宋_GBK" w:hAnsi="方正仿宋_GBK" w:eastAsia="方正仿宋_GBK" w:cs="方正仿宋_GBK"/>
                    <w:sz w:val="24"/>
                    <w:szCs w:val="24"/>
                    <w:vertAlign w:val="baseline"/>
                    <w:lang w:val="en-US" w:eastAsia="zh-CN"/>
                  </w:rPr>
                </w:rPrChange>
              </w:rPr>
              <w:pPrChange w:id="5219" w:author="P52s" w:date="2025-12-15T12:05:24Z">
                <w:pPr>
                  <w:numPr>
                    <w:ilvl w:val="0"/>
                    <w:numId w:val="0"/>
                  </w:numPr>
                </w:pPr>
              </w:pPrChange>
            </w:pPr>
            <w:ins w:id="5223" w:author="P52s" w:date="2025-12-15T11:11:21Z">
              <w:r>
                <w:rPr>
                  <w:rFonts w:hint="eastAsia" w:ascii="Times New Roman" w:hAnsi="Times New Roman" w:eastAsia="宋体" w:cs="Times New Roman"/>
                  <w:color w:val="000000"/>
                  <w:sz w:val="21"/>
                  <w:szCs w:val="24"/>
                  <w:vertAlign w:val="baseline"/>
                  <w:lang w:val="en-US" w:eastAsia="zh-CN" w:bidi="ar"/>
                  <w:rPrChange w:id="5224" w:author="P52s" w:date="2025-12-15T12:05:03Z">
                    <w:rPr>
                      <w:rFonts w:hint="eastAsia" w:ascii="方正仿宋_GBK" w:hAnsi="方正仿宋_GBK" w:eastAsia="方正仿宋_GBK" w:cs="方正仿宋_GBK"/>
                      <w:sz w:val="18"/>
                      <w:szCs w:val="18"/>
                      <w:vertAlign w:val="baseline"/>
                      <w:lang w:val="en-US" w:eastAsia="zh-CN"/>
                    </w:rPr>
                  </w:rPrChange>
                </w:rPr>
                <w:t>30</w:t>
              </w:r>
            </w:ins>
            <w:ins w:id="5226" w:author="P52s" w:date="2025-12-15T11:23:28Z">
              <w:r>
                <w:rPr>
                  <w:rFonts w:hint="eastAsia" w:ascii="Times New Roman" w:hAnsi="Times New Roman" w:eastAsia="宋体" w:cs="Times New Roman"/>
                  <w:color w:val="000000"/>
                  <w:sz w:val="21"/>
                  <w:szCs w:val="24"/>
                  <w:vertAlign w:val="baseline"/>
                  <w:lang w:val="en-US" w:eastAsia="zh-CN" w:bidi="ar"/>
                  <w:rPrChange w:id="5227"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5" w:type="dxa"/>
            <w:tcBorders>
              <w:top w:val="nil"/>
              <w:left w:val="nil"/>
              <w:bottom w:val="nil"/>
              <w:right w:val="nil"/>
            </w:tcBorders>
            <w:tcPrChange w:id="5229" w:author="P52s" w:date="2025-12-15T12:29:07Z">
              <w:tcPr>
                <w:tcW w:w="775" w:type="dxa"/>
              </w:tcPr>
            </w:tcPrChange>
          </w:tcPr>
          <w:p>
            <w:pPr>
              <w:widowControl/>
              <w:numPr>
                <w:ilvl w:val="0"/>
                <w:numId w:val="0"/>
              </w:numPr>
              <w:spacing w:line="240" w:lineRule="auto"/>
              <w:ind w:firstLine="0" w:firstLineChars="0"/>
              <w:textAlignment w:val="center"/>
              <w:rPr>
                <w:ins w:id="5231" w:author="P52s" w:date="2025-12-15T11:06:00Z"/>
                <w:rFonts w:hint="default" w:ascii="Times New Roman" w:hAnsi="Times New Roman" w:eastAsia="宋体" w:cs="Times New Roman"/>
                <w:color w:val="000000"/>
                <w:sz w:val="21"/>
                <w:szCs w:val="24"/>
                <w:vertAlign w:val="baseline"/>
                <w:lang w:val="en-US" w:eastAsia="zh-CN" w:bidi="ar"/>
                <w:rPrChange w:id="5232" w:author="P52s" w:date="2025-12-15T12:05:03Z">
                  <w:rPr>
                    <w:ins w:id="5233" w:author="P52s" w:date="2025-12-15T11:06:00Z"/>
                    <w:rFonts w:hint="eastAsia" w:ascii="方正仿宋_GBK" w:hAnsi="方正仿宋_GBK" w:eastAsia="方正仿宋_GBK" w:cs="方正仿宋_GBK"/>
                    <w:sz w:val="24"/>
                    <w:szCs w:val="24"/>
                    <w:vertAlign w:val="baseline"/>
                    <w:lang w:val="en-US" w:eastAsia="zh-CN"/>
                  </w:rPr>
                </w:rPrChange>
              </w:rPr>
              <w:pPrChange w:id="5230" w:author="P52s" w:date="2025-12-15T12:05:24Z">
                <w:pPr>
                  <w:numPr>
                    <w:ilvl w:val="0"/>
                    <w:numId w:val="0"/>
                  </w:numPr>
                </w:pPr>
              </w:pPrChange>
            </w:pPr>
            <w:ins w:id="5234" w:author="P52s" w:date="2025-12-15T11:11:53Z">
              <w:r>
                <w:rPr>
                  <w:rFonts w:hint="eastAsia" w:ascii="Times New Roman" w:hAnsi="Times New Roman" w:eastAsia="宋体" w:cs="Times New Roman"/>
                  <w:color w:val="000000"/>
                  <w:sz w:val="21"/>
                  <w:szCs w:val="24"/>
                  <w:vertAlign w:val="baseline"/>
                  <w:lang w:val="en-US" w:eastAsia="zh-CN" w:bidi="ar"/>
                  <w:rPrChange w:id="5235" w:author="P52s" w:date="2025-12-15T12:05:03Z">
                    <w:rPr>
                      <w:rFonts w:hint="eastAsia" w:ascii="方正仿宋_GBK" w:hAnsi="方正仿宋_GBK" w:eastAsia="方正仿宋_GBK" w:cs="方正仿宋_GBK"/>
                      <w:sz w:val="18"/>
                      <w:szCs w:val="18"/>
                      <w:vertAlign w:val="baseline"/>
                      <w:lang w:val="en-US" w:eastAsia="zh-CN"/>
                    </w:rPr>
                  </w:rPrChange>
                </w:rPr>
                <w:t>0.9</w:t>
              </w:r>
            </w:ins>
            <w:ins w:id="5237" w:author="P52s" w:date="2025-12-15T11:11:54Z">
              <w:r>
                <w:rPr>
                  <w:rFonts w:hint="eastAsia" w:ascii="Times New Roman" w:hAnsi="Times New Roman" w:eastAsia="宋体" w:cs="Times New Roman"/>
                  <w:color w:val="000000"/>
                  <w:sz w:val="21"/>
                  <w:szCs w:val="24"/>
                  <w:vertAlign w:val="baseline"/>
                  <w:lang w:val="en-US" w:eastAsia="zh-CN" w:bidi="ar"/>
                  <w:rPrChange w:id="5238" w:author="P52s" w:date="2025-12-15T12:05:03Z">
                    <w:rPr>
                      <w:rFonts w:hint="eastAsia" w:ascii="方正仿宋_GBK" w:hAnsi="方正仿宋_GBK" w:eastAsia="方正仿宋_GBK" w:cs="方正仿宋_GBK"/>
                      <w:sz w:val="18"/>
                      <w:szCs w:val="18"/>
                      <w:vertAlign w:val="baseline"/>
                      <w:lang w:val="en-US" w:eastAsia="zh-CN"/>
                    </w:rPr>
                  </w:rPrChange>
                </w:rPr>
                <w:t>8</w:t>
              </w:r>
            </w:ins>
          </w:p>
        </w:tc>
        <w:tc>
          <w:tcPr>
            <w:tcW w:w="775" w:type="dxa"/>
            <w:tcBorders>
              <w:top w:val="nil"/>
              <w:left w:val="nil"/>
              <w:bottom w:val="nil"/>
              <w:right w:val="nil"/>
            </w:tcBorders>
            <w:tcPrChange w:id="5240" w:author="P52s" w:date="2025-12-15T12:29:07Z">
              <w:tcPr>
                <w:tcW w:w="775" w:type="dxa"/>
              </w:tcPr>
            </w:tcPrChange>
          </w:tcPr>
          <w:p>
            <w:pPr>
              <w:widowControl/>
              <w:numPr>
                <w:ilvl w:val="0"/>
                <w:numId w:val="0"/>
              </w:numPr>
              <w:spacing w:line="240" w:lineRule="auto"/>
              <w:ind w:firstLine="0" w:firstLineChars="0"/>
              <w:textAlignment w:val="center"/>
              <w:rPr>
                <w:ins w:id="5242" w:author="P52s" w:date="2025-12-15T11:06:00Z"/>
                <w:rFonts w:hint="default" w:ascii="Times New Roman" w:hAnsi="Times New Roman" w:eastAsia="宋体" w:cs="Times New Roman"/>
                <w:color w:val="000000"/>
                <w:sz w:val="21"/>
                <w:szCs w:val="24"/>
                <w:vertAlign w:val="baseline"/>
                <w:lang w:val="en-US" w:eastAsia="zh-CN" w:bidi="ar"/>
                <w:rPrChange w:id="5243" w:author="P52s" w:date="2025-12-15T12:05:03Z">
                  <w:rPr>
                    <w:ins w:id="5244" w:author="P52s" w:date="2025-12-15T11:06:00Z"/>
                    <w:rFonts w:hint="eastAsia" w:ascii="方正仿宋_GBK" w:hAnsi="方正仿宋_GBK" w:eastAsia="方正仿宋_GBK" w:cs="方正仿宋_GBK"/>
                    <w:sz w:val="24"/>
                    <w:szCs w:val="24"/>
                    <w:vertAlign w:val="baseline"/>
                    <w:lang w:val="en-US" w:eastAsia="zh-CN"/>
                  </w:rPr>
                </w:rPrChange>
              </w:rPr>
              <w:pPrChange w:id="5241" w:author="P52s" w:date="2025-12-15T12:05:24Z">
                <w:pPr>
                  <w:numPr>
                    <w:ilvl w:val="0"/>
                    <w:numId w:val="0"/>
                  </w:numPr>
                </w:pPr>
              </w:pPrChange>
            </w:pPr>
            <w:ins w:id="5245" w:author="P52s" w:date="2025-12-15T11:12:15Z">
              <w:r>
                <w:rPr>
                  <w:rFonts w:hint="eastAsia" w:ascii="Times New Roman" w:hAnsi="Times New Roman" w:eastAsia="宋体" w:cs="Times New Roman"/>
                  <w:color w:val="000000"/>
                  <w:sz w:val="21"/>
                  <w:szCs w:val="24"/>
                  <w:vertAlign w:val="baseline"/>
                  <w:lang w:val="en-US" w:eastAsia="zh-CN" w:bidi="ar"/>
                  <w:rPrChange w:id="5246" w:author="P52s" w:date="2025-12-15T12:05:03Z">
                    <w:rPr>
                      <w:rFonts w:hint="eastAsia" w:ascii="方正仿宋_GBK" w:hAnsi="方正仿宋_GBK" w:eastAsia="方正仿宋_GBK" w:cs="方正仿宋_GBK"/>
                      <w:sz w:val="18"/>
                      <w:szCs w:val="18"/>
                      <w:vertAlign w:val="baseline"/>
                      <w:lang w:val="en-US" w:eastAsia="zh-CN"/>
                    </w:rPr>
                  </w:rPrChange>
                </w:rPr>
                <w:t>0.98</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Change w:id="5249" w:author="P52s" w:date="2025-12-15T12:29: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blPrExChange>
        </w:tblPrEx>
        <w:trPr>
          <w:ins w:id="5248" w:author="P52s" w:date="2025-12-15T11:06:00Z"/>
        </w:trPr>
        <w:tc>
          <w:tcPr>
            <w:tcW w:w="587" w:type="dxa"/>
            <w:tcBorders>
              <w:top w:val="nil"/>
              <w:left w:val="nil"/>
              <w:bottom w:val="single" w:color="auto" w:sz="4" w:space="0"/>
              <w:right w:val="nil"/>
            </w:tcBorders>
            <w:tcPrChange w:id="5250" w:author="P52s" w:date="2025-12-15T12:29:21Z">
              <w:tcPr>
                <w:tcW w:w="774" w:type="dxa"/>
              </w:tcPr>
            </w:tcPrChange>
          </w:tcPr>
          <w:p>
            <w:pPr>
              <w:widowControl/>
              <w:numPr>
                <w:ilvl w:val="0"/>
                <w:numId w:val="0"/>
              </w:numPr>
              <w:spacing w:line="240" w:lineRule="auto"/>
              <w:ind w:firstLine="0" w:firstLineChars="0"/>
              <w:textAlignment w:val="center"/>
              <w:rPr>
                <w:ins w:id="5252" w:author="P52s" w:date="2025-12-15T11:06:00Z"/>
                <w:rFonts w:hint="eastAsia" w:ascii="Times New Roman" w:hAnsi="Times New Roman" w:eastAsia="宋体" w:cs="Times New Roman"/>
                <w:color w:val="000000"/>
                <w:sz w:val="21"/>
                <w:szCs w:val="24"/>
                <w:vertAlign w:val="baseline"/>
                <w:lang w:val="en-US" w:eastAsia="zh-CN" w:bidi="ar"/>
                <w:rPrChange w:id="5253" w:author="P52s" w:date="2025-12-15T12:05:03Z">
                  <w:rPr>
                    <w:ins w:id="5254" w:author="P52s" w:date="2025-12-15T11:06:00Z"/>
                    <w:rFonts w:hint="default" w:ascii="方正仿宋_GBK" w:hAnsi="方正仿宋_GBK" w:eastAsia="方正仿宋_GBK" w:cs="方正仿宋_GBK"/>
                    <w:sz w:val="24"/>
                    <w:szCs w:val="24"/>
                    <w:vertAlign w:val="baseline"/>
                    <w:lang w:val="en-US" w:eastAsia="zh-CN"/>
                  </w:rPr>
                </w:rPrChange>
              </w:rPr>
              <w:pPrChange w:id="5251" w:author="P52s" w:date="2025-12-15T12:05:24Z">
                <w:pPr>
                  <w:numPr>
                    <w:ilvl w:val="0"/>
                    <w:numId w:val="0"/>
                  </w:numPr>
                </w:pPr>
              </w:pPrChange>
            </w:pPr>
            <w:ins w:id="5255" w:author="P52s" w:date="2025-12-15T11:06:10Z">
              <w:r>
                <w:rPr>
                  <w:rFonts w:hint="eastAsia" w:ascii="Times New Roman" w:hAnsi="Times New Roman" w:eastAsia="宋体" w:cs="Times New Roman"/>
                  <w:color w:val="000000"/>
                  <w:sz w:val="21"/>
                  <w:szCs w:val="24"/>
                  <w:vertAlign w:val="baseline"/>
                  <w:lang w:val="en-US" w:eastAsia="zh-CN" w:bidi="ar"/>
                  <w:rPrChange w:id="5256" w:author="P52s" w:date="2025-12-15T12:05:03Z">
                    <w:rPr>
                      <w:rFonts w:hint="eastAsia" w:ascii="方正仿宋_GBK" w:hAnsi="方正仿宋_GBK" w:eastAsia="方正仿宋_GBK" w:cs="方正仿宋_GBK"/>
                      <w:sz w:val="24"/>
                      <w:szCs w:val="24"/>
                      <w:vertAlign w:val="baseline"/>
                      <w:lang w:val="en-US" w:eastAsia="zh-CN"/>
                    </w:rPr>
                  </w:rPrChange>
                </w:rPr>
                <w:t>4</w:t>
              </w:r>
            </w:ins>
          </w:p>
        </w:tc>
        <w:tc>
          <w:tcPr>
            <w:tcW w:w="961" w:type="dxa"/>
            <w:tcBorders>
              <w:top w:val="nil"/>
              <w:left w:val="nil"/>
              <w:bottom w:val="single" w:color="auto" w:sz="4" w:space="0"/>
              <w:right w:val="nil"/>
            </w:tcBorders>
            <w:tcPrChange w:id="5258" w:author="P52s" w:date="2025-12-15T12:29:21Z">
              <w:tcPr>
                <w:tcW w:w="774" w:type="dxa"/>
              </w:tcPr>
            </w:tcPrChange>
          </w:tcPr>
          <w:p>
            <w:pPr>
              <w:widowControl/>
              <w:numPr>
                <w:ilvl w:val="0"/>
                <w:numId w:val="0"/>
              </w:numPr>
              <w:spacing w:line="240" w:lineRule="auto"/>
              <w:ind w:firstLine="0" w:firstLineChars="0"/>
              <w:textAlignment w:val="center"/>
              <w:rPr>
                <w:ins w:id="5260" w:author="P52s" w:date="2025-12-15T11:06:00Z"/>
                <w:rFonts w:hint="eastAsia" w:ascii="Times New Roman" w:hAnsi="Times New Roman" w:eastAsia="宋体" w:cs="Times New Roman"/>
                <w:color w:val="000000"/>
                <w:sz w:val="21"/>
                <w:szCs w:val="24"/>
                <w:vertAlign w:val="baseline"/>
                <w:lang w:val="en-US" w:eastAsia="zh-CN" w:bidi="ar"/>
                <w:rPrChange w:id="5261" w:author="P52s" w:date="2025-12-15T12:05:03Z">
                  <w:rPr>
                    <w:ins w:id="5262" w:author="P52s" w:date="2025-12-15T11:06:00Z"/>
                    <w:rFonts w:hint="default" w:ascii="方正仿宋_GBK" w:hAnsi="方正仿宋_GBK" w:eastAsia="方正仿宋_GBK" w:cs="方正仿宋_GBK"/>
                    <w:sz w:val="24"/>
                    <w:szCs w:val="24"/>
                    <w:vertAlign w:val="baseline"/>
                    <w:lang w:val="en-US" w:eastAsia="zh-CN"/>
                  </w:rPr>
                </w:rPrChange>
              </w:rPr>
              <w:pPrChange w:id="5259" w:author="P52s" w:date="2025-12-15T12:05:24Z">
                <w:pPr>
                  <w:numPr>
                    <w:ilvl w:val="0"/>
                    <w:numId w:val="0"/>
                  </w:numPr>
                </w:pPr>
              </w:pPrChange>
            </w:pPr>
            <w:ins w:id="5263" w:author="P52s" w:date="2025-12-15T11:06:50Z">
              <w:r>
                <w:rPr>
                  <w:rFonts w:hint="eastAsia" w:ascii="Times New Roman" w:hAnsi="Times New Roman" w:eastAsia="宋体" w:cs="Times New Roman"/>
                  <w:color w:val="000000"/>
                  <w:sz w:val="21"/>
                  <w:szCs w:val="24"/>
                  <w:vertAlign w:val="baseline"/>
                  <w:lang w:val="en-US" w:eastAsia="zh-CN" w:bidi="ar"/>
                  <w:rPrChange w:id="5264" w:author="P52s" w:date="2025-12-15T12:05:03Z">
                    <w:rPr>
                      <w:rFonts w:hint="eastAsia" w:ascii="方正仿宋_GBK" w:hAnsi="方正仿宋_GBK" w:eastAsia="方正仿宋_GBK" w:cs="方正仿宋_GBK"/>
                      <w:sz w:val="24"/>
                      <w:szCs w:val="24"/>
                      <w:vertAlign w:val="baseline"/>
                      <w:lang w:val="en-US" w:eastAsia="zh-CN"/>
                    </w:rPr>
                  </w:rPrChange>
                </w:rPr>
                <w:t>钒液流</w:t>
              </w:r>
            </w:ins>
          </w:p>
        </w:tc>
        <w:tc>
          <w:tcPr>
            <w:tcW w:w="774" w:type="dxa"/>
            <w:tcBorders>
              <w:top w:val="nil"/>
              <w:left w:val="nil"/>
              <w:bottom w:val="single" w:color="auto" w:sz="4" w:space="0"/>
              <w:right w:val="nil"/>
            </w:tcBorders>
            <w:tcPrChange w:id="5266" w:author="P52s" w:date="2025-12-15T12:29:21Z">
              <w:tcPr>
                <w:tcW w:w="774" w:type="dxa"/>
              </w:tcPr>
            </w:tcPrChange>
          </w:tcPr>
          <w:p>
            <w:pPr>
              <w:widowControl/>
              <w:numPr>
                <w:ilvl w:val="0"/>
                <w:numId w:val="0"/>
              </w:numPr>
              <w:spacing w:line="240" w:lineRule="auto"/>
              <w:ind w:firstLine="0" w:firstLineChars="0"/>
              <w:textAlignment w:val="center"/>
              <w:rPr>
                <w:ins w:id="5268" w:author="P52s" w:date="2025-12-15T11:06:00Z"/>
                <w:rFonts w:hint="default" w:ascii="Times New Roman" w:hAnsi="Times New Roman" w:eastAsia="宋体" w:cs="Times New Roman"/>
                <w:color w:val="000000"/>
                <w:sz w:val="21"/>
                <w:szCs w:val="24"/>
                <w:vertAlign w:val="baseline"/>
                <w:lang w:val="en-US" w:eastAsia="zh-CN" w:bidi="ar"/>
                <w:rPrChange w:id="5269" w:author="P52s" w:date="2025-12-15T12:05:03Z">
                  <w:rPr>
                    <w:ins w:id="5270" w:author="P52s" w:date="2025-12-15T11:06:00Z"/>
                    <w:rFonts w:hint="eastAsia" w:ascii="方正仿宋_GBK" w:hAnsi="方正仿宋_GBK" w:eastAsia="方正仿宋_GBK" w:cs="方正仿宋_GBK"/>
                    <w:sz w:val="24"/>
                    <w:szCs w:val="24"/>
                    <w:vertAlign w:val="baseline"/>
                    <w:lang w:val="en-US" w:eastAsia="zh-CN"/>
                  </w:rPr>
                </w:rPrChange>
              </w:rPr>
              <w:pPrChange w:id="5267" w:author="P52s" w:date="2025-12-15T12:05:24Z">
                <w:pPr>
                  <w:numPr>
                    <w:ilvl w:val="0"/>
                    <w:numId w:val="0"/>
                  </w:numPr>
                </w:pPr>
              </w:pPrChange>
            </w:pPr>
            <w:ins w:id="5271" w:author="P52s" w:date="2025-12-15T11:10:16Z">
              <w:r>
                <w:rPr>
                  <w:rFonts w:hint="eastAsia" w:ascii="Times New Roman" w:hAnsi="Times New Roman" w:eastAsia="宋体" w:cs="Times New Roman"/>
                  <w:color w:val="000000"/>
                  <w:sz w:val="21"/>
                  <w:szCs w:val="24"/>
                  <w:vertAlign w:val="baseline"/>
                  <w:lang w:val="en-US" w:eastAsia="zh-CN" w:bidi="ar"/>
                  <w:rPrChange w:id="5272" w:author="P52s" w:date="2025-12-15T12:05:03Z">
                    <w:rPr>
                      <w:rFonts w:hint="eastAsia" w:ascii="方正仿宋_GBK" w:hAnsi="方正仿宋_GBK" w:eastAsia="方正仿宋_GBK" w:cs="方正仿宋_GBK"/>
                      <w:sz w:val="18"/>
                      <w:szCs w:val="18"/>
                      <w:vertAlign w:val="baseline"/>
                      <w:lang w:val="en-US" w:eastAsia="zh-CN"/>
                    </w:rPr>
                  </w:rPrChange>
                </w:rPr>
                <w:t>100</w:t>
              </w:r>
            </w:ins>
            <w:ins w:id="5274" w:author="P52s" w:date="2025-12-15T11:23:02Z">
              <w:r>
                <w:rPr>
                  <w:rFonts w:hint="eastAsia" w:ascii="Times New Roman" w:hAnsi="Times New Roman" w:eastAsia="宋体" w:cs="Times New Roman"/>
                  <w:color w:val="000000"/>
                  <w:sz w:val="21"/>
                  <w:szCs w:val="24"/>
                  <w:vertAlign w:val="baseline"/>
                  <w:lang w:val="en-US" w:eastAsia="zh-CN" w:bidi="ar"/>
                  <w:rPrChange w:id="5275"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single" w:color="auto" w:sz="4" w:space="0"/>
              <w:right w:val="nil"/>
            </w:tcBorders>
            <w:tcPrChange w:id="5277" w:author="P52s" w:date="2025-12-15T12:29:21Z">
              <w:tcPr>
                <w:tcW w:w="774" w:type="dxa"/>
              </w:tcPr>
            </w:tcPrChange>
          </w:tcPr>
          <w:p>
            <w:pPr>
              <w:widowControl/>
              <w:numPr>
                <w:ilvl w:val="0"/>
                <w:numId w:val="0"/>
              </w:numPr>
              <w:spacing w:line="240" w:lineRule="auto"/>
              <w:ind w:firstLine="0" w:firstLineChars="0"/>
              <w:textAlignment w:val="center"/>
              <w:rPr>
                <w:ins w:id="5279" w:author="P52s" w:date="2025-12-15T11:06:00Z"/>
                <w:rFonts w:hint="default" w:ascii="Times New Roman" w:hAnsi="Times New Roman" w:eastAsia="宋体" w:cs="Times New Roman"/>
                <w:color w:val="000000"/>
                <w:sz w:val="21"/>
                <w:szCs w:val="24"/>
                <w:vertAlign w:val="baseline"/>
                <w:lang w:val="en-US" w:eastAsia="zh-CN" w:bidi="ar"/>
                <w:rPrChange w:id="5280" w:author="P52s" w:date="2025-12-15T12:05:03Z">
                  <w:rPr>
                    <w:ins w:id="5281" w:author="P52s" w:date="2025-12-15T11:06:00Z"/>
                    <w:rFonts w:hint="eastAsia" w:ascii="方正仿宋_GBK" w:hAnsi="方正仿宋_GBK" w:eastAsia="方正仿宋_GBK" w:cs="方正仿宋_GBK"/>
                    <w:sz w:val="24"/>
                    <w:szCs w:val="24"/>
                    <w:vertAlign w:val="baseline"/>
                    <w:lang w:val="en-US" w:eastAsia="zh-CN"/>
                  </w:rPr>
                </w:rPrChange>
              </w:rPr>
              <w:pPrChange w:id="5278" w:author="P52s" w:date="2025-12-15T12:05:24Z">
                <w:pPr>
                  <w:numPr>
                    <w:ilvl w:val="0"/>
                    <w:numId w:val="0"/>
                  </w:numPr>
                </w:pPr>
              </w:pPrChange>
            </w:pPr>
            <w:ins w:id="5282" w:author="P52s" w:date="2025-12-15T11:10:35Z">
              <w:r>
                <w:rPr>
                  <w:rFonts w:hint="eastAsia" w:ascii="Times New Roman" w:hAnsi="Times New Roman" w:eastAsia="宋体" w:cs="Times New Roman"/>
                  <w:color w:val="000000"/>
                  <w:sz w:val="21"/>
                  <w:szCs w:val="24"/>
                  <w:vertAlign w:val="baseline"/>
                  <w:lang w:val="en-US" w:eastAsia="zh-CN" w:bidi="ar"/>
                  <w:rPrChange w:id="5283" w:author="P52s" w:date="2025-12-15T12:05:03Z">
                    <w:rPr>
                      <w:rFonts w:hint="eastAsia" w:ascii="方正仿宋_GBK" w:hAnsi="方正仿宋_GBK" w:eastAsia="方正仿宋_GBK" w:cs="方正仿宋_GBK"/>
                      <w:sz w:val="18"/>
                      <w:szCs w:val="18"/>
                      <w:vertAlign w:val="baseline"/>
                      <w:lang w:val="en-US" w:eastAsia="zh-CN"/>
                    </w:rPr>
                  </w:rPrChange>
                </w:rPr>
                <w:t>-5</w:t>
              </w:r>
            </w:ins>
            <w:ins w:id="5285" w:author="P52s" w:date="2025-12-15T11:23:06Z">
              <w:r>
                <w:rPr>
                  <w:rFonts w:hint="eastAsia" w:ascii="Times New Roman" w:hAnsi="Times New Roman" w:eastAsia="宋体" w:cs="Times New Roman"/>
                  <w:color w:val="000000"/>
                  <w:sz w:val="21"/>
                  <w:szCs w:val="24"/>
                  <w:vertAlign w:val="baseline"/>
                  <w:lang w:val="en-US" w:eastAsia="zh-CN" w:bidi="ar"/>
                  <w:rPrChange w:id="5286" w:author="P52s" w:date="2025-12-15T12:05:03Z">
                    <w:rPr>
                      <w:rFonts w:hint="eastAsia" w:ascii="方正仿宋_GBK" w:hAnsi="方正仿宋_GBK" w:eastAsia="方正仿宋_GBK" w:cs="方正仿宋_GBK"/>
                      <w:sz w:val="18"/>
                      <w:szCs w:val="18"/>
                      <w:vertAlign w:val="baseline"/>
                      <w:lang w:val="en-US" w:eastAsia="zh-CN"/>
                    </w:rPr>
                  </w:rPrChange>
                </w:rPr>
                <w:t>.0</w:t>
              </w:r>
            </w:ins>
            <w:ins w:id="5288" w:author="P52s" w:date="2025-12-15T11:23:07Z">
              <w:r>
                <w:rPr>
                  <w:rFonts w:hint="eastAsia" w:ascii="Times New Roman" w:hAnsi="Times New Roman" w:eastAsia="宋体" w:cs="Times New Roman"/>
                  <w:color w:val="000000"/>
                  <w:sz w:val="21"/>
                  <w:szCs w:val="24"/>
                  <w:vertAlign w:val="baseline"/>
                  <w:lang w:val="en-US" w:eastAsia="zh-CN" w:bidi="ar"/>
                  <w:rPrChange w:id="5289" w:author="P52s" w:date="2025-12-15T12:05:03Z">
                    <w:rPr>
                      <w:rFonts w:hint="eastAsia" w:ascii="方正仿宋_GBK" w:hAnsi="方正仿宋_GBK" w:eastAsia="方正仿宋_GBK" w:cs="方正仿宋_GBK"/>
                      <w:sz w:val="18"/>
                      <w:szCs w:val="18"/>
                      <w:vertAlign w:val="baseline"/>
                      <w:lang w:val="en-US" w:eastAsia="zh-CN"/>
                    </w:rPr>
                  </w:rPrChange>
                </w:rPr>
                <w:t>0</w:t>
              </w:r>
            </w:ins>
          </w:p>
        </w:tc>
        <w:tc>
          <w:tcPr>
            <w:tcW w:w="774" w:type="dxa"/>
            <w:tcBorders>
              <w:top w:val="nil"/>
              <w:left w:val="nil"/>
              <w:bottom w:val="single" w:color="auto" w:sz="4" w:space="0"/>
              <w:right w:val="nil"/>
            </w:tcBorders>
            <w:tcPrChange w:id="5291" w:author="P52s" w:date="2025-12-15T12:29:21Z">
              <w:tcPr>
                <w:tcW w:w="774" w:type="dxa"/>
              </w:tcPr>
            </w:tcPrChange>
          </w:tcPr>
          <w:p>
            <w:pPr>
              <w:widowControl/>
              <w:numPr>
                <w:ilvl w:val="0"/>
                <w:numId w:val="0"/>
              </w:numPr>
              <w:spacing w:line="240" w:lineRule="auto"/>
              <w:ind w:firstLine="0" w:firstLineChars="0"/>
              <w:textAlignment w:val="center"/>
              <w:rPr>
                <w:ins w:id="5293" w:author="P52s" w:date="2025-12-15T11:06:00Z"/>
                <w:rFonts w:hint="default" w:ascii="Times New Roman" w:hAnsi="Times New Roman" w:eastAsia="宋体" w:cs="Times New Roman"/>
                <w:color w:val="000000"/>
                <w:sz w:val="21"/>
                <w:szCs w:val="24"/>
                <w:vertAlign w:val="baseline"/>
                <w:lang w:val="en-US" w:eastAsia="zh-CN" w:bidi="ar"/>
                <w:rPrChange w:id="5294" w:author="P52s" w:date="2025-12-15T12:05:03Z">
                  <w:rPr>
                    <w:ins w:id="5295" w:author="P52s" w:date="2025-12-15T11:06:00Z"/>
                    <w:rFonts w:hint="eastAsia" w:ascii="方正仿宋_GBK" w:hAnsi="方正仿宋_GBK" w:eastAsia="方正仿宋_GBK" w:cs="方正仿宋_GBK"/>
                    <w:sz w:val="24"/>
                    <w:szCs w:val="24"/>
                    <w:vertAlign w:val="baseline"/>
                    <w:lang w:val="en-US" w:eastAsia="zh-CN"/>
                  </w:rPr>
                </w:rPrChange>
              </w:rPr>
              <w:pPrChange w:id="5292" w:author="P52s" w:date="2025-12-15T12:05:24Z">
                <w:pPr>
                  <w:numPr>
                    <w:ilvl w:val="0"/>
                    <w:numId w:val="0"/>
                  </w:numPr>
                </w:pPr>
              </w:pPrChange>
            </w:pPr>
            <w:ins w:id="5296" w:author="P52s" w:date="2025-12-15T11:10:44Z">
              <w:r>
                <w:rPr>
                  <w:rFonts w:hint="eastAsia" w:ascii="Times New Roman" w:hAnsi="Times New Roman" w:eastAsia="宋体" w:cs="Times New Roman"/>
                  <w:color w:val="000000"/>
                  <w:sz w:val="21"/>
                  <w:szCs w:val="24"/>
                  <w:vertAlign w:val="baseline"/>
                  <w:lang w:val="en-US" w:eastAsia="zh-CN" w:bidi="ar"/>
                  <w:rPrChange w:id="5297" w:author="P52s" w:date="2025-12-15T12:05:03Z">
                    <w:rPr>
                      <w:rFonts w:hint="eastAsia" w:ascii="方正仿宋_GBK" w:hAnsi="方正仿宋_GBK" w:eastAsia="方正仿宋_GBK" w:cs="方正仿宋_GBK"/>
                      <w:sz w:val="18"/>
                      <w:szCs w:val="18"/>
                      <w:vertAlign w:val="baseline"/>
                      <w:lang w:val="en-US" w:eastAsia="zh-CN"/>
                    </w:rPr>
                  </w:rPrChange>
                </w:rPr>
                <w:t>5</w:t>
              </w:r>
            </w:ins>
            <w:ins w:id="5299" w:author="P52s" w:date="2025-12-15T11:23:11Z">
              <w:r>
                <w:rPr>
                  <w:rFonts w:hint="eastAsia" w:ascii="Times New Roman" w:hAnsi="Times New Roman" w:eastAsia="宋体" w:cs="Times New Roman"/>
                  <w:color w:val="000000"/>
                  <w:sz w:val="21"/>
                  <w:szCs w:val="24"/>
                  <w:vertAlign w:val="baseline"/>
                  <w:lang w:val="en-US" w:eastAsia="zh-CN" w:bidi="ar"/>
                  <w:rPrChange w:id="5300"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single" w:color="auto" w:sz="4" w:space="0"/>
              <w:right w:val="nil"/>
            </w:tcBorders>
            <w:tcPrChange w:id="5302" w:author="P52s" w:date="2025-12-15T12:29:21Z">
              <w:tcPr>
                <w:tcW w:w="774" w:type="dxa"/>
              </w:tcPr>
            </w:tcPrChange>
          </w:tcPr>
          <w:p>
            <w:pPr>
              <w:widowControl/>
              <w:numPr>
                <w:ilvl w:val="0"/>
                <w:numId w:val="0"/>
              </w:numPr>
              <w:spacing w:line="240" w:lineRule="auto"/>
              <w:ind w:firstLine="0" w:firstLineChars="0"/>
              <w:textAlignment w:val="center"/>
              <w:rPr>
                <w:ins w:id="5304" w:author="P52s" w:date="2025-12-15T11:06:00Z"/>
                <w:rFonts w:hint="default" w:ascii="Times New Roman" w:hAnsi="Times New Roman" w:eastAsia="宋体" w:cs="Times New Roman"/>
                <w:color w:val="000000"/>
                <w:sz w:val="21"/>
                <w:szCs w:val="24"/>
                <w:vertAlign w:val="baseline"/>
                <w:lang w:val="en-US" w:eastAsia="zh-CN" w:bidi="ar"/>
                <w:rPrChange w:id="5305" w:author="P52s" w:date="2025-12-15T12:05:03Z">
                  <w:rPr>
                    <w:ins w:id="5306" w:author="P52s" w:date="2025-12-15T11:06:00Z"/>
                    <w:rFonts w:hint="eastAsia" w:ascii="方正仿宋_GBK" w:hAnsi="方正仿宋_GBK" w:eastAsia="方正仿宋_GBK" w:cs="方正仿宋_GBK"/>
                    <w:sz w:val="24"/>
                    <w:szCs w:val="24"/>
                    <w:vertAlign w:val="baseline"/>
                    <w:lang w:val="en-US" w:eastAsia="zh-CN"/>
                  </w:rPr>
                </w:rPrChange>
              </w:rPr>
              <w:pPrChange w:id="5303" w:author="P52s" w:date="2025-12-15T12:05:24Z">
                <w:pPr>
                  <w:numPr>
                    <w:ilvl w:val="0"/>
                    <w:numId w:val="0"/>
                  </w:numPr>
                </w:pPr>
              </w:pPrChange>
            </w:pPr>
            <w:ins w:id="5307" w:author="P52s" w:date="2025-12-15T11:10:54Z">
              <w:r>
                <w:rPr>
                  <w:rFonts w:hint="eastAsia" w:ascii="Times New Roman" w:hAnsi="Times New Roman" w:eastAsia="宋体" w:cs="Times New Roman"/>
                  <w:color w:val="000000"/>
                  <w:sz w:val="21"/>
                  <w:szCs w:val="24"/>
                  <w:vertAlign w:val="baseline"/>
                  <w:lang w:val="en-US" w:eastAsia="zh-CN" w:bidi="ar"/>
                  <w:rPrChange w:id="5308" w:author="P52s" w:date="2025-12-15T12:05:03Z">
                    <w:rPr>
                      <w:rFonts w:hint="eastAsia" w:ascii="方正仿宋_GBK" w:hAnsi="方正仿宋_GBK" w:eastAsia="方正仿宋_GBK" w:cs="方正仿宋_GBK"/>
                      <w:sz w:val="18"/>
                      <w:szCs w:val="18"/>
                      <w:vertAlign w:val="baseline"/>
                      <w:lang w:val="en-US" w:eastAsia="zh-CN"/>
                    </w:rPr>
                  </w:rPrChange>
                </w:rPr>
                <w:t>7</w:t>
              </w:r>
            </w:ins>
            <w:ins w:id="5310" w:author="P52s" w:date="2025-12-15T11:23:14Z">
              <w:r>
                <w:rPr>
                  <w:rFonts w:hint="eastAsia" w:ascii="Times New Roman" w:hAnsi="Times New Roman" w:eastAsia="宋体" w:cs="Times New Roman"/>
                  <w:color w:val="000000"/>
                  <w:sz w:val="21"/>
                  <w:szCs w:val="24"/>
                  <w:vertAlign w:val="baseline"/>
                  <w:lang w:val="en-US" w:eastAsia="zh-CN" w:bidi="ar"/>
                  <w:rPrChange w:id="5311" w:author="P52s" w:date="2025-12-15T12:05:03Z">
                    <w:rPr>
                      <w:rFonts w:hint="eastAsia" w:ascii="方正仿宋_GBK" w:hAnsi="方正仿宋_GBK" w:eastAsia="方正仿宋_GBK" w:cs="方正仿宋_GBK"/>
                      <w:sz w:val="18"/>
                      <w:szCs w:val="18"/>
                      <w:vertAlign w:val="baseline"/>
                      <w:lang w:val="en-US" w:eastAsia="zh-CN"/>
                    </w:rPr>
                  </w:rPrChange>
                </w:rPr>
                <w:t>.0</w:t>
              </w:r>
            </w:ins>
            <w:ins w:id="5313" w:author="P52s" w:date="2025-12-15T11:23:15Z">
              <w:r>
                <w:rPr>
                  <w:rFonts w:hint="eastAsia" w:ascii="Times New Roman" w:hAnsi="Times New Roman" w:eastAsia="宋体" w:cs="Times New Roman"/>
                  <w:color w:val="000000"/>
                  <w:sz w:val="21"/>
                  <w:szCs w:val="24"/>
                  <w:vertAlign w:val="baseline"/>
                  <w:lang w:val="en-US" w:eastAsia="zh-CN" w:bidi="ar"/>
                  <w:rPrChange w:id="5314" w:author="P52s" w:date="2025-12-15T12:05:03Z">
                    <w:rPr>
                      <w:rFonts w:hint="eastAsia" w:ascii="方正仿宋_GBK" w:hAnsi="方正仿宋_GBK" w:eastAsia="方正仿宋_GBK" w:cs="方正仿宋_GBK"/>
                      <w:sz w:val="18"/>
                      <w:szCs w:val="18"/>
                      <w:vertAlign w:val="baseline"/>
                      <w:lang w:val="en-US" w:eastAsia="zh-CN"/>
                    </w:rPr>
                  </w:rPrChange>
                </w:rPr>
                <w:t>0</w:t>
              </w:r>
            </w:ins>
          </w:p>
        </w:tc>
        <w:tc>
          <w:tcPr>
            <w:tcW w:w="774" w:type="dxa"/>
            <w:tcBorders>
              <w:top w:val="nil"/>
              <w:left w:val="nil"/>
              <w:bottom w:val="single" w:color="auto" w:sz="4" w:space="0"/>
              <w:right w:val="nil"/>
            </w:tcBorders>
            <w:tcPrChange w:id="5316" w:author="P52s" w:date="2025-12-15T12:29:21Z">
              <w:tcPr>
                <w:tcW w:w="774" w:type="dxa"/>
              </w:tcPr>
            </w:tcPrChange>
          </w:tcPr>
          <w:p>
            <w:pPr>
              <w:widowControl/>
              <w:numPr>
                <w:ilvl w:val="0"/>
                <w:numId w:val="0"/>
              </w:numPr>
              <w:spacing w:line="240" w:lineRule="auto"/>
              <w:ind w:firstLine="0" w:firstLineChars="0"/>
              <w:textAlignment w:val="center"/>
              <w:rPr>
                <w:ins w:id="5318" w:author="P52s" w:date="2025-12-15T11:06:00Z"/>
                <w:rFonts w:hint="default" w:ascii="Times New Roman" w:hAnsi="Times New Roman" w:eastAsia="宋体" w:cs="Times New Roman"/>
                <w:color w:val="000000"/>
                <w:sz w:val="21"/>
                <w:szCs w:val="24"/>
                <w:vertAlign w:val="baseline"/>
                <w:lang w:val="en-US" w:eastAsia="zh-CN" w:bidi="ar"/>
                <w:rPrChange w:id="5319" w:author="P52s" w:date="2025-12-15T12:05:03Z">
                  <w:rPr>
                    <w:ins w:id="5320" w:author="P52s" w:date="2025-12-15T11:06:00Z"/>
                    <w:rFonts w:hint="eastAsia" w:ascii="方正仿宋_GBK" w:hAnsi="方正仿宋_GBK" w:eastAsia="方正仿宋_GBK" w:cs="方正仿宋_GBK"/>
                    <w:sz w:val="24"/>
                    <w:szCs w:val="24"/>
                    <w:vertAlign w:val="baseline"/>
                    <w:lang w:val="en-US" w:eastAsia="zh-CN"/>
                  </w:rPr>
                </w:rPrChange>
              </w:rPr>
              <w:pPrChange w:id="5317" w:author="P52s" w:date="2025-12-15T12:05:24Z">
                <w:pPr>
                  <w:numPr>
                    <w:ilvl w:val="0"/>
                    <w:numId w:val="0"/>
                  </w:numPr>
                </w:pPr>
              </w:pPrChange>
            </w:pPr>
            <w:ins w:id="5321" w:author="P52s" w:date="2025-12-15T11:11:02Z">
              <w:r>
                <w:rPr>
                  <w:rFonts w:hint="eastAsia" w:ascii="Times New Roman" w:hAnsi="Times New Roman" w:eastAsia="宋体" w:cs="Times New Roman"/>
                  <w:color w:val="000000"/>
                  <w:sz w:val="21"/>
                  <w:szCs w:val="24"/>
                  <w:vertAlign w:val="baseline"/>
                  <w:lang w:val="en-US" w:eastAsia="zh-CN" w:bidi="ar"/>
                  <w:rPrChange w:id="5322" w:author="P52s" w:date="2025-12-15T12:05:03Z">
                    <w:rPr>
                      <w:rFonts w:hint="eastAsia" w:ascii="方正仿宋_GBK" w:hAnsi="方正仿宋_GBK" w:eastAsia="方正仿宋_GBK" w:cs="方正仿宋_GBK"/>
                      <w:sz w:val="18"/>
                      <w:szCs w:val="18"/>
                      <w:vertAlign w:val="baseline"/>
                      <w:lang w:val="en-US" w:eastAsia="zh-CN"/>
                    </w:rPr>
                  </w:rPrChange>
                </w:rPr>
                <w:t>5</w:t>
              </w:r>
            </w:ins>
            <w:ins w:id="5324" w:author="P52s" w:date="2025-12-15T11:23:19Z">
              <w:r>
                <w:rPr>
                  <w:rFonts w:hint="eastAsia" w:ascii="Times New Roman" w:hAnsi="Times New Roman" w:eastAsia="宋体" w:cs="Times New Roman"/>
                  <w:color w:val="000000"/>
                  <w:sz w:val="21"/>
                  <w:szCs w:val="24"/>
                  <w:vertAlign w:val="baseline"/>
                  <w:lang w:val="en-US" w:eastAsia="zh-CN" w:bidi="ar"/>
                  <w:rPrChange w:id="5325" w:author="P52s" w:date="2025-12-15T12:05:03Z">
                    <w:rPr>
                      <w:rFonts w:hint="eastAsia" w:ascii="方正仿宋_GBK" w:hAnsi="方正仿宋_GBK" w:eastAsia="方正仿宋_GBK" w:cs="方正仿宋_GBK"/>
                      <w:sz w:val="18"/>
                      <w:szCs w:val="18"/>
                      <w:vertAlign w:val="baseline"/>
                      <w:lang w:val="en-US" w:eastAsia="zh-CN"/>
                    </w:rPr>
                  </w:rPrChange>
                </w:rPr>
                <w:t>.</w:t>
              </w:r>
            </w:ins>
            <w:ins w:id="5327" w:author="P52s" w:date="2025-12-15T11:23:20Z">
              <w:r>
                <w:rPr>
                  <w:rFonts w:hint="eastAsia" w:ascii="Times New Roman" w:hAnsi="Times New Roman" w:eastAsia="宋体" w:cs="Times New Roman"/>
                  <w:color w:val="000000"/>
                  <w:sz w:val="21"/>
                  <w:szCs w:val="24"/>
                  <w:vertAlign w:val="baseline"/>
                  <w:lang w:val="en-US" w:eastAsia="zh-CN" w:bidi="ar"/>
                  <w:rPrChange w:id="5328"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4" w:type="dxa"/>
            <w:tcBorders>
              <w:top w:val="nil"/>
              <w:left w:val="nil"/>
              <w:bottom w:val="single" w:color="auto" w:sz="4" w:space="0"/>
              <w:right w:val="nil"/>
            </w:tcBorders>
            <w:tcPrChange w:id="5330" w:author="P52s" w:date="2025-12-15T12:29:21Z">
              <w:tcPr>
                <w:tcW w:w="774" w:type="dxa"/>
              </w:tcPr>
            </w:tcPrChange>
          </w:tcPr>
          <w:p>
            <w:pPr>
              <w:widowControl/>
              <w:numPr>
                <w:ilvl w:val="0"/>
                <w:numId w:val="0"/>
              </w:numPr>
              <w:spacing w:line="240" w:lineRule="auto"/>
              <w:ind w:firstLine="0" w:firstLineChars="0"/>
              <w:textAlignment w:val="center"/>
              <w:rPr>
                <w:ins w:id="5332" w:author="P52s" w:date="2025-12-15T11:06:00Z"/>
                <w:rFonts w:hint="default" w:ascii="Times New Roman" w:hAnsi="Times New Roman" w:eastAsia="宋体" w:cs="Times New Roman"/>
                <w:color w:val="000000"/>
                <w:sz w:val="21"/>
                <w:szCs w:val="24"/>
                <w:vertAlign w:val="baseline"/>
                <w:lang w:val="en-US" w:eastAsia="zh-CN" w:bidi="ar"/>
                <w:rPrChange w:id="5333" w:author="P52s" w:date="2025-12-15T12:05:03Z">
                  <w:rPr>
                    <w:ins w:id="5334" w:author="P52s" w:date="2025-12-15T11:06:00Z"/>
                    <w:rFonts w:hint="eastAsia" w:ascii="方正仿宋_GBK" w:hAnsi="方正仿宋_GBK" w:eastAsia="方正仿宋_GBK" w:cs="方正仿宋_GBK"/>
                    <w:sz w:val="24"/>
                    <w:szCs w:val="24"/>
                    <w:vertAlign w:val="baseline"/>
                    <w:lang w:val="en-US" w:eastAsia="zh-CN"/>
                  </w:rPr>
                </w:rPrChange>
              </w:rPr>
              <w:pPrChange w:id="5331" w:author="P52s" w:date="2025-12-15T12:05:24Z">
                <w:pPr>
                  <w:numPr>
                    <w:ilvl w:val="0"/>
                    <w:numId w:val="0"/>
                  </w:numPr>
                </w:pPr>
              </w:pPrChange>
            </w:pPr>
            <w:ins w:id="5335" w:author="P52s" w:date="2025-12-15T11:11:12Z">
              <w:r>
                <w:rPr>
                  <w:rFonts w:hint="eastAsia" w:ascii="Times New Roman" w:hAnsi="Times New Roman" w:eastAsia="宋体" w:cs="Times New Roman"/>
                  <w:color w:val="000000"/>
                  <w:sz w:val="21"/>
                  <w:szCs w:val="24"/>
                  <w:vertAlign w:val="baseline"/>
                  <w:lang w:val="en-US" w:eastAsia="zh-CN" w:bidi="ar"/>
                  <w:rPrChange w:id="5336" w:author="P52s" w:date="2025-12-15T12:05:03Z">
                    <w:rPr>
                      <w:rFonts w:hint="eastAsia" w:ascii="方正仿宋_GBK" w:hAnsi="方正仿宋_GBK" w:eastAsia="方正仿宋_GBK" w:cs="方正仿宋_GBK"/>
                      <w:sz w:val="18"/>
                      <w:szCs w:val="18"/>
                      <w:vertAlign w:val="baseline"/>
                      <w:lang w:val="en-US" w:eastAsia="zh-CN"/>
                    </w:rPr>
                  </w:rPrChange>
                </w:rPr>
                <w:t>8</w:t>
              </w:r>
            </w:ins>
            <w:ins w:id="5338" w:author="P52s" w:date="2025-12-15T11:11:13Z">
              <w:r>
                <w:rPr>
                  <w:rFonts w:hint="eastAsia" w:ascii="Times New Roman" w:hAnsi="Times New Roman" w:eastAsia="宋体" w:cs="Times New Roman"/>
                  <w:color w:val="000000"/>
                  <w:sz w:val="21"/>
                  <w:szCs w:val="24"/>
                  <w:vertAlign w:val="baseline"/>
                  <w:lang w:val="en-US" w:eastAsia="zh-CN" w:bidi="ar"/>
                  <w:rPrChange w:id="5339" w:author="P52s" w:date="2025-12-15T12:05:03Z">
                    <w:rPr>
                      <w:rFonts w:hint="eastAsia" w:ascii="方正仿宋_GBK" w:hAnsi="方正仿宋_GBK" w:eastAsia="方正仿宋_GBK" w:cs="方正仿宋_GBK"/>
                      <w:sz w:val="18"/>
                      <w:szCs w:val="18"/>
                      <w:vertAlign w:val="baseline"/>
                      <w:lang w:val="en-US" w:eastAsia="zh-CN"/>
                    </w:rPr>
                  </w:rPrChange>
                </w:rPr>
                <w:t>5</w:t>
              </w:r>
            </w:ins>
            <w:ins w:id="5341" w:author="P52s" w:date="2025-12-15T11:23:24Z">
              <w:r>
                <w:rPr>
                  <w:rFonts w:hint="eastAsia" w:ascii="Times New Roman" w:hAnsi="Times New Roman" w:eastAsia="宋体" w:cs="Times New Roman"/>
                  <w:color w:val="000000"/>
                  <w:sz w:val="21"/>
                  <w:szCs w:val="24"/>
                  <w:vertAlign w:val="baseline"/>
                  <w:lang w:val="en-US" w:eastAsia="zh-CN" w:bidi="ar"/>
                  <w:rPrChange w:id="5342" w:author="P52s" w:date="2025-12-15T12:05:03Z">
                    <w:rPr>
                      <w:rFonts w:hint="eastAsia" w:ascii="方正仿宋_GBK" w:hAnsi="方正仿宋_GBK" w:eastAsia="方正仿宋_GBK" w:cs="方正仿宋_GBK"/>
                      <w:sz w:val="18"/>
                      <w:szCs w:val="18"/>
                      <w:vertAlign w:val="baseline"/>
                      <w:lang w:val="en-US" w:eastAsia="zh-CN"/>
                    </w:rPr>
                  </w:rPrChange>
                </w:rPr>
                <w:t>.</w:t>
              </w:r>
            </w:ins>
            <w:ins w:id="5344" w:author="P52s" w:date="2025-12-15T11:23:25Z">
              <w:r>
                <w:rPr>
                  <w:rFonts w:hint="eastAsia" w:ascii="Times New Roman" w:hAnsi="Times New Roman" w:eastAsia="宋体" w:cs="Times New Roman"/>
                  <w:color w:val="000000"/>
                  <w:sz w:val="21"/>
                  <w:szCs w:val="24"/>
                  <w:vertAlign w:val="baseline"/>
                  <w:lang w:val="en-US" w:eastAsia="zh-CN" w:bidi="ar"/>
                  <w:rPrChange w:id="5345"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5" w:type="dxa"/>
            <w:tcBorders>
              <w:top w:val="nil"/>
              <w:left w:val="nil"/>
              <w:bottom w:val="single" w:color="auto" w:sz="4" w:space="0"/>
              <w:right w:val="nil"/>
            </w:tcBorders>
            <w:tcPrChange w:id="5347" w:author="P52s" w:date="2025-12-15T12:29:21Z">
              <w:tcPr>
                <w:tcW w:w="775" w:type="dxa"/>
              </w:tcPr>
            </w:tcPrChange>
          </w:tcPr>
          <w:p>
            <w:pPr>
              <w:widowControl/>
              <w:numPr>
                <w:ilvl w:val="0"/>
                <w:numId w:val="0"/>
              </w:numPr>
              <w:spacing w:line="240" w:lineRule="auto"/>
              <w:ind w:firstLine="0" w:firstLineChars="0"/>
              <w:textAlignment w:val="center"/>
              <w:rPr>
                <w:ins w:id="5349" w:author="P52s" w:date="2025-12-15T11:06:00Z"/>
                <w:rFonts w:hint="default" w:ascii="Times New Roman" w:hAnsi="Times New Roman" w:eastAsia="宋体" w:cs="Times New Roman"/>
                <w:color w:val="000000"/>
                <w:sz w:val="21"/>
                <w:szCs w:val="24"/>
                <w:vertAlign w:val="baseline"/>
                <w:lang w:val="en-US" w:eastAsia="zh-CN" w:bidi="ar"/>
                <w:rPrChange w:id="5350" w:author="P52s" w:date="2025-12-15T12:05:03Z">
                  <w:rPr>
                    <w:ins w:id="5351" w:author="P52s" w:date="2025-12-15T11:06:00Z"/>
                    <w:rFonts w:hint="eastAsia" w:ascii="方正仿宋_GBK" w:hAnsi="方正仿宋_GBK" w:eastAsia="方正仿宋_GBK" w:cs="方正仿宋_GBK"/>
                    <w:sz w:val="24"/>
                    <w:szCs w:val="24"/>
                    <w:vertAlign w:val="baseline"/>
                    <w:lang w:val="en-US" w:eastAsia="zh-CN"/>
                  </w:rPr>
                </w:rPrChange>
              </w:rPr>
              <w:pPrChange w:id="5348" w:author="P52s" w:date="2025-12-15T12:05:24Z">
                <w:pPr>
                  <w:numPr>
                    <w:ilvl w:val="0"/>
                    <w:numId w:val="0"/>
                  </w:numPr>
                </w:pPr>
              </w:pPrChange>
            </w:pPr>
            <w:ins w:id="5352" w:author="P52s" w:date="2025-12-15T11:11:23Z">
              <w:r>
                <w:rPr>
                  <w:rFonts w:hint="eastAsia" w:ascii="Times New Roman" w:hAnsi="Times New Roman" w:eastAsia="宋体" w:cs="Times New Roman"/>
                  <w:color w:val="000000"/>
                  <w:sz w:val="21"/>
                  <w:szCs w:val="24"/>
                  <w:vertAlign w:val="baseline"/>
                  <w:lang w:val="en-US" w:eastAsia="zh-CN" w:bidi="ar"/>
                  <w:rPrChange w:id="5353" w:author="P52s" w:date="2025-12-15T12:05:03Z">
                    <w:rPr>
                      <w:rFonts w:hint="eastAsia" w:ascii="方正仿宋_GBK" w:hAnsi="方正仿宋_GBK" w:eastAsia="方正仿宋_GBK" w:cs="方正仿宋_GBK"/>
                      <w:sz w:val="18"/>
                      <w:szCs w:val="18"/>
                      <w:vertAlign w:val="baseline"/>
                      <w:lang w:val="en-US" w:eastAsia="zh-CN"/>
                    </w:rPr>
                  </w:rPrChange>
                </w:rPr>
                <w:t>3</w:t>
              </w:r>
            </w:ins>
            <w:ins w:id="5355" w:author="P52s" w:date="2025-12-15T11:23:29Z">
              <w:r>
                <w:rPr>
                  <w:rFonts w:hint="eastAsia" w:ascii="Times New Roman" w:hAnsi="Times New Roman" w:eastAsia="宋体" w:cs="Times New Roman"/>
                  <w:color w:val="000000"/>
                  <w:sz w:val="21"/>
                  <w:szCs w:val="24"/>
                  <w:vertAlign w:val="baseline"/>
                  <w:lang w:val="en-US" w:eastAsia="zh-CN" w:bidi="ar"/>
                  <w:rPrChange w:id="5356" w:author="P52s" w:date="2025-12-15T12:05:03Z">
                    <w:rPr>
                      <w:rFonts w:hint="eastAsia" w:ascii="方正仿宋_GBK" w:hAnsi="方正仿宋_GBK" w:eastAsia="方正仿宋_GBK" w:cs="方正仿宋_GBK"/>
                      <w:sz w:val="18"/>
                      <w:szCs w:val="18"/>
                      <w:vertAlign w:val="baseline"/>
                      <w:lang w:val="en-US" w:eastAsia="zh-CN"/>
                    </w:rPr>
                  </w:rPrChange>
                </w:rPr>
                <w:t>.00</w:t>
              </w:r>
            </w:ins>
          </w:p>
        </w:tc>
        <w:tc>
          <w:tcPr>
            <w:tcW w:w="775" w:type="dxa"/>
            <w:tcBorders>
              <w:top w:val="nil"/>
              <w:left w:val="nil"/>
              <w:bottom w:val="single" w:color="auto" w:sz="4" w:space="0"/>
              <w:right w:val="nil"/>
            </w:tcBorders>
            <w:tcPrChange w:id="5358" w:author="P52s" w:date="2025-12-15T12:29:21Z">
              <w:tcPr>
                <w:tcW w:w="775" w:type="dxa"/>
              </w:tcPr>
            </w:tcPrChange>
          </w:tcPr>
          <w:p>
            <w:pPr>
              <w:widowControl/>
              <w:numPr>
                <w:ilvl w:val="0"/>
                <w:numId w:val="0"/>
              </w:numPr>
              <w:spacing w:line="240" w:lineRule="auto"/>
              <w:ind w:firstLine="0" w:firstLineChars="0"/>
              <w:textAlignment w:val="center"/>
              <w:rPr>
                <w:ins w:id="5360" w:author="P52s" w:date="2025-12-15T11:06:00Z"/>
                <w:rFonts w:hint="default" w:ascii="Times New Roman" w:hAnsi="Times New Roman" w:eastAsia="宋体" w:cs="Times New Roman"/>
                <w:color w:val="000000"/>
                <w:sz w:val="21"/>
                <w:szCs w:val="24"/>
                <w:vertAlign w:val="baseline"/>
                <w:lang w:val="en-US" w:eastAsia="zh-CN" w:bidi="ar"/>
                <w:rPrChange w:id="5361" w:author="P52s" w:date="2025-12-15T12:05:03Z">
                  <w:rPr>
                    <w:ins w:id="5362" w:author="P52s" w:date="2025-12-15T11:06:00Z"/>
                    <w:rFonts w:hint="eastAsia" w:ascii="方正仿宋_GBK" w:hAnsi="方正仿宋_GBK" w:eastAsia="方正仿宋_GBK" w:cs="方正仿宋_GBK"/>
                    <w:sz w:val="24"/>
                    <w:szCs w:val="24"/>
                    <w:vertAlign w:val="baseline"/>
                    <w:lang w:val="en-US" w:eastAsia="zh-CN"/>
                  </w:rPr>
                </w:rPrChange>
              </w:rPr>
              <w:pPrChange w:id="5359" w:author="P52s" w:date="2025-12-15T12:05:24Z">
                <w:pPr>
                  <w:numPr>
                    <w:ilvl w:val="0"/>
                    <w:numId w:val="0"/>
                  </w:numPr>
                </w:pPr>
              </w:pPrChange>
            </w:pPr>
            <w:ins w:id="5363" w:author="P52s" w:date="2025-12-15T11:11:55Z">
              <w:r>
                <w:rPr>
                  <w:rFonts w:hint="eastAsia" w:ascii="Times New Roman" w:hAnsi="Times New Roman" w:eastAsia="宋体" w:cs="Times New Roman"/>
                  <w:color w:val="000000"/>
                  <w:sz w:val="21"/>
                  <w:szCs w:val="24"/>
                  <w:vertAlign w:val="baseline"/>
                  <w:lang w:val="en-US" w:eastAsia="zh-CN" w:bidi="ar"/>
                  <w:rPrChange w:id="5364" w:author="P52s" w:date="2025-12-15T12:05:03Z">
                    <w:rPr>
                      <w:rFonts w:hint="eastAsia" w:ascii="方正仿宋_GBK" w:hAnsi="方正仿宋_GBK" w:eastAsia="方正仿宋_GBK" w:cs="方正仿宋_GBK"/>
                      <w:sz w:val="18"/>
                      <w:szCs w:val="18"/>
                      <w:vertAlign w:val="baseline"/>
                      <w:lang w:val="en-US" w:eastAsia="zh-CN"/>
                    </w:rPr>
                  </w:rPrChange>
                </w:rPr>
                <w:t>0</w:t>
              </w:r>
            </w:ins>
            <w:ins w:id="5366" w:author="P52s" w:date="2025-12-15T11:11:56Z">
              <w:r>
                <w:rPr>
                  <w:rFonts w:hint="eastAsia" w:ascii="Times New Roman" w:hAnsi="Times New Roman" w:eastAsia="宋体" w:cs="Times New Roman"/>
                  <w:color w:val="000000"/>
                  <w:sz w:val="21"/>
                  <w:szCs w:val="24"/>
                  <w:vertAlign w:val="baseline"/>
                  <w:lang w:val="en-US" w:eastAsia="zh-CN" w:bidi="ar"/>
                  <w:rPrChange w:id="5367" w:author="P52s" w:date="2025-12-15T12:05:03Z">
                    <w:rPr>
                      <w:rFonts w:hint="eastAsia" w:ascii="方正仿宋_GBK" w:hAnsi="方正仿宋_GBK" w:eastAsia="方正仿宋_GBK" w:cs="方正仿宋_GBK"/>
                      <w:sz w:val="18"/>
                      <w:szCs w:val="18"/>
                      <w:vertAlign w:val="baseline"/>
                      <w:lang w:val="en-US" w:eastAsia="zh-CN"/>
                    </w:rPr>
                  </w:rPrChange>
                </w:rPr>
                <w:t>.98</w:t>
              </w:r>
            </w:ins>
          </w:p>
        </w:tc>
        <w:tc>
          <w:tcPr>
            <w:tcW w:w="775" w:type="dxa"/>
            <w:tcBorders>
              <w:top w:val="nil"/>
              <w:left w:val="nil"/>
              <w:bottom w:val="single" w:color="auto" w:sz="4" w:space="0"/>
              <w:right w:val="nil"/>
            </w:tcBorders>
            <w:tcPrChange w:id="5369" w:author="P52s" w:date="2025-12-15T12:29:21Z">
              <w:tcPr>
                <w:tcW w:w="775" w:type="dxa"/>
              </w:tcPr>
            </w:tcPrChange>
          </w:tcPr>
          <w:p>
            <w:pPr>
              <w:widowControl/>
              <w:numPr>
                <w:ilvl w:val="0"/>
                <w:numId w:val="0"/>
              </w:numPr>
              <w:spacing w:line="240" w:lineRule="auto"/>
              <w:ind w:firstLine="0" w:firstLineChars="0"/>
              <w:textAlignment w:val="center"/>
              <w:rPr>
                <w:ins w:id="5371" w:author="P52s" w:date="2025-12-15T11:06:00Z"/>
                <w:rFonts w:hint="default" w:ascii="Times New Roman" w:hAnsi="Times New Roman" w:eastAsia="宋体" w:cs="Times New Roman"/>
                <w:color w:val="000000"/>
                <w:sz w:val="21"/>
                <w:szCs w:val="24"/>
                <w:vertAlign w:val="baseline"/>
                <w:lang w:val="en-US" w:eastAsia="zh-CN" w:bidi="ar"/>
                <w:rPrChange w:id="5372" w:author="P52s" w:date="2025-12-15T12:05:03Z">
                  <w:rPr>
                    <w:ins w:id="5373" w:author="P52s" w:date="2025-12-15T11:06:00Z"/>
                    <w:rFonts w:hint="eastAsia" w:ascii="方正仿宋_GBK" w:hAnsi="方正仿宋_GBK" w:eastAsia="方正仿宋_GBK" w:cs="方正仿宋_GBK"/>
                    <w:sz w:val="24"/>
                    <w:szCs w:val="24"/>
                    <w:vertAlign w:val="baseline"/>
                    <w:lang w:val="en-US" w:eastAsia="zh-CN"/>
                  </w:rPr>
                </w:rPrChange>
              </w:rPr>
              <w:pPrChange w:id="5370" w:author="P52s" w:date="2025-12-15T12:05:24Z">
                <w:pPr>
                  <w:numPr>
                    <w:ilvl w:val="0"/>
                    <w:numId w:val="0"/>
                  </w:numPr>
                </w:pPr>
              </w:pPrChange>
            </w:pPr>
            <w:ins w:id="5374" w:author="P52s" w:date="2025-12-15T11:12:17Z">
              <w:r>
                <w:rPr>
                  <w:rFonts w:hint="eastAsia" w:ascii="Times New Roman" w:hAnsi="Times New Roman" w:eastAsia="宋体" w:cs="Times New Roman"/>
                  <w:color w:val="000000"/>
                  <w:sz w:val="21"/>
                  <w:szCs w:val="24"/>
                  <w:vertAlign w:val="baseline"/>
                  <w:lang w:val="en-US" w:eastAsia="zh-CN" w:bidi="ar"/>
                  <w:rPrChange w:id="5375" w:author="P52s" w:date="2025-12-15T12:05:03Z">
                    <w:rPr>
                      <w:rFonts w:hint="eastAsia" w:ascii="方正仿宋_GBK" w:hAnsi="方正仿宋_GBK" w:eastAsia="方正仿宋_GBK" w:cs="方正仿宋_GBK"/>
                      <w:sz w:val="18"/>
                      <w:szCs w:val="18"/>
                      <w:vertAlign w:val="baseline"/>
                      <w:lang w:val="en-US" w:eastAsia="zh-CN"/>
                    </w:rPr>
                  </w:rPrChange>
                </w:rPr>
                <w:t>0.</w:t>
              </w:r>
            </w:ins>
            <w:ins w:id="5377" w:author="P52s" w:date="2025-12-15T11:12:18Z">
              <w:r>
                <w:rPr>
                  <w:rFonts w:hint="eastAsia" w:ascii="Times New Roman" w:hAnsi="Times New Roman" w:eastAsia="宋体" w:cs="Times New Roman"/>
                  <w:color w:val="000000"/>
                  <w:sz w:val="21"/>
                  <w:szCs w:val="24"/>
                  <w:vertAlign w:val="baseline"/>
                  <w:lang w:val="en-US" w:eastAsia="zh-CN" w:bidi="ar"/>
                  <w:rPrChange w:id="5378" w:author="P52s" w:date="2025-12-15T12:05:03Z">
                    <w:rPr>
                      <w:rFonts w:hint="eastAsia" w:ascii="方正仿宋_GBK" w:hAnsi="方正仿宋_GBK" w:eastAsia="方正仿宋_GBK" w:cs="方正仿宋_GBK"/>
                      <w:sz w:val="18"/>
                      <w:szCs w:val="18"/>
                      <w:vertAlign w:val="baseline"/>
                      <w:lang w:val="en-US" w:eastAsia="zh-CN"/>
                    </w:rPr>
                  </w:rPrChange>
                </w:rPr>
                <w:t>90</w:t>
              </w:r>
            </w:ins>
          </w:p>
        </w:tc>
      </w:tr>
    </w:tbl>
    <w:p>
      <w:pPr>
        <w:widowControl/>
        <w:numPr>
          <w:ilvl w:val="0"/>
          <w:numId w:val="0"/>
        </w:numPr>
        <w:spacing w:line="360" w:lineRule="auto"/>
        <w:ind w:firstLine="420" w:firstLineChars="200"/>
        <w:textAlignment w:val="center"/>
        <w:rPr>
          <w:ins w:id="5381" w:author="P52s" w:date="2025-12-15T12:10:26Z"/>
          <w:rFonts w:hint="eastAsia" w:ascii="Times New Roman" w:hAnsi="Times New Roman" w:eastAsia="宋体" w:cs="Times New Roman"/>
          <w:color w:val="000000"/>
          <w:sz w:val="21"/>
          <w:szCs w:val="24"/>
          <w:lang w:val="en-US" w:eastAsia="zh-CN" w:bidi="ar"/>
        </w:rPr>
        <w:pPrChange w:id="5380" w:author="P52s" w:date="2025-12-15T12:05:39Z">
          <w:pPr>
            <w:numPr>
              <w:ilvl w:val="0"/>
              <w:numId w:val="0"/>
            </w:numPr>
          </w:pPr>
        </w:pPrChange>
      </w:pPr>
      <w:ins w:id="5382" w:author="P52s" w:date="2025-12-15T11:14:35Z">
        <w:r>
          <w:rPr>
            <w:rFonts w:hint="eastAsia" w:ascii="Times New Roman" w:hAnsi="Times New Roman" w:eastAsia="宋体" w:cs="Times New Roman"/>
            <w:color w:val="000000"/>
            <w:sz w:val="21"/>
            <w:szCs w:val="24"/>
            <w:lang w:val="en-US" w:eastAsia="zh-CN" w:bidi="ar"/>
            <w:rPrChange w:id="5383" w:author="P52s" w:date="2025-12-15T12:05:39Z">
              <w:rPr>
                <w:rFonts w:hint="eastAsia" w:ascii="方正仿宋_GBK" w:hAnsi="方正仿宋_GBK" w:eastAsia="方正仿宋_GBK" w:cs="方正仿宋_GBK"/>
                <w:sz w:val="24"/>
                <w:szCs w:val="24"/>
                <w:lang w:val="en-US" w:eastAsia="zh-CN"/>
              </w:rPr>
            </w:rPrChange>
          </w:rPr>
          <w:t>设置</w:t>
        </w:r>
      </w:ins>
      <w:ins w:id="5385" w:author="P52s" w:date="2025-12-15T10:29:47Z">
        <w:r>
          <w:rPr>
            <w:rFonts w:hint="eastAsia" w:ascii="Times New Roman" w:hAnsi="Times New Roman" w:eastAsia="宋体" w:cs="Times New Roman"/>
            <w:color w:val="000000"/>
            <w:sz w:val="21"/>
            <w:szCs w:val="24"/>
            <w:lang w:val="en-US" w:eastAsia="zh-CN" w:bidi="ar"/>
            <w:rPrChange w:id="5386" w:author="P52s" w:date="2025-12-15T12:05:39Z">
              <w:rPr>
                <w:rFonts w:hint="eastAsia" w:ascii="方正仿宋_GBK" w:hAnsi="方正仿宋_GBK" w:eastAsia="方正仿宋_GBK" w:cs="方正仿宋_GBK"/>
                <w:sz w:val="24"/>
                <w:szCs w:val="24"/>
                <w:lang w:val="en-US" w:eastAsia="zh-CN"/>
              </w:rPr>
            </w:rPrChange>
          </w:rPr>
          <w:t>仿真</w:t>
        </w:r>
      </w:ins>
      <w:ins w:id="5388" w:author="P52s" w:date="2025-12-15T11:12:39Z">
        <w:r>
          <w:rPr>
            <w:rFonts w:hint="eastAsia" w:ascii="Times New Roman" w:hAnsi="Times New Roman" w:eastAsia="宋体" w:cs="Times New Roman"/>
            <w:color w:val="000000"/>
            <w:sz w:val="21"/>
            <w:szCs w:val="24"/>
            <w:lang w:val="en-US" w:eastAsia="zh-CN" w:bidi="ar"/>
            <w:rPrChange w:id="5389" w:author="P52s" w:date="2025-12-15T12:05:39Z">
              <w:rPr>
                <w:rFonts w:hint="eastAsia" w:ascii="方正仿宋_GBK" w:hAnsi="方正仿宋_GBK" w:eastAsia="方正仿宋_GBK" w:cs="方正仿宋_GBK"/>
                <w:sz w:val="24"/>
                <w:szCs w:val="24"/>
                <w:lang w:val="en-US" w:eastAsia="zh-CN"/>
              </w:rPr>
            </w:rPrChange>
          </w:rPr>
          <w:t>时间</w:t>
        </w:r>
      </w:ins>
      <w:ins w:id="5391" w:author="P52s" w:date="2025-12-15T10:29:49Z">
        <w:r>
          <w:rPr>
            <w:rFonts w:hint="eastAsia" w:ascii="Times New Roman" w:hAnsi="Times New Roman" w:eastAsia="宋体" w:cs="Times New Roman"/>
            <w:color w:val="000000"/>
            <w:sz w:val="21"/>
            <w:szCs w:val="24"/>
            <w:lang w:val="en-US" w:eastAsia="zh-CN" w:bidi="ar"/>
            <w:rPrChange w:id="5392" w:author="P52s" w:date="2025-12-15T12:05:39Z">
              <w:rPr>
                <w:rFonts w:hint="eastAsia" w:ascii="方正仿宋_GBK" w:hAnsi="方正仿宋_GBK" w:eastAsia="方正仿宋_GBK" w:cs="方正仿宋_GBK"/>
                <w:sz w:val="24"/>
                <w:szCs w:val="24"/>
                <w:lang w:val="en-US" w:eastAsia="zh-CN"/>
              </w:rPr>
            </w:rPrChange>
          </w:rPr>
          <w:t>步长</w:t>
        </w:r>
      </w:ins>
      <w:ins w:id="5394" w:author="P52s" w:date="2025-12-15T11:12:49Z">
        <w:r>
          <w:rPr>
            <w:rFonts w:hint="eastAsia" w:ascii="Times New Roman" w:hAnsi="Times New Roman" w:eastAsia="宋体" w:cs="Times New Roman"/>
            <w:color w:val="000000"/>
            <w:sz w:val="21"/>
            <w:szCs w:val="24"/>
            <w:lang w:val="en-US" w:eastAsia="zh-CN" w:bidi="ar"/>
            <w:rPrChange w:id="5395" w:author="P52s" w:date="2025-12-15T12:05:39Z">
              <w:rPr>
                <w:rFonts w:hint="eastAsia" w:ascii="方正仿宋_GBK" w:hAnsi="方正仿宋_GBK" w:eastAsia="方正仿宋_GBK" w:cs="方正仿宋_GBK"/>
                <w:sz w:val="24"/>
                <w:szCs w:val="24"/>
                <w:lang w:val="en-US" w:eastAsia="zh-CN"/>
              </w:rPr>
            </w:rPrChange>
          </w:rPr>
          <w:t>1</w:t>
        </w:r>
      </w:ins>
      <w:ins w:id="5397" w:author="P52s" w:date="2025-12-15T11:12:50Z">
        <w:r>
          <w:rPr>
            <w:rFonts w:hint="eastAsia" w:ascii="Times New Roman" w:hAnsi="Times New Roman" w:eastAsia="宋体" w:cs="Times New Roman"/>
            <w:color w:val="000000"/>
            <w:sz w:val="21"/>
            <w:szCs w:val="24"/>
            <w:lang w:val="en-US" w:eastAsia="zh-CN" w:bidi="ar"/>
            <w:rPrChange w:id="5398" w:author="P52s" w:date="2025-12-15T12:05:39Z">
              <w:rPr>
                <w:rFonts w:hint="eastAsia" w:ascii="方正仿宋_GBK" w:hAnsi="方正仿宋_GBK" w:eastAsia="方正仿宋_GBK" w:cs="方正仿宋_GBK"/>
                <w:sz w:val="24"/>
                <w:szCs w:val="24"/>
                <w:lang w:val="en-US" w:eastAsia="zh-CN"/>
              </w:rPr>
            </w:rPrChange>
          </w:rPr>
          <w:t>s</w:t>
        </w:r>
      </w:ins>
      <w:ins w:id="5400" w:author="P52s" w:date="2025-12-15T10:29:51Z">
        <w:r>
          <w:rPr>
            <w:rFonts w:hint="eastAsia" w:ascii="Times New Roman" w:hAnsi="Times New Roman" w:eastAsia="宋体" w:cs="Times New Roman"/>
            <w:color w:val="000000"/>
            <w:sz w:val="21"/>
            <w:szCs w:val="24"/>
            <w:lang w:val="en-US" w:eastAsia="zh-CN" w:bidi="ar"/>
            <w:rPrChange w:id="5401" w:author="P52s" w:date="2025-12-15T12:05:39Z">
              <w:rPr>
                <w:rFonts w:hint="eastAsia" w:ascii="方正仿宋_GBK" w:hAnsi="方正仿宋_GBK" w:eastAsia="方正仿宋_GBK" w:cs="方正仿宋_GBK"/>
                <w:sz w:val="24"/>
                <w:szCs w:val="24"/>
                <w:lang w:val="en-US" w:eastAsia="zh-CN"/>
              </w:rPr>
            </w:rPrChange>
          </w:rPr>
          <w:t>，</w:t>
        </w:r>
      </w:ins>
      <w:ins w:id="5403" w:author="P52s" w:date="2025-12-15T11:12:55Z">
        <w:r>
          <w:rPr>
            <w:rFonts w:hint="eastAsia" w:ascii="Times New Roman" w:hAnsi="Times New Roman" w:eastAsia="宋体" w:cs="Times New Roman"/>
            <w:color w:val="000000"/>
            <w:sz w:val="21"/>
            <w:szCs w:val="24"/>
            <w:lang w:val="en-US" w:eastAsia="zh-CN" w:bidi="ar"/>
            <w:rPrChange w:id="5404" w:author="P52s" w:date="2025-12-15T12:05:39Z">
              <w:rPr>
                <w:rFonts w:hint="eastAsia" w:ascii="方正仿宋_GBK" w:hAnsi="方正仿宋_GBK" w:eastAsia="方正仿宋_GBK" w:cs="方正仿宋_GBK"/>
                <w:sz w:val="24"/>
                <w:szCs w:val="24"/>
                <w:lang w:val="en-US" w:eastAsia="zh-CN"/>
              </w:rPr>
            </w:rPrChange>
          </w:rPr>
          <w:t>最大</w:t>
        </w:r>
      </w:ins>
      <w:ins w:id="5406" w:author="P52s" w:date="2025-12-15T11:12:56Z">
        <w:r>
          <w:rPr>
            <w:rFonts w:hint="eastAsia" w:ascii="Times New Roman" w:hAnsi="Times New Roman" w:eastAsia="宋体" w:cs="Times New Roman"/>
            <w:color w:val="000000"/>
            <w:sz w:val="21"/>
            <w:szCs w:val="24"/>
            <w:lang w:val="en-US" w:eastAsia="zh-CN" w:bidi="ar"/>
            <w:rPrChange w:id="5407" w:author="P52s" w:date="2025-12-15T12:05:39Z">
              <w:rPr>
                <w:rFonts w:hint="eastAsia" w:ascii="方正仿宋_GBK" w:hAnsi="方正仿宋_GBK" w:eastAsia="方正仿宋_GBK" w:cs="方正仿宋_GBK"/>
                <w:sz w:val="24"/>
                <w:szCs w:val="24"/>
                <w:lang w:val="en-US" w:eastAsia="zh-CN"/>
              </w:rPr>
            </w:rPrChange>
          </w:rPr>
          <w:t>步长</w:t>
        </w:r>
      </w:ins>
      <w:ins w:id="5409" w:author="P52s" w:date="2025-12-15T11:12:57Z">
        <w:r>
          <w:rPr>
            <w:rFonts w:hint="eastAsia" w:ascii="Times New Roman" w:hAnsi="Times New Roman" w:eastAsia="宋体" w:cs="Times New Roman"/>
            <w:color w:val="000000"/>
            <w:sz w:val="21"/>
            <w:szCs w:val="24"/>
            <w:lang w:val="en-US" w:eastAsia="zh-CN" w:bidi="ar"/>
            <w:rPrChange w:id="5410" w:author="P52s" w:date="2025-12-15T12:05:39Z">
              <w:rPr>
                <w:rFonts w:hint="eastAsia" w:ascii="方正仿宋_GBK" w:hAnsi="方正仿宋_GBK" w:eastAsia="方正仿宋_GBK" w:cs="方正仿宋_GBK"/>
                <w:sz w:val="24"/>
                <w:szCs w:val="24"/>
                <w:lang w:val="en-US" w:eastAsia="zh-CN"/>
              </w:rPr>
            </w:rPrChange>
          </w:rPr>
          <w:t>为</w:t>
        </w:r>
      </w:ins>
      <w:ins w:id="5412" w:author="P52s" w:date="2025-12-15T11:12:59Z">
        <w:r>
          <w:rPr>
            <w:rFonts w:hint="eastAsia" w:ascii="Times New Roman" w:hAnsi="Times New Roman" w:eastAsia="宋体" w:cs="Times New Roman"/>
            <w:color w:val="000000"/>
            <w:sz w:val="21"/>
            <w:szCs w:val="24"/>
            <w:lang w:val="en-US" w:eastAsia="zh-CN" w:bidi="ar"/>
            <w:rPrChange w:id="5413" w:author="P52s" w:date="2025-12-15T12:05:39Z">
              <w:rPr>
                <w:rFonts w:hint="eastAsia" w:ascii="方正仿宋_GBK" w:hAnsi="方正仿宋_GBK" w:eastAsia="方正仿宋_GBK" w:cs="方正仿宋_GBK"/>
                <w:sz w:val="24"/>
                <w:szCs w:val="24"/>
                <w:lang w:val="en-US" w:eastAsia="zh-CN"/>
              </w:rPr>
            </w:rPrChange>
          </w:rPr>
          <w:t>30</w:t>
        </w:r>
      </w:ins>
      <w:ins w:id="5415" w:author="P52s" w:date="2025-12-15T11:13:00Z">
        <w:r>
          <w:rPr>
            <w:rFonts w:hint="eastAsia" w:ascii="Times New Roman" w:hAnsi="Times New Roman" w:eastAsia="宋体" w:cs="Times New Roman"/>
            <w:color w:val="000000"/>
            <w:sz w:val="21"/>
            <w:szCs w:val="24"/>
            <w:lang w:val="en-US" w:eastAsia="zh-CN" w:bidi="ar"/>
            <w:rPrChange w:id="5416" w:author="P52s" w:date="2025-12-15T12:05:39Z">
              <w:rPr>
                <w:rFonts w:hint="eastAsia" w:ascii="方正仿宋_GBK" w:hAnsi="方正仿宋_GBK" w:eastAsia="方正仿宋_GBK" w:cs="方正仿宋_GBK"/>
                <w:sz w:val="24"/>
                <w:szCs w:val="24"/>
                <w:lang w:val="en-US" w:eastAsia="zh-CN"/>
              </w:rPr>
            </w:rPrChange>
          </w:rPr>
          <w:t>00</w:t>
        </w:r>
      </w:ins>
      <w:ins w:id="5418" w:author="P52s" w:date="2025-12-15T11:13:01Z">
        <w:r>
          <w:rPr>
            <w:rFonts w:hint="eastAsia" w:ascii="Times New Roman" w:hAnsi="Times New Roman" w:eastAsia="宋体" w:cs="Times New Roman"/>
            <w:color w:val="000000"/>
            <w:sz w:val="21"/>
            <w:szCs w:val="24"/>
            <w:lang w:val="en-US" w:eastAsia="zh-CN" w:bidi="ar"/>
            <w:rPrChange w:id="5419" w:author="P52s" w:date="2025-12-15T12:05:39Z">
              <w:rPr>
                <w:rFonts w:hint="eastAsia" w:ascii="方正仿宋_GBK" w:hAnsi="方正仿宋_GBK" w:eastAsia="方正仿宋_GBK" w:cs="方正仿宋_GBK"/>
                <w:sz w:val="24"/>
                <w:szCs w:val="24"/>
                <w:lang w:val="en-US" w:eastAsia="zh-CN"/>
              </w:rPr>
            </w:rPrChange>
          </w:rPr>
          <w:t>，</w:t>
        </w:r>
      </w:ins>
      <w:ins w:id="5421" w:author="P52s" w:date="2025-12-15T10:29:58Z">
        <w:r>
          <w:rPr>
            <w:rFonts w:hint="eastAsia" w:ascii="Times New Roman" w:hAnsi="Times New Roman" w:eastAsia="宋体" w:cs="Times New Roman"/>
            <w:color w:val="000000"/>
            <w:sz w:val="21"/>
            <w:szCs w:val="24"/>
            <w:lang w:val="en-US" w:eastAsia="zh-CN" w:bidi="ar"/>
            <w:rPrChange w:id="5422" w:author="P52s" w:date="2025-12-15T12:05:39Z">
              <w:rPr>
                <w:rFonts w:hint="eastAsia" w:ascii="方正仿宋_GBK" w:hAnsi="方正仿宋_GBK" w:eastAsia="方正仿宋_GBK" w:cs="方正仿宋_GBK"/>
                <w:sz w:val="24"/>
                <w:szCs w:val="24"/>
                <w:lang w:val="en-US" w:eastAsia="zh-CN"/>
              </w:rPr>
            </w:rPrChange>
          </w:rPr>
          <w:t>粒子群</w:t>
        </w:r>
      </w:ins>
      <w:ins w:id="5424" w:author="P52s" w:date="2025-12-15T10:30:02Z">
        <w:r>
          <w:rPr>
            <w:rFonts w:hint="eastAsia" w:ascii="Times New Roman" w:hAnsi="Times New Roman" w:eastAsia="宋体" w:cs="Times New Roman"/>
            <w:color w:val="000000"/>
            <w:sz w:val="21"/>
            <w:szCs w:val="24"/>
            <w:lang w:val="en-US" w:eastAsia="zh-CN" w:bidi="ar"/>
            <w:rPrChange w:id="5425" w:author="P52s" w:date="2025-12-15T12:05:39Z">
              <w:rPr>
                <w:rFonts w:hint="eastAsia" w:ascii="方正仿宋_GBK" w:hAnsi="方正仿宋_GBK" w:eastAsia="方正仿宋_GBK" w:cs="方正仿宋_GBK"/>
                <w:sz w:val="24"/>
                <w:szCs w:val="24"/>
                <w:lang w:val="en-US" w:eastAsia="zh-CN"/>
              </w:rPr>
            </w:rPrChange>
          </w:rPr>
          <w:t>数</w:t>
        </w:r>
      </w:ins>
      <w:ins w:id="5427" w:author="P52s" w:date="2025-12-15T11:13:48Z">
        <w:r>
          <w:rPr>
            <w:rFonts w:hint="eastAsia" w:ascii="Times New Roman" w:hAnsi="Times New Roman" w:eastAsia="宋体" w:cs="Times New Roman"/>
            <w:color w:val="000000"/>
            <w:sz w:val="21"/>
            <w:szCs w:val="24"/>
            <w:lang w:val="en-US" w:eastAsia="zh-CN" w:bidi="ar"/>
            <w:rPrChange w:id="5428" w:author="P52s" w:date="2025-12-15T12:05:39Z">
              <w:rPr>
                <w:rFonts w:hint="eastAsia" w:ascii="方正仿宋_GBK" w:hAnsi="方正仿宋_GBK" w:eastAsia="方正仿宋_GBK" w:cs="方正仿宋_GBK"/>
                <w:sz w:val="24"/>
                <w:szCs w:val="24"/>
                <w:lang w:val="en-US" w:eastAsia="zh-CN"/>
              </w:rPr>
            </w:rPrChange>
          </w:rPr>
          <w:t>20</w:t>
        </w:r>
      </w:ins>
      <w:ins w:id="5430" w:author="P52s" w:date="2025-12-15T11:13:49Z">
        <w:r>
          <w:rPr>
            <w:rFonts w:hint="eastAsia" w:ascii="Times New Roman" w:hAnsi="Times New Roman" w:eastAsia="宋体" w:cs="Times New Roman"/>
            <w:color w:val="000000"/>
            <w:sz w:val="21"/>
            <w:szCs w:val="24"/>
            <w:lang w:val="en-US" w:eastAsia="zh-CN" w:bidi="ar"/>
            <w:rPrChange w:id="5431" w:author="P52s" w:date="2025-12-15T12:05:39Z">
              <w:rPr>
                <w:rFonts w:hint="eastAsia" w:ascii="方正仿宋_GBK" w:hAnsi="方正仿宋_GBK" w:eastAsia="方正仿宋_GBK" w:cs="方正仿宋_GBK"/>
                <w:sz w:val="24"/>
                <w:szCs w:val="24"/>
                <w:lang w:val="en-US" w:eastAsia="zh-CN"/>
              </w:rPr>
            </w:rPrChange>
          </w:rPr>
          <w:t>，</w:t>
        </w:r>
      </w:ins>
      <w:ins w:id="5433" w:author="P52s" w:date="2025-12-15T11:14:02Z">
        <w:r>
          <w:rPr>
            <w:rFonts w:hint="eastAsia" w:ascii="Times New Roman" w:hAnsi="Times New Roman" w:eastAsia="宋体" w:cs="Times New Roman"/>
            <w:color w:val="000000"/>
            <w:sz w:val="21"/>
            <w:szCs w:val="24"/>
            <w:lang w:val="en-US" w:eastAsia="zh-CN" w:bidi="ar"/>
            <w:rPrChange w:id="5434" w:author="P52s" w:date="2025-12-15T12:05:39Z">
              <w:rPr>
                <w:rFonts w:hint="eastAsia" w:ascii="方正仿宋_GBK" w:hAnsi="方正仿宋_GBK" w:eastAsia="方正仿宋_GBK" w:cs="方正仿宋_GBK"/>
                <w:sz w:val="24"/>
                <w:szCs w:val="24"/>
                <w:lang w:val="en-US" w:eastAsia="zh-CN"/>
              </w:rPr>
            </w:rPrChange>
          </w:rPr>
          <w:t>单次</w:t>
        </w:r>
      </w:ins>
      <w:ins w:id="5436" w:author="P52s" w:date="2025-12-15T11:14:04Z">
        <w:r>
          <w:rPr>
            <w:rFonts w:hint="eastAsia" w:ascii="Times New Roman" w:hAnsi="Times New Roman" w:eastAsia="宋体" w:cs="Times New Roman"/>
            <w:color w:val="000000"/>
            <w:sz w:val="21"/>
            <w:szCs w:val="24"/>
            <w:lang w:val="en-US" w:eastAsia="zh-CN" w:bidi="ar"/>
            <w:rPrChange w:id="5437" w:author="P52s" w:date="2025-12-15T12:05:39Z">
              <w:rPr>
                <w:rFonts w:hint="eastAsia" w:ascii="方正仿宋_GBK" w:hAnsi="方正仿宋_GBK" w:eastAsia="方正仿宋_GBK" w:cs="方正仿宋_GBK"/>
                <w:sz w:val="24"/>
                <w:szCs w:val="24"/>
                <w:lang w:val="en-US" w:eastAsia="zh-CN"/>
              </w:rPr>
            </w:rPrChange>
          </w:rPr>
          <w:t>迭代</w:t>
        </w:r>
      </w:ins>
      <w:ins w:id="5439" w:author="P52s" w:date="2025-12-15T11:14:05Z">
        <w:r>
          <w:rPr>
            <w:rFonts w:hint="eastAsia" w:ascii="Times New Roman" w:hAnsi="Times New Roman" w:eastAsia="宋体" w:cs="Times New Roman"/>
            <w:color w:val="000000"/>
            <w:sz w:val="21"/>
            <w:szCs w:val="24"/>
            <w:lang w:val="en-US" w:eastAsia="zh-CN" w:bidi="ar"/>
            <w:rPrChange w:id="5440" w:author="P52s" w:date="2025-12-15T12:05:39Z">
              <w:rPr>
                <w:rFonts w:hint="eastAsia" w:ascii="方正仿宋_GBK" w:hAnsi="方正仿宋_GBK" w:eastAsia="方正仿宋_GBK" w:cs="方正仿宋_GBK"/>
                <w:sz w:val="24"/>
                <w:szCs w:val="24"/>
                <w:lang w:val="en-US" w:eastAsia="zh-CN"/>
              </w:rPr>
            </w:rPrChange>
          </w:rPr>
          <w:t>次数为</w:t>
        </w:r>
      </w:ins>
      <w:ins w:id="5442" w:author="P52s" w:date="2025-12-15T11:14:07Z">
        <w:r>
          <w:rPr>
            <w:rFonts w:hint="eastAsia" w:ascii="Times New Roman" w:hAnsi="Times New Roman" w:eastAsia="宋体" w:cs="Times New Roman"/>
            <w:color w:val="000000"/>
            <w:sz w:val="21"/>
            <w:szCs w:val="24"/>
            <w:lang w:val="en-US" w:eastAsia="zh-CN" w:bidi="ar"/>
            <w:rPrChange w:id="5443" w:author="P52s" w:date="2025-12-15T12:05:39Z">
              <w:rPr>
                <w:rFonts w:hint="eastAsia" w:ascii="方正仿宋_GBK" w:hAnsi="方正仿宋_GBK" w:eastAsia="方正仿宋_GBK" w:cs="方正仿宋_GBK"/>
                <w:sz w:val="24"/>
                <w:szCs w:val="24"/>
                <w:lang w:val="en-US" w:eastAsia="zh-CN"/>
              </w:rPr>
            </w:rPrChange>
          </w:rPr>
          <w:t>50</w:t>
        </w:r>
      </w:ins>
      <w:ins w:id="5445" w:author="P52s" w:date="2025-12-15T11:14:15Z">
        <w:r>
          <w:rPr>
            <w:rFonts w:hint="eastAsia" w:ascii="Times New Roman" w:hAnsi="Times New Roman" w:eastAsia="宋体" w:cs="Times New Roman"/>
            <w:color w:val="000000"/>
            <w:sz w:val="21"/>
            <w:szCs w:val="24"/>
            <w:lang w:val="en-US" w:eastAsia="zh-CN" w:bidi="ar"/>
            <w:rPrChange w:id="5446" w:author="P52s" w:date="2025-12-15T12:05:39Z">
              <w:rPr>
                <w:rFonts w:hint="eastAsia" w:ascii="方正仿宋_GBK" w:hAnsi="方正仿宋_GBK" w:eastAsia="方正仿宋_GBK" w:cs="方正仿宋_GBK"/>
                <w:sz w:val="24"/>
                <w:szCs w:val="24"/>
                <w:lang w:val="en-US" w:eastAsia="zh-CN"/>
              </w:rPr>
            </w:rPrChange>
          </w:rPr>
          <w:t>。</w:t>
        </w:r>
      </w:ins>
      <w:ins w:id="5448" w:author="P52s" w:date="2025-12-15T11:14:42Z">
        <w:r>
          <w:rPr>
            <w:rFonts w:hint="eastAsia" w:ascii="Times New Roman" w:hAnsi="Times New Roman" w:eastAsia="宋体" w:cs="Times New Roman"/>
            <w:color w:val="000000"/>
            <w:sz w:val="21"/>
            <w:szCs w:val="24"/>
            <w:lang w:val="en-US" w:eastAsia="zh-CN" w:bidi="ar"/>
            <w:rPrChange w:id="5449" w:author="P52s" w:date="2025-12-15T12:05:39Z">
              <w:rPr>
                <w:rFonts w:hint="eastAsia" w:ascii="方正仿宋_GBK" w:hAnsi="方正仿宋_GBK" w:eastAsia="方正仿宋_GBK" w:cs="方正仿宋_GBK"/>
                <w:sz w:val="24"/>
                <w:szCs w:val="24"/>
                <w:lang w:val="en-US" w:eastAsia="zh-CN"/>
              </w:rPr>
            </w:rPrChange>
          </w:rPr>
          <w:t>对于</w:t>
        </w:r>
      </w:ins>
      <w:ins w:id="5451" w:author="P52s" w:date="2025-12-15T11:14:45Z">
        <w:r>
          <w:rPr>
            <w:rFonts w:hint="eastAsia" w:ascii="Times New Roman" w:hAnsi="Times New Roman" w:eastAsia="宋体" w:cs="Times New Roman"/>
            <w:color w:val="000000"/>
            <w:sz w:val="21"/>
            <w:szCs w:val="24"/>
            <w:lang w:val="en-US" w:eastAsia="zh-CN" w:bidi="ar"/>
            <w:rPrChange w:id="5452" w:author="P52s" w:date="2025-12-15T12:05:39Z">
              <w:rPr>
                <w:rFonts w:hint="eastAsia" w:ascii="方正仿宋_GBK" w:hAnsi="方正仿宋_GBK" w:eastAsia="方正仿宋_GBK" w:cs="方正仿宋_GBK"/>
                <w:sz w:val="24"/>
                <w:szCs w:val="24"/>
                <w:lang w:val="en-US" w:eastAsia="zh-CN"/>
              </w:rPr>
            </w:rPrChange>
          </w:rPr>
          <w:t>四种</w:t>
        </w:r>
      </w:ins>
      <w:ins w:id="5454" w:author="P52s" w:date="2025-12-15T11:14:46Z">
        <w:r>
          <w:rPr>
            <w:rFonts w:hint="eastAsia" w:ascii="Times New Roman" w:hAnsi="Times New Roman" w:eastAsia="宋体" w:cs="Times New Roman"/>
            <w:color w:val="000000"/>
            <w:sz w:val="21"/>
            <w:szCs w:val="24"/>
            <w:lang w:val="en-US" w:eastAsia="zh-CN" w:bidi="ar"/>
            <w:rPrChange w:id="5455" w:author="P52s" w:date="2025-12-15T12:05:39Z">
              <w:rPr>
                <w:rFonts w:hint="eastAsia" w:ascii="方正仿宋_GBK" w:hAnsi="方正仿宋_GBK" w:eastAsia="方正仿宋_GBK" w:cs="方正仿宋_GBK"/>
                <w:sz w:val="24"/>
                <w:szCs w:val="24"/>
                <w:lang w:val="en-US" w:eastAsia="zh-CN"/>
              </w:rPr>
            </w:rPrChange>
          </w:rPr>
          <w:t>储能</w:t>
        </w:r>
      </w:ins>
      <w:ins w:id="5457" w:author="P52s" w:date="2025-12-15T11:14:48Z">
        <w:r>
          <w:rPr>
            <w:rFonts w:hint="eastAsia" w:ascii="Times New Roman" w:hAnsi="Times New Roman" w:eastAsia="宋体" w:cs="Times New Roman"/>
            <w:color w:val="000000"/>
            <w:sz w:val="21"/>
            <w:szCs w:val="24"/>
            <w:lang w:val="en-US" w:eastAsia="zh-CN" w:bidi="ar"/>
            <w:rPrChange w:id="5458" w:author="P52s" w:date="2025-12-15T12:05:39Z">
              <w:rPr>
                <w:rFonts w:hint="eastAsia" w:ascii="方正仿宋_GBK" w:hAnsi="方正仿宋_GBK" w:eastAsia="方正仿宋_GBK" w:cs="方正仿宋_GBK"/>
                <w:sz w:val="24"/>
                <w:szCs w:val="24"/>
                <w:lang w:val="en-US" w:eastAsia="zh-CN"/>
              </w:rPr>
            </w:rPrChange>
          </w:rPr>
          <w:t>联合</w:t>
        </w:r>
      </w:ins>
      <w:ins w:id="5460" w:author="P52s" w:date="2025-12-15T11:14:49Z">
        <w:r>
          <w:rPr>
            <w:rFonts w:hint="eastAsia" w:ascii="Times New Roman" w:hAnsi="Times New Roman" w:eastAsia="宋体" w:cs="Times New Roman"/>
            <w:color w:val="000000"/>
            <w:sz w:val="21"/>
            <w:szCs w:val="24"/>
            <w:lang w:val="en-US" w:eastAsia="zh-CN" w:bidi="ar"/>
            <w:rPrChange w:id="5461" w:author="P52s" w:date="2025-12-15T12:05:39Z">
              <w:rPr>
                <w:rFonts w:hint="eastAsia" w:ascii="方正仿宋_GBK" w:hAnsi="方正仿宋_GBK" w:eastAsia="方正仿宋_GBK" w:cs="方正仿宋_GBK"/>
                <w:sz w:val="24"/>
                <w:szCs w:val="24"/>
                <w:lang w:val="en-US" w:eastAsia="zh-CN"/>
              </w:rPr>
            </w:rPrChange>
          </w:rPr>
          <w:t>运行</w:t>
        </w:r>
      </w:ins>
      <w:ins w:id="5463" w:author="P52s" w:date="2025-12-15T11:14:51Z">
        <w:r>
          <w:rPr>
            <w:rFonts w:hint="eastAsia" w:ascii="Times New Roman" w:hAnsi="Times New Roman" w:eastAsia="宋体" w:cs="Times New Roman"/>
            <w:color w:val="000000"/>
            <w:sz w:val="21"/>
            <w:szCs w:val="24"/>
            <w:lang w:val="en-US" w:eastAsia="zh-CN" w:bidi="ar"/>
            <w:rPrChange w:id="5464" w:author="P52s" w:date="2025-12-15T12:05:39Z">
              <w:rPr>
                <w:rFonts w:hint="eastAsia" w:ascii="方正仿宋_GBK" w:hAnsi="方正仿宋_GBK" w:eastAsia="方正仿宋_GBK" w:cs="方正仿宋_GBK"/>
                <w:sz w:val="24"/>
                <w:szCs w:val="24"/>
                <w:lang w:val="en-US" w:eastAsia="zh-CN"/>
              </w:rPr>
            </w:rPrChange>
          </w:rPr>
          <w:t>情况</w:t>
        </w:r>
      </w:ins>
      <w:ins w:id="5466" w:author="P52s" w:date="2025-12-15T11:14:52Z">
        <w:r>
          <w:rPr>
            <w:rFonts w:hint="eastAsia" w:ascii="Times New Roman" w:hAnsi="Times New Roman" w:eastAsia="宋体" w:cs="Times New Roman"/>
            <w:color w:val="000000"/>
            <w:sz w:val="21"/>
            <w:szCs w:val="24"/>
            <w:lang w:val="en-US" w:eastAsia="zh-CN" w:bidi="ar"/>
            <w:rPrChange w:id="5467" w:author="P52s" w:date="2025-12-15T12:05:39Z">
              <w:rPr>
                <w:rFonts w:hint="eastAsia" w:ascii="方正仿宋_GBK" w:hAnsi="方正仿宋_GBK" w:eastAsia="方正仿宋_GBK" w:cs="方正仿宋_GBK"/>
                <w:sz w:val="24"/>
                <w:szCs w:val="24"/>
                <w:lang w:val="en-US" w:eastAsia="zh-CN"/>
              </w:rPr>
            </w:rPrChange>
          </w:rPr>
          <w:t>，</w:t>
        </w:r>
      </w:ins>
      <w:ins w:id="5469" w:author="P52s" w:date="2025-12-15T11:14:54Z">
        <w:r>
          <w:rPr>
            <w:rFonts w:hint="eastAsia" w:ascii="Times New Roman" w:hAnsi="Times New Roman" w:eastAsia="宋体" w:cs="Times New Roman"/>
            <w:color w:val="000000"/>
            <w:sz w:val="21"/>
            <w:szCs w:val="24"/>
            <w:lang w:val="en-US" w:eastAsia="zh-CN" w:bidi="ar"/>
            <w:rPrChange w:id="5470" w:author="P52s" w:date="2025-12-15T12:05:39Z">
              <w:rPr>
                <w:rFonts w:hint="eastAsia" w:ascii="方正仿宋_GBK" w:hAnsi="方正仿宋_GBK" w:eastAsia="方正仿宋_GBK" w:cs="方正仿宋_GBK"/>
                <w:sz w:val="24"/>
                <w:szCs w:val="24"/>
                <w:lang w:val="en-US" w:eastAsia="zh-CN"/>
              </w:rPr>
            </w:rPrChange>
          </w:rPr>
          <w:t>下达</w:t>
        </w:r>
      </w:ins>
      <w:ins w:id="5472" w:author="P52s" w:date="2025-12-15T11:14:59Z">
        <w:r>
          <w:rPr>
            <w:rFonts w:hint="eastAsia" w:ascii="Times New Roman" w:hAnsi="Times New Roman" w:eastAsia="宋体" w:cs="Times New Roman"/>
            <w:color w:val="000000"/>
            <w:sz w:val="21"/>
            <w:szCs w:val="24"/>
            <w:lang w:val="en-US" w:eastAsia="zh-CN" w:bidi="ar"/>
            <w:rPrChange w:id="5473" w:author="P52s" w:date="2025-12-15T12:05:39Z">
              <w:rPr>
                <w:rFonts w:hint="eastAsia" w:ascii="方正仿宋_GBK" w:hAnsi="方正仿宋_GBK" w:eastAsia="方正仿宋_GBK" w:cs="方正仿宋_GBK"/>
                <w:sz w:val="24"/>
                <w:szCs w:val="24"/>
                <w:lang w:val="en-US" w:eastAsia="zh-CN"/>
              </w:rPr>
            </w:rPrChange>
          </w:rPr>
          <w:t>放电</w:t>
        </w:r>
      </w:ins>
      <w:ins w:id="5475" w:author="P52s" w:date="2025-12-15T11:15:00Z">
        <w:r>
          <w:rPr>
            <w:rFonts w:hint="eastAsia" w:ascii="Times New Roman" w:hAnsi="Times New Roman" w:eastAsia="宋体" w:cs="Times New Roman"/>
            <w:color w:val="000000"/>
            <w:sz w:val="21"/>
            <w:szCs w:val="24"/>
            <w:lang w:val="en-US" w:eastAsia="zh-CN" w:bidi="ar"/>
            <w:rPrChange w:id="5476" w:author="P52s" w:date="2025-12-15T12:05:39Z">
              <w:rPr>
                <w:rFonts w:hint="eastAsia" w:ascii="方正仿宋_GBK" w:hAnsi="方正仿宋_GBK" w:eastAsia="方正仿宋_GBK" w:cs="方正仿宋_GBK"/>
                <w:sz w:val="24"/>
                <w:szCs w:val="24"/>
                <w:lang w:val="en-US" w:eastAsia="zh-CN"/>
              </w:rPr>
            </w:rPrChange>
          </w:rPr>
          <w:t>功率</w:t>
        </w:r>
      </w:ins>
      <w:ins w:id="5478" w:author="P52s" w:date="2025-12-15T11:15:02Z">
        <w:r>
          <w:rPr>
            <w:rFonts w:hint="eastAsia" w:ascii="Times New Roman" w:hAnsi="Times New Roman" w:eastAsia="宋体" w:cs="Times New Roman"/>
            <w:color w:val="000000"/>
            <w:sz w:val="21"/>
            <w:szCs w:val="24"/>
            <w:lang w:val="en-US" w:eastAsia="zh-CN" w:bidi="ar"/>
            <w:rPrChange w:id="5479" w:author="P52s" w:date="2025-12-15T12:05:39Z">
              <w:rPr>
                <w:rFonts w:hint="eastAsia" w:ascii="方正仿宋_GBK" w:hAnsi="方正仿宋_GBK" w:eastAsia="方正仿宋_GBK" w:cs="方正仿宋_GBK"/>
                <w:sz w:val="24"/>
                <w:szCs w:val="24"/>
                <w:lang w:val="en-US" w:eastAsia="zh-CN"/>
              </w:rPr>
            </w:rPrChange>
          </w:rPr>
          <w:t>指令为</w:t>
        </w:r>
      </w:ins>
      <w:ins w:id="5481" w:author="P52s" w:date="2025-12-15T11:15:26Z">
        <w:r>
          <w:rPr>
            <w:rFonts w:hint="eastAsia" w:ascii="Times New Roman" w:hAnsi="Times New Roman" w:eastAsia="宋体" w:cs="Times New Roman"/>
            <w:color w:val="000000"/>
            <w:sz w:val="21"/>
            <w:szCs w:val="24"/>
            <w:lang w:val="en-US" w:eastAsia="zh-CN" w:bidi="ar"/>
            <w:rPrChange w:id="5482" w:author="P52s" w:date="2025-12-15T12:05:39Z">
              <w:rPr>
                <w:rFonts w:hint="eastAsia" w:ascii="方正仿宋_GBK" w:hAnsi="方正仿宋_GBK" w:eastAsia="方正仿宋_GBK" w:cs="方正仿宋_GBK"/>
                <w:sz w:val="24"/>
                <w:szCs w:val="24"/>
                <w:lang w:val="en-US" w:eastAsia="zh-CN"/>
              </w:rPr>
            </w:rPrChange>
          </w:rPr>
          <w:t>放电</w:t>
        </w:r>
      </w:ins>
      <w:ins w:id="5484" w:author="P52s" w:date="2025-12-15T11:15:44Z">
        <w:r>
          <w:rPr>
            <w:rFonts w:hint="eastAsia" w:ascii="Times New Roman" w:hAnsi="Times New Roman" w:eastAsia="宋体" w:cs="Times New Roman"/>
            <w:color w:val="000000"/>
            <w:sz w:val="21"/>
            <w:szCs w:val="24"/>
            <w:lang w:val="en-US" w:eastAsia="zh-CN" w:bidi="ar"/>
            <w:rPrChange w:id="5485" w:author="P52s" w:date="2025-12-15T12:05:39Z">
              <w:rPr>
                <w:rFonts w:hint="eastAsia" w:ascii="方正仿宋_GBK" w:hAnsi="方正仿宋_GBK" w:eastAsia="方正仿宋_GBK" w:cs="方正仿宋_GBK"/>
                <w:sz w:val="24"/>
                <w:szCs w:val="24"/>
                <w:lang w:val="en-US" w:eastAsia="zh-CN"/>
              </w:rPr>
            </w:rPrChange>
          </w:rPr>
          <w:t>10</w:t>
        </w:r>
      </w:ins>
      <w:ins w:id="5487" w:author="P52s" w:date="2025-12-15T11:15:12Z">
        <w:r>
          <w:rPr>
            <w:rFonts w:hint="eastAsia" w:ascii="Times New Roman" w:hAnsi="Times New Roman" w:eastAsia="宋体" w:cs="Times New Roman"/>
            <w:color w:val="000000"/>
            <w:sz w:val="21"/>
            <w:szCs w:val="24"/>
            <w:lang w:val="en-US" w:eastAsia="zh-CN" w:bidi="ar"/>
            <w:rPrChange w:id="5488" w:author="P52s" w:date="2025-12-15T12:05:39Z">
              <w:rPr>
                <w:rFonts w:hint="eastAsia" w:ascii="方正仿宋_GBK" w:hAnsi="方正仿宋_GBK" w:eastAsia="方正仿宋_GBK" w:cs="方正仿宋_GBK"/>
                <w:sz w:val="24"/>
                <w:szCs w:val="24"/>
                <w:lang w:val="en-US" w:eastAsia="zh-CN"/>
              </w:rPr>
            </w:rPrChange>
          </w:rPr>
          <w:t>0k</w:t>
        </w:r>
      </w:ins>
      <w:ins w:id="5490" w:author="P52s" w:date="2025-12-15T11:15:13Z">
        <w:r>
          <w:rPr>
            <w:rFonts w:hint="eastAsia" w:ascii="Times New Roman" w:hAnsi="Times New Roman" w:eastAsia="宋体" w:cs="Times New Roman"/>
            <w:color w:val="000000"/>
            <w:sz w:val="21"/>
            <w:szCs w:val="24"/>
            <w:lang w:val="en-US" w:eastAsia="zh-CN" w:bidi="ar"/>
            <w:rPrChange w:id="5491" w:author="P52s" w:date="2025-12-15T12:05:39Z">
              <w:rPr>
                <w:rFonts w:hint="eastAsia" w:ascii="方正仿宋_GBK" w:hAnsi="方正仿宋_GBK" w:eastAsia="方正仿宋_GBK" w:cs="方正仿宋_GBK"/>
                <w:sz w:val="24"/>
                <w:szCs w:val="24"/>
                <w:lang w:val="en-US" w:eastAsia="zh-CN"/>
              </w:rPr>
            </w:rPrChange>
          </w:rPr>
          <w:t>W</w:t>
        </w:r>
      </w:ins>
      <w:ins w:id="5493" w:author="P52s" w:date="2025-12-15T11:17:56Z">
        <w:r>
          <w:rPr>
            <w:rFonts w:hint="eastAsia" w:ascii="Times New Roman" w:hAnsi="Times New Roman" w:eastAsia="宋体" w:cs="Times New Roman"/>
            <w:color w:val="000000"/>
            <w:sz w:val="21"/>
            <w:szCs w:val="24"/>
            <w:lang w:val="en-US" w:eastAsia="zh-CN" w:bidi="ar"/>
            <w:rPrChange w:id="5494" w:author="P52s" w:date="2025-12-15T12:05:39Z">
              <w:rPr>
                <w:rFonts w:hint="eastAsia" w:ascii="方正仿宋_GBK" w:hAnsi="方正仿宋_GBK" w:eastAsia="方正仿宋_GBK" w:cs="方正仿宋_GBK"/>
                <w:sz w:val="24"/>
                <w:szCs w:val="24"/>
                <w:lang w:val="en-US" w:eastAsia="zh-CN"/>
              </w:rPr>
            </w:rPrChange>
          </w:rPr>
          <w:t>，</w:t>
        </w:r>
      </w:ins>
      <w:ins w:id="5496" w:author="P52s" w:date="2025-12-15T11:19:24Z">
        <w:r>
          <w:rPr>
            <w:rFonts w:hint="eastAsia" w:ascii="Times New Roman" w:hAnsi="Times New Roman" w:eastAsia="宋体" w:cs="Times New Roman"/>
            <w:color w:val="000000"/>
            <w:sz w:val="21"/>
            <w:szCs w:val="24"/>
            <w:lang w:val="en-US" w:eastAsia="zh-CN" w:bidi="ar"/>
            <w:rPrChange w:id="5497" w:author="P52s" w:date="2025-12-15T12:05:39Z">
              <w:rPr>
                <w:rFonts w:hint="eastAsia" w:ascii="方正仿宋_GBK" w:hAnsi="方正仿宋_GBK" w:eastAsia="方正仿宋_GBK" w:cs="方正仿宋_GBK"/>
                <w:sz w:val="24"/>
                <w:szCs w:val="24"/>
                <w:lang w:val="en-US" w:eastAsia="zh-CN"/>
              </w:rPr>
            </w:rPrChange>
          </w:rPr>
          <w:t>经过</w:t>
        </w:r>
      </w:ins>
      <w:ins w:id="5499" w:author="P52s" w:date="2025-12-15T11:19:25Z">
        <w:r>
          <w:rPr>
            <w:rFonts w:hint="eastAsia" w:ascii="Times New Roman" w:hAnsi="Times New Roman" w:eastAsia="宋体" w:cs="Times New Roman"/>
            <w:color w:val="000000"/>
            <w:sz w:val="21"/>
            <w:szCs w:val="24"/>
            <w:lang w:val="en-US" w:eastAsia="zh-CN" w:bidi="ar"/>
            <w:rPrChange w:id="5500" w:author="P52s" w:date="2025-12-15T12:05:39Z">
              <w:rPr>
                <w:rFonts w:hint="eastAsia" w:ascii="方正仿宋_GBK" w:hAnsi="方正仿宋_GBK" w:eastAsia="方正仿宋_GBK" w:cs="方正仿宋_GBK"/>
                <w:sz w:val="24"/>
                <w:szCs w:val="24"/>
                <w:lang w:val="en-US" w:eastAsia="zh-CN"/>
              </w:rPr>
            </w:rPrChange>
          </w:rPr>
          <w:t>1</w:t>
        </w:r>
      </w:ins>
      <w:ins w:id="5502" w:author="P52s" w:date="2025-12-15T11:19:26Z">
        <w:r>
          <w:rPr>
            <w:rFonts w:hint="eastAsia" w:ascii="Times New Roman" w:hAnsi="Times New Roman" w:eastAsia="宋体" w:cs="Times New Roman"/>
            <w:color w:val="000000"/>
            <w:sz w:val="21"/>
            <w:szCs w:val="24"/>
            <w:lang w:val="en-US" w:eastAsia="zh-CN" w:bidi="ar"/>
            <w:rPrChange w:id="5503" w:author="P52s" w:date="2025-12-15T12:05:39Z">
              <w:rPr>
                <w:rFonts w:hint="eastAsia" w:ascii="方正仿宋_GBK" w:hAnsi="方正仿宋_GBK" w:eastAsia="方正仿宋_GBK" w:cs="方正仿宋_GBK"/>
                <w:sz w:val="24"/>
                <w:szCs w:val="24"/>
                <w:lang w:val="en-US" w:eastAsia="zh-CN"/>
              </w:rPr>
            </w:rPrChange>
          </w:rPr>
          <w:t>23</w:t>
        </w:r>
      </w:ins>
      <w:ins w:id="5505" w:author="P52s" w:date="2025-12-15T11:19:27Z">
        <w:r>
          <w:rPr>
            <w:rFonts w:hint="eastAsia" w:ascii="Times New Roman" w:hAnsi="Times New Roman" w:eastAsia="宋体" w:cs="Times New Roman"/>
            <w:color w:val="000000"/>
            <w:sz w:val="21"/>
            <w:szCs w:val="24"/>
            <w:lang w:val="en-US" w:eastAsia="zh-CN" w:bidi="ar"/>
            <w:rPrChange w:id="5506" w:author="P52s" w:date="2025-12-15T12:05:39Z">
              <w:rPr>
                <w:rFonts w:hint="eastAsia" w:ascii="方正仿宋_GBK" w:hAnsi="方正仿宋_GBK" w:eastAsia="方正仿宋_GBK" w:cs="方正仿宋_GBK"/>
                <w:sz w:val="24"/>
                <w:szCs w:val="24"/>
                <w:lang w:val="en-US" w:eastAsia="zh-CN"/>
              </w:rPr>
            </w:rPrChange>
          </w:rPr>
          <w:t>2</w:t>
        </w:r>
      </w:ins>
      <w:ins w:id="5508" w:author="P52s" w:date="2025-12-15T11:19:28Z">
        <w:r>
          <w:rPr>
            <w:rFonts w:hint="eastAsia" w:ascii="Times New Roman" w:hAnsi="Times New Roman" w:eastAsia="宋体" w:cs="Times New Roman"/>
            <w:color w:val="000000"/>
            <w:sz w:val="21"/>
            <w:szCs w:val="24"/>
            <w:lang w:val="en-US" w:eastAsia="zh-CN" w:bidi="ar"/>
            <w:rPrChange w:id="5509" w:author="P52s" w:date="2025-12-15T12:05:39Z">
              <w:rPr>
                <w:rFonts w:hint="eastAsia" w:ascii="方正仿宋_GBK" w:hAnsi="方正仿宋_GBK" w:eastAsia="方正仿宋_GBK" w:cs="方正仿宋_GBK"/>
                <w:sz w:val="24"/>
                <w:szCs w:val="24"/>
                <w:lang w:val="en-US" w:eastAsia="zh-CN"/>
              </w:rPr>
            </w:rPrChange>
          </w:rPr>
          <w:t>个</w:t>
        </w:r>
      </w:ins>
      <w:ins w:id="5511" w:author="P52s" w:date="2025-12-15T11:19:31Z">
        <w:r>
          <w:rPr>
            <w:rFonts w:hint="eastAsia" w:ascii="Times New Roman" w:hAnsi="Times New Roman" w:eastAsia="宋体" w:cs="Times New Roman"/>
            <w:color w:val="000000"/>
            <w:sz w:val="21"/>
            <w:szCs w:val="24"/>
            <w:lang w:val="en-US" w:eastAsia="zh-CN" w:bidi="ar"/>
            <w:rPrChange w:id="5512" w:author="P52s" w:date="2025-12-15T12:05:39Z">
              <w:rPr>
                <w:rFonts w:hint="eastAsia" w:ascii="方正仿宋_GBK" w:hAnsi="方正仿宋_GBK" w:eastAsia="方正仿宋_GBK" w:cs="方正仿宋_GBK"/>
                <w:sz w:val="24"/>
                <w:szCs w:val="24"/>
                <w:lang w:val="en-US" w:eastAsia="zh-CN"/>
              </w:rPr>
            </w:rPrChange>
          </w:rPr>
          <w:t>仿真</w:t>
        </w:r>
      </w:ins>
      <w:ins w:id="5514" w:author="P52s" w:date="2025-12-15T11:19:33Z">
        <w:r>
          <w:rPr>
            <w:rFonts w:hint="eastAsia" w:ascii="Times New Roman" w:hAnsi="Times New Roman" w:eastAsia="宋体" w:cs="Times New Roman"/>
            <w:color w:val="000000"/>
            <w:sz w:val="21"/>
            <w:szCs w:val="24"/>
            <w:lang w:val="en-US" w:eastAsia="zh-CN" w:bidi="ar"/>
            <w:rPrChange w:id="5515" w:author="P52s" w:date="2025-12-15T12:05:39Z">
              <w:rPr>
                <w:rFonts w:hint="eastAsia" w:ascii="方正仿宋_GBK" w:hAnsi="方正仿宋_GBK" w:eastAsia="方正仿宋_GBK" w:cs="方正仿宋_GBK"/>
                <w:sz w:val="24"/>
                <w:szCs w:val="24"/>
                <w:lang w:val="en-US" w:eastAsia="zh-CN"/>
              </w:rPr>
            </w:rPrChange>
          </w:rPr>
          <w:t>步长</w:t>
        </w:r>
      </w:ins>
      <w:ins w:id="5517" w:author="P52s" w:date="2025-12-15T11:19:34Z">
        <w:r>
          <w:rPr>
            <w:rFonts w:hint="eastAsia" w:ascii="Times New Roman" w:hAnsi="Times New Roman" w:eastAsia="宋体" w:cs="Times New Roman"/>
            <w:color w:val="000000"/>
            <w:sz w:val="21"/>
            <w:szCs w:val="24"/>
            <w:lang w:val="en-US" w:eastAsia="zh-CN" w:bidi="ar"/>
            <w:rPrChange w:id="5518" w:author="P52s" w:date="2025-12-15T12:05:39Z">
              <w:rPr>
                <w:rFonts w:hint="eastAsia" w:ascii="方正仿宋_GBK" w:hAnsi="方正仿宋_GBK" w:eastAsia="方正仿宋_GBK" w:cs="方正仿宋_GBK"/>
                <w:sz w:val="24"/>
                <w:szCs w:val="24"/>
                <w:lang w:val="en-US" w:eastAsia="zh-CN"/>
              </w:rPr>
            </w:rPrChange>
          </w:rPr>
          <w:t>后</w:t>
        </w:r>
      </w:ins>
      <w:ins w:id="5520" w:author="P52s" w:date="2025-12-15T11:19:36Z">
        <w:r>
          <w:rPr>
            <w:rFonts w:hint="eastAsia" w:ascii="Times New Roman" w:hAnsi="Times New Roman" w:eastAsia="宋体" w:cs="Times New Roman"/>
            <w:color w:val="000000"/>
            <w:sz w:val="21"/>
            <w:szCs w:val="24"/>
            <w:lang w:val="en-US" w:eastAsia="zh-CN" w:bidi="ar"/>
            <w:rPrChange w:id="5521" w:author="P52s" w:date="2025-12-15T12:05:39Z">
              <w:rPr>
                <w:rFonts w:hint="eastAsia" w:ascii="方正仿宋_GBK" w:hAnsi="方正仿宋_GBK" w:eastAsia="方正仿宋_GBK" w:cs="方正仿宋_GBK"/>
                <w:sz w:val="24"/>
                <w:szCs w:val="24"/>
                <w:lang w:val="en-US" w:eastAsia="zh-CN"/>
              </w:rPr>
            </w:rPrChange>
          </w:rPr>
          <w:t>，</w:t>
        </w:r>
      </w:ins>
      <w:ins w:id="5523" w:author="P52s" w:date="2025-12-15T11:19:38Z">
        <w:r>
          <w:rPr>
            <w:rFonts w:hint="eastAsia" w:ascii="Times New Roman" w:hAnsi="Times New Roman" w:eastAsia="宋体" w:cs="Times New Roman"/>
            <w:color w:val="000000"/>
            <w:sz w:val="21"/>
            <w:szCs w:val="24"/>
            <w:lang w:val="en-US" w:eastAsia="zh-CN" w:bidi="ar"/>
            <w:rPrChange w:id="5524" w:author="P52s" w:date="2025-12-15T12:05:39Z">
              <w:rPr>
                <w:rFonts w:hint="eastAsia" w:ascii="方正仿宋_GBK" w:hAnsi="方正仿宋_GBK" w:eastAsia="方正仿宋_GBK" w:cs="方正仿宋_GBK"/>
                <w:sz w:val="24"/>
                <w:szCs w:val="24"/>
                <w:lang w:val="en-US" w:eastAsia="zh-CN"/>
              </w:rPr>
            </w:rPrChange>
          </w:rPr>
          <w:t>平均</w:t>
        </w:r>
      </w:ins>
      <w:ins w:id="5526" w:author="P52s" w:date="2025-12-15T11:19:40Z">
        <w:r>
          <w:rPr>
            <w:rFonts w:hint="eastAsia" w:ascii="Times New Roman" w:hAnsi="Times New Roman" w:eastAsia="宋体" w:cs="Times New Roman"/>
            <w:color w:val="000000"/>
            <w:sz w:val="21"/>
            <w:szCs w:val="24"/>
            <w:lang w:val="en-US" w:eastAsia="zh-CN" w:bidi="ar"/>
            <w:rPrChange w:id="5527" w:author="P52s" w:date="2025-12-15T12:05:39Z">
              <w:rPr>
                <w:rFonts w:hint="eastAsia" w:ascii="方正仿宋_GBK" w:hAnsi="方正仿宋_GBK" w:eastAsia="方正仿宋_GBK" w:cs="方正仿宋_GBK"/>
                <w:sz w:val="24"/>
                <w:szCs w:val="24"/>
                <w:lang w:val="en-US" w:eastAsia="zh-CN"/>
              </w:rPr>
            </w:rPrChange>
          </w:rPr>
          <w:t>SOC</w:t>
        </w:r>
      </w:ins>
      <w:ins w:id="5529" w:author="P52s" w:date="2025-12-15T11:19:42Z">
        <w:r>
          <w:rPr>
            <w:rFonts w:hint="eastAsia" w:ascii="Times New Roman" w:hAnsi="Times New Roman" w:eastAsia="宋体" w:cs="Times New Roman"/>
            <w:color w:val="000000"/>
            <w:sz w:val="21"/>
            <w:szCs w:val="24"/>
            <w:lang w:val="en-US" w:eastAsia="zh-CN" w:bidi="ar"/>
            <w:rPrChange w:id="5530" w:author="P52s" w:date="2025-12-15T12:05:39Z">
              <w:rPr>
                <w:rFonts w:hint="eastAsia" w:ascii="方正仿宋_GBK" w:hAnsi="方正仿宋_GBK" w:eastAsia="方正仿宋_GBK" w:cs="方正仿宋_GBK"/>
                <w:sz w:val="24"/>
                <w:szCs w:val="24"/>
                <w:lang w:val="en-US" w:eastAsia="zh-CN"/>
              </w:rPr>
            </w:rPrChange>
          </w:rPr>
          <w:t>为</w:t>
        </w:r>
      </w:ins>
      <w:ins w:id="5532" w:author="P52s" w:date="2025-12-15T11:19:44Z">
        <w:r>
          <w:rPr>
            <w:rFonts w:hint="eastAsia" w:ascii="Times New Roman" w:hAnsi="Times New Roman" w:eastAsia="宋体" w:cs="Times New Roman"/>
            <w:color w:val="000000"/>
            <w:sz w:val="21"/>
            <w:szCs w:val="24"/>
            <w:lang w:val="en-US" w:eastAsia="zh-CN" w:bidi="ar"/>
            <w:rPrChange w:id="5533" w:author="P52s" w:date="2025-12-15T12:05:39Z">
              <w:rPr>
                <w:rFonts w:hint="eastAsia" w:ascii="方正仿宋_GBK" w:hAnsi="方正仿宋_GBK" w:eastAsia="方正仿宋_GBK" w:cs="方正仿宋_GBK"/>
                <w:sz w:val="24"/>
                <w:szCs w:val="24"/>
                <w:lang w:val="en-US" w:eastAsia="zh-CN"/>
              </w:rPr>
            </w:rPrChange>
          </w:rPr>
          <w:t>5.</w:t>
        </w:r>
      </w:ins>
      <w:ins w:id="5535" w:author="P52s" w:date="2025-12-15T11:19:45Z">
        <w:r>
          <w:rPr>
            <w:rFonts w:hint="eastAsia" w:ascii="Times New Roman" w:hAnsi="Times New Roman" w:eastAsia="宋体" w:cs="Times New Roman"/>
            <w:color w:val="000000"/>
            <w:sz w:val="21"/>
            <w:szCs w:val="24"/>
            <w:lang w:val="en-US" w:eastAsia="zh-CN" w:bidi="ar"/>
            <w:rPrChange w:id="5536" w:author="P52s" w:date="2025-12-15T12:05:39Z">
              <w:rPr>
                <w:rFonts w:hint="eastAsia" w:ascii="方正仿宋_GBK" w:hAnsi="方正仿宋_GBK" w:eastAsia="方正仿宋_GBK" w:cs="方正仿宋_GBK"/>
                <w:sz w:val="24"/>
                <w:szCs w:val="24"/>
                <w:lang w:val="en-US" w:eastAsia="zh-CN"/>
              </w:rPr>
            </w:rPrChange>
          </w:rPr>
          <w:t>02</w:t>
        </w:r>
      </w:ins>
      <w:ins w:id="5538" w:author="P52s" w:date="2025-12-15T11:19:46Z">
        <w:r>
          <w:rPr>
            <w:rFonts w:hint="eastAsia" w:ascii="Times New Roman" w:hAnsi="Times New Roman" w:eastAsia="宋体" w:cs="Times New Roman"/>
            <w:color w:val="000000"/>
            <w:sz w:val="21"/>
            <w:szCs w:val="24"/>
            <w:lang w:val="en-US" w:eastAsia="zh-CN" w:bidi="ar"/>
            <w:rPrChange w:id="5539" w:author="P52s" w:date="2025-12-15T12:05:39Z">
              <w:rPr>
                <w:rFonts w:hint="eastAsia" w:ascii="方正仿宋_GBK" w:hAnsi="方正仿宋_GBK" w:eastAsia="方正仿宋_GBK" w:cs="方正仿宋_GBK"/>
                <w:sz w:val="24"/>
                <w:szCs w:val="24"/>
                <w:lang w:val="en-US" w:eastAsia="zh-CN"/>
              </w:rPr>
            </w:rPrChange>
          </w:rPr>
          <w:t>%</w:t>
        </w:r>
      </w:ins>
      <w:ins w:id="5541" w:author="P52s" w:date="2025-12-15T11:19:48Z">
        <w:r>
          <w:rPr>
            <w:rFonts w:hint="eastAsia" w:ascii="Times New Roman" w:hAnsi="Times New Roman" w:eastAsia="宋体" w:cs="Times New Roman"/>
            <w:color w:val="000000"/>
            <w:sz w:val="21"/>
            <w:szCs w:val="24"/>
            <w:lang w:val="en-US" w:eastAsia="zh-CN" w:bidi="ar"/>
            <w:rPrChange w:id="5542" w:author="P52s" w:date="2025-12-15T12:05:39Z">
              <w:rPr>
                <w:rFonts w:hint="eastAsia" w:ascii="方正仿宋_GBK" w:hAnsi="方正仿宋_GBK" w:eastAsia="方正仿宋_GBK" w:cs="方正仿宋_GBK"/>
                <w:sz w:val="24"/>
                <w:szCs w:val="24"/>
                <w:lang w:val="en-US" w:eastAsia="zh-CN"/>
              </w:rPr>
            </w:rPrChange>
          </w:rPr>
          <w:t>，</w:t>
        </w:r>
      </w:ins>
      <w:ins w:id="5544" w:author="P52s" w:date="2025-12-15T11:19:54Z">
        <w:r>
          <w:rPr>
            <w:rFonts w:hint="eastAsia" w:ascii="Times New Roman" w:hAnsi="Times New Roman" w:eastAsia="宋体" w:cs="Times New Roman"/>
            <w:color w:val="000000"/>
            <w:sz w:val="21"/>
            <w:szCs w:val="24"/>
            <w:lang w:val="en-US" w:eastAsia="zh-CN" w:bidi="ar"/>
            <w:rPrChange w:id="5545" w:author="P52s" w:date="2025-12-15T12:05:39Z">
              <w:rPr>
                <w:rFonts w:hint="eastAsia" w:ascii="方正仿宋_GBK" w:hAnsi="方正仿宋_GBK" w:eastAsia="方正仿宋_GBK" w:cs="方正仿宋_GBK"/>
                <w:sz w:val="24"/>
                <w:szCs w:val="24"/>
                <w:lang w:val="en-US" w:eastAsia="zh-CN"/>
              </w:rPr>
            </w:rPrChange>
          </w:rPr>
          <w:t>所有</w:t>
        </w:r>
      </w:ins>
      <w:ins w:id="5547" w:author="P52s" w:date="2025-12-15T11:19:56Z">
        <w:r>
          <w:rPr>
            <w:rFonts w:hint="eastAsia" w:ascii="Times New Roman" w:hAnsi="Times New Roman" w:eastAsia="宋体" w:cs="Times New Roman"/>
            <w:color w:val="000000"/>
            <w:sz w:val="21"/>
            <w:szCs w:val="24"/>
            <w:lang w:val="en-US" w:eastAsia="zh-CN" w:bidi="ar"/>
            <w:rPrChange w:id="5548" w:author="P52s" w:date="2025-12-15T12:05:39Z">
              <w:rPr>
                <w:rFonts w:hint="eastAsia" w:ascii="方正仿宋_GBK" w:hAnsi="方正仿宋_GBK" w:eastAsia="方正仿宋_GBK" w:cs="方正仿宋_GBK"/>
                <w:sz w:val="24"/>
                <w:szCs w:val="24"/>
                <w:lang w:val="en-US" w:eastAsia="zh-CN"/>
              </w:rPr>
            </w:rPrChange>
          </w:rPr>
          <w:t>储能</w:t>
        </w:r>
      </w:ins>
      <w:ins w:id="5550" w:author="P52s" w:date="2025-12-15T11:19:57Z">
        <w:r>
          <w:rPr>
            <w:rFonts w:hint="eastAsia" w:ascii="Times New Roman" w:hAnsi="Times New Roman" w:eastAsia="宋体" w:cs="Times New Roman"/>
            <w:color w:val="000000"/>
            <w:sz w:val="21"/>
            <w:szCs w:val="24"/>
            <w:lang w:val="en-US" w:eastAsia="zh-CN" w:bidi="ar"/>
            <w:rPrChange w:id="5551" w:author="P52s" w:date="2025-12-15T12:05:39Z">
              <w:rPr>
                <w:rFonts w:hint="eastAsia" w:ascii="方正仿宋_GBK" w:hAnsi="方正仿宋_GBK" w:eastAsia="方正仿宋_GBK" w:cs="方正仿宋_GBK"/>
                <w:sz w:val="24"/>
                <w:szCs w:val="24"/>
                <w:lang w:val="en-US" w:eastAsia="zh-CN"/>
              </w:rPr>
            </w:rPrChange>
          </w:rPr>
          <w:t>系统</w:t>
        </w:r>
      </w:ins>
      <w:ins w:id="5553" w:author="P52s" w:date="2025-12-15T11:19:58Z">
        <w:r>
          <w:rPr>
            <w:rFonts w:hint="eastAsia" w:ascii="Times New Roman" w:hAnsi="Times New Roman" w:eastAsia="宋体" w:cs="Times New Roman"/>
            <w:color w:val="000000"/>
            <w:sz w:val="21"/>
            <w:szCs w:val="24"/>
            <w:lang w:val="en-US" w:eastAsia="zh-CN" w:bidi="ar"/>
            <w:rPrChange w:id="5554" w:author="P52s" w:date="2025-12-15T12:05:39Z">
              <w:rPr>
                <w:rFonts w:hint="eastAsia" w:ascii="方正仿宋_GBK" w:hAnsi="方正仿宋_GBK" w:eastAsia="方正仿宋_GBK" w:cs="方正仿宋_GBK"/>
                <w:sz w:val="24"/>
                <w:szCs w:val="24"/>
                <w:lang w:val="en-US" w:eastAsia="zh-CN"/>
              </w:rPr>
            </w:rPrChange>
          </w:rPr>
          <w:t>已经</w:t>
        </w:r>
      </w:ins>
      <w:ins w:id="5556" w:author="P52s" w:date="2025-12-15T11:20:00Z">
        <w:r>
          <w:rPr>
            <w:rFonts w:hint="eastAsia" w:ascii="Times New Roman" w:hAnsi="Times New Roman" w:eastAsia="宋体" w:cs="Times New Roman"/>
            <w:color w:val="000000"/>
            <w:sz w:val="21"/>
            <w:szCs w:val="24"/>
            <w:lang w:val="en-US" w:eastAsia="zh-CN" w:bidi="ar"/>
            <w:rPrChange w:id="5557" w:author="P52s" w:date="2025-12-15T12:05:39Z">
              <w:rPr>
                <w:rFonts w:hint="eastAsia" w:ascii="方正仿宋_GBK" w:hAnsi="方正仿宋_GBK" w:eastAsia="方正仿宋_GBK" w:cs="方正仿宋_GBK"/>
                <w:sz w:val="24"/>
                <w:szCs w:val="24"/>
                <w:lang w:val="en-US" w:eastAsia="zh-CN"/>
              </w:rPr>
            </w:rPrChange>
          </w:rPr>
          <w:t>放空</w:t>
        </w:r>
      </w:ins>
      <w:ins w:id="5559" w:author="P52s" w:date="2025-12-15T11:20:02Z">
        <w:r>
          <w:rPr>
            <w:rFonts w:hint="eastAsia" w:ascii="Times New Roman" w:hAnsi="Times New Roman" w:eastAsia="宋体" w:cs="Times New Roman"/>
            <w:color w:val="000000"/>
            <w:sz w:val="21"/>
            <w:szCs w:val="24"/>
            <w:lang w:val="en-US" w:eastAsia="zh-CN" w:bidi="ar"/>
            <w:rPrChange w:id="5560" w:author="P52s" w:date="2025-12-15T12:05:39Z">
              <w:rPr>
                <w:rFonts w:hint="eastAsia" w:ascii="方正仿宋_GBK" w:hAnsi="方正仿宋_GBK" w:eastAsia="方正仿宋_GBK" w:cs="方正仿宋_GBK"/>
                <w:sz w:val="24"/>
                <w:szCs w:val="24"/>
                <w:lang w:val="en-US" w:eastAsia="zh-CN"/>
              </w:rPr>
            </w:rPrChange>
          </w:rPr>
          <w:t>，</w:t>
        </w:r>
      </w:ins>
      <w:ins w:id="5562" w:author="P52s" w:date="2025-12-15T11:20:07Z">
        <w:r>
          <w:rPr>
            <w:rFonts w:hint="eastAsia" w:ascii="Times New Roman" w:hAnsi="Times New Roman" w:eastAsia="宋体" w:cs="Times New Roman"/>
            <w:color w:val="000000"/>
            <w:sz w:val="21"/>
            <w:szCs w:val="24"/>
            <w:lang w:val="en-US" w:eastAsia="zh-CN" w:bidi="ar"/>
            <w:rPrChange w:id="5563" w:author="P52s" w:date="2025-12-15T12:05:39Z">
              <w:rPr>
                <w:rFonts w:hint="eastAsia" w:ascii="方正仿宋_GBK" w:hAnsi="方正仿宋_GBK" w:eastAsia="方正仿宋_GBK" w:cs="方正仿宋_GBK"/>
                <w:sz w:val="24"/>
                <w:szCs w:val="24"/>
                <w:lang w:val="en-US" w:eastAsia="zh-CN"/>
              </w:rPr>
            </w:rPrChange>
          </w:rPr>
          <w:t>仿真</w:t>
        </w:r>
      </w:ins>
      <w:ins w:id="5565" w:author="P52s" w:date="2025-12-15T11:20:08Z">
        <w:r>
          <w:rPr>
            <w:rFonts w:hint="eastAsia" w:ascii="Times New Roman" w:hAnsi="Times New Roman" w:eastAsia="宋体" w:cs="Times New Roman"/>
            <w:color w:val="000000"/>
            <w:sz w:val="21"/>
            <w:szCs w:val="24"/>
            <w:lang w:val="en-US" w:eastAsia="zh-CN" w:bidi="ar"/>
            <w:rPrChange w:id="5566" w:author="P52s" w:date="2025-12-15T12:05:39Z">
              <w:rPr>
                <w:rFonts w:hint="eastAsia" w:ascii="方正仿宋_GBK" w:hAnsi="方正仿宋_GBK" w:eastAsia="方正仿宋_GBK" w:cs="方正仿宋_GBK"/>
                <w:sz w:val="24"/>
                <w:szCs w:val="24"/>
                <w:lang w:val="en-US" w:eastAsia="zh-CN"/>
              </w:rPr>
            </w:rPrChange>
          </w:rPr>
          <w:t>模拟</w:t>
        </w:r>
      </w:ins>
      <w:ins w:id="5568" w:author="P52s" w:date="2025-12-15T11:20:09Z">
        <w:r>
          <w:rPr>
            <w:rFonts w:hint="eastAsia" w:ascii="Times New Roman" w:hAnsi="Times New Roman" w:eastAsia="宋体" w:cs="Times New Roman"/>
            <w:color w:val="000000"/>
            <w:sz w:val="21"/>
            <w:szCs w:val="24"/>
            <w:lang w:val="en-US" w:eastAsia="zh-CN" w:bidi="ar"/>
            <w:rPrChange w:id="5569" w:author="P52s" w:date="2025-12-15T12:05:39Z">
              <w:rPr>
                <w:rFonts w:hint="eastAsia" w:ascii="方正仿宋_GBK" w:hAnsi="方正仿宋_GBK" w:eastAsia="方正仿宋_GBK" w:cs="方正仿宋_GBK"/>
                <w:sz w:val="24"/>
                <w:szCs w:val="24"/>
                <w:lang w:val="en-US" w:eastAsia="zh-CN"/>
              </w:rPr>
            </w:rPrChange>
          </w:rPr>
          <w:t>结束</w:t>
        </w:r>
      </w:ins>
      <w:ins w:id="5571" w:author="P52s" w:date="2025-12-15T11:20:12Z">
        <w:r>
          <w:rPr>
            <w:rFonts w:hint="eastAsia" w:ascii="Times New Roman" w:hAnsi="Times New Roman" w:eastAsia="宋体" w:cs="Times New Roman"/>
            <w:color w:val="000000"/>
            <w:sz w:val="21"/>
            <w:szCs w:val="24"/>
            <w:lang w:val="en-US" w:eastAsia="zh-CN" w:bidi="ar"/>
            <w:rPrChange w:id="5572" w:author="P52s" w:date="2025-12-15T12:05:39Z">
              <w:rPr>
                <w:rFonts w:hint="eastAsia" w:ascii="方正仿宋_GBK" w:hAnsi="方正仿宋_GBK" w:eastAsia="方正仿宋_GBK" w:cs="方正仿宋_GBK"/>
                <w:sz w:val="24"/>
                <w:szCs w:val="24"/>
                <w:lang w:val="en-US" w:eastAsia="zh-CN"/>
              </w:rPr>
            </w:rPrChange>
          </w:rPr>
          <w:t>。</w:t>
        </w:r>
      </w:ins>
      <w:ins w:id="5574" w:author="P52s" w:date="2025-12-15T11:20:29Z">
        <w:r>
          <w:rPr>
            <w:rFonts w:hint="eastAsia" w:ascii="Times New Roman" w:hAnsi="Times New Roman" w:eastAsia="宋体" w:cs="Times New Roman"/>
            <w:color w:val="000000"/>
            <w:sz w:val="21"/>
            <w:szCs w:val="24"/>
            <w:lang w:val="en-US" w:eastAsia="zh-CN" w:bidi="ar"/>
            <w:rPrChange w:id="5575" w:author="P52s" w:date="2025-12-15T12:05:39Z">
              <w:rPr>
                <w:rFonts w:hint="eastAsia" w:ascii="方正仿宋_GBK" w:hAnsi="方正仿宋_GBK" w:eastAsia="方正仿宋_GBK" w:cs="方正仿宋_GBK"/>
                <w:sz w:val="24"/>
                <w:szCs w:val="24"/>
                <w:lang w:val="en-US" w:eastAsia="zh-CN"/>
              </w:rPr>
            </w:rPrChange>
          </w:rPr>
          <w:t>模拟</w:t>
        </w:r>
      </w:ins>
      <w:ins w:id="5577" w:author="P52s" w:date="2025-12-15T11:20:30Z">
        <w:r>
          <w:rPr>
            <w:rFonts w:hint="eastAsia" w:ascii="Times New Roman" w:hAnsi="Times New Roman" w:eastAsia="宋体" w:cs="Times New Roman"/>
            <w:color w:val="000000"/>
            <w:sz w:val="21"/>
            <w:szCs w:val="24"/>
            <w:lang w:val="en-US" w:eastAsia="zh-CN" w:bidi="ar"/>
            <w:rPrChange w:id="5578" w:author="P52s" w:date="2025-12-15T12:05:39Z">
              <w:rPr>
                <w:rFonts w:hint="eastAsia" w:ascii="方正仿宋_GBK" w:hAnsi="方正仿宋_GBK" w:eastAsia="方正仿宋_GBK" w:cs="方正仿宋_GBK"/>
                <w:sz w:val="24"/>
                <w:szCs w:val="24"/>
                <w:lang w:val="en-US" w:eastAsia="zh-CN"/>
              </w:rPr>
            </w:rPrChange>
          </w:rPr>
          <w:t>统计</w:t>
        </w:r>
      </w:ins>
      <w:ins w:id="5580" w:author="P52s" w:date="2025-12-15T11:20:31Z">
        <w:r>
          <w:rPr>
            <w:rFonts w:hint="eastAsia" w:ascii="Times New Roman" w:hAnsi="Times New Roman" w:eastAsia="宋体" w:cs="Times New Roman"/>
            <w:color w:val="000000"/>
            <w:sz w:val="21"/>
            <w:szCs w:val="24"/>
            <w:lang w:val="en-US" w:eastAsia="zh-CN" w:bidi="ar"/>
            <w:rPrChange w:id="5581" w:author="P52s" w:date="2025-12-15T12:05:39Z">
              <w:rPr>
                <w:rFonts w:hint="eastAsia" w:ascii="方正仿宋_GBK" w:hAnsi="方正仿宋_GBK" w:eastAsia="方正仿宋_GBK" w:cs="方正仿宋_GBK"/>
                <w:sz w:val="24"/>
                <w:szCs w:val="24"/>
                <w:lang w:val="en-US" w:eastAsia="zh-CN"/>
              </w:rPr>
            </w:rPrChange>
          </w:rPr>
          <w:t>结果</w:t>
        </w:r>
      </w:ins>
      <w:ins w:id="5583" w:author="P52s" w:date="2025-12-15T11:20:33Z">
        <w:r>
          <w:rPr>
            <w:rFonts w:hint="eastAsia" w:ascii="Times New Roman" w:hAnsi="Times New Roman" w:eastAsia="宋体" w:cs="Times New Roman"/>
            <w:color w:val="000000"/>
            <w:sz w:val="21"/>
            <w:szCs w:val="24"/>
            <w:lang w:val="en-US" w:eastAsia="zh-CN" w:bidi="ar"/>
            <w:rPrChange w:id="5584" w:author="P52s" w:date="2025-12-15T12:05:39Z">
              <w:rPr>
                <w:rFonts w:hint="eastAsia" w:ascii="方正仿宋_GBK" w:hAnsi="方正仿宋_GBK" w:eastAsia="方正仿宋_GBK" w:cs="方正仿宋_GBK"/>
                <w:sz w:val="24"/>
                <w:szCs w:val="24"/>
                <w:lang w:val="en-US" w:eastAsia="zh-CN"/>
              </w:rPr>
            </w:rPrChange>
          </w:rPr>
          <w:t>如表</w:t>
        </w:r>
      </w:ins>
      <w:ins w:id="5586" w:author="P52s" w:date="2025-12-15T12:47:38Z">
        <w:r>
          <w:rPr>
            <w:rFonts w:hint="eastAsia" w:ascii="Times New Roman" w:hAnsi="Times New Roman" w:eastAsia="宋体" w:cs="Times New Roman"/>
            <w:color w:val="000000"/>
            <w:sz w:val="21"/>
            <w:szCs w:val="24"/>
            <w:lang w:val="en-US" w:eastAsia="zh-CN" w:bidi="ar"/>
          </w:rPr>
          <w:t>2</w:t>
        </w:r>
      </w:ins>
      <w:ins w:id="5587" w:author="P52s" w:date="2025-12-15T11:20:37Z">
        <w:r>
          <w:rPr>
            <w:rFonts w:hint="eastAsia" w:ascii="Times New Roman" w:hAnsi="Times New Roman" w:eastAsia="宋体" w:cs="Times New Roman"/>
            <w:color w:val="000000"/>
            <w:sz w:val="21"/>
            <w:szCs w:val="24"/>
            <w:lang w:val="en-US" w:eastAsia="zh-CN" w:bidi="ar"/>
            <w:rPrChange w:id="5588" w:author="P52s" w:date="2025-12-15T12:05:39Z">
              <w:rPr>
                <w:rFonts w:hint="eastAsia" w:ascii="方正仿宋_GBK" w:hAnsi="方正仿宋_GBK" w:eastAsia="方正仿宋_GBK" w:cs="方正仿宋_GBK"/>
                <w:sz w:val="24"/>
                <w:szCs w:val="24"/>
                <w:lang w:val="en-US" w:eastAsia="zh-CN"/>
              </w:rPr>
            </w:rPrChange>
          </w:rPr>
          <w:t>所示</w:t>
        </w:r>
      </w:ins>
      <w:ins w:id="5590" w:author="P52s" w:date="2025-12-15T11:25:31Z">
        <w:r>
          <w:rPr>
            <w:rFonts w:hint="eastAsia" w:ascii="Times New Roman" w:hAnsi="Times New Roman" w:eastAsia="宋体" w:cs="Times New Roman"/>
            <w:color w:val="000000"/>
            <w:sz w:val="21"/>
            <w:szCs w:val="24"/>
            <w:lang w:val="en-US" w:eastAsia="zh-CN" w:bidi="ar"/>
            <w:rPrChange w:id="5591" w:author="P52s" w:date="2025-12-15T12:05:39Z">
              <w:rPr>
                <w:rFonts w:hint="eastAsia" w:ascii="方正仿宋_GBK" w:hAnsi="方正仿宋_GBK" w:eastAsia="方正仿宋_GBK" w:cs="方正仿宋_GBK"/>
                <w:sz w:val="24"/>
                <w:szCs w:val="24"/>
                <w:lang w:val="en-US" w:eastAsia="zh-CN"/>
              </w:rPr>
            </w:rPrChange>
          </w:rPr>
          <w:t>，</w:t>
        </w:r>
      </w:ins>
      <w:ins w:id="5593" w:author="P52s" w:date="2025-12-15T11:25:33Z">
        <w:r>
          <w:rPr>
            <w:rFonts w:hint="eastAsia" w:ascii="Times New Roman" w:hAnsi="Times New Roman" w:eastAsia="宋体" w:cs="Times New Roman"/>
            <w:color w:val="000000"/>
            <w:sz w:val="21"/>
            <w:szCs w:val="24"/>
            <w:lang w:val="en-US" w:eastAsia="zh-CN" w:bidi="ar"/>
            <w:rPrChange w:id="5594" w:author="P52s" w:date="2025-12-15T12:05:39Z">
              <w:rPr>
                <w:rFonts w:hint="eastAsia" w:ascii="方正仿宋_GBK" w:hAnsi="方正仿宋_GBK" w:eastAsia="方正仿宋_GBK" w:cs="方正仿宋_GBK"/>
                <w:sz w:val="24"/>
                <w:szCs w:val="24"/>
                <w:lang w:val="en-US" w:eastAsia="zh-CN"/>
              </w:rPr>
            </w:rPrChange>
          </w:rPr>
          <w:t>四种</w:t>
        </w:r>
      </w:ins>
      <w:ins w:id="5596" w:author="P52s" w:date="2025-12-15T11:25:34Z">
        <w:r>
          <w:rPr>
            <w:rFonts w:hint="eastAsia" w:ascii="Times New Roman" w:hAnsi="Times New Roman" w:eastAsia="宋体" w:cs="Times New Roman"/>
            <w:color w:val="000000"/>
            <w:sz w:val="21"/>
            <w:szCs w:val="24"/>
            <w:lang w:val="en-US" w:eastAsia="zh-CN" w:bidi="ar"/>
            <w:rPrChange w:id="5597" w:author="P52s" w:date="2025-12-15T12:05:39Z">
              <w:rPr>
                <w:rFonts w:hint="eastAsia" w:ascii="方正仿宋_GBK" w:hAnsi="方正仿宋_GBK" w:eastAsia="方正仿宋_GBK" w:cs="方正仿宋_GBK"/>
                <w:sz w:val="24"/>
                <w:szCs w:val="24"/>
                <w:lang w:val="en-US" w:eastAsia="zh-CN"/>
              </w:rPr>
            </w:rPrChange>
          </w:rPr>
          <w:t>储能</w:t>
        </w:r>
      </w:ins>
      <w:ins w:id="5599" w:author="P52s" w:date="2025-12-15T11:25:38Z">
        <w:r>
          <w:rPr>
            <w:rFonts w:hint="eastAsia" w:ascii="Times New Roman" w:hAnsi="Times New Roman" w:eastAsia="宋体" w:cs="Times New Roman"/>
            <w:color w:val="000000"/>
            <w:sz w:val="21"/>
            <w:szCs w:val="24"/>
            <w:lang w:val="en-US" w:eastAsia="zh-CN" w:bidi="ar"/>
            <w:rPrChange w:id="5600" w:author="P52s" w:date="2025-12-15T12:05:39Z">
              <w:rPr>
                <w:rFonts w:hint="eastAsia" w:ascii="方正仿宋_GBK" w:hAnsi="方正仿宋_GBK" w:eastAsia="方正仿宋_GBK" w:cs="方正仿宋_GBK"/>
                <w:sz w:val="24"/>
                <w:szCs w:val="24"/>
                <w:lang w:val="en-US" w:eastAsia="zh-CN"/>
              </w:rPr>
            </w:rPrChange>
          </w:rPr>
          <w:t>系统</w:t>
        </w:r>
      </w:ins>
      <w:ins w:id="5602" w:author="P52s" w:date="2025-12-15T11:25:39Z">
        <w:r>
          <w:rPr>
            <w:rFonts w:hint="eastAsia" w:ascii="Times New Roman" w:hAnsi="Times New Roman" w:eastAsia="宋体" w:cs="Times New Roman"/>
            <w:color w:val="000000"/>
            <w:sz w:val="21"/>
            <w:szCs w:val="24"/>
            <w:lang w:val="en-US" w:eastAsia="zh-CN" w:bidi="ar"/>
            <w:rPrChange w:id="5603" w:author="P52s" w:date="2025-12-15T12:05:39Z">
              <w:rPr>
                <w:rFonts w:hint="eastAsia" w:ascii="方正仿宋_GBK" w:hAnsi="方正仿宋_GBK" w:eastAsia="方正仿宋_GBK" w:cs="方正仿宋_GBK"/>
                <w:sz w:val="24"/>
                <w:szCs w:val="24"/>
                <w:lang w:val="en-US" w:eastAsia="zh-CN"/>
              </w:rPr>
            </w:rPrChange>
          </w:rPr>
          <w:t>均在</w:t>
        </w:r>
      </w:ins>
      <w:ins w:id="5605" w:author="P52s" w:date="2025-12-15T11:25:43Z">
        <w:r>
          <w:rPr>
            <w:rFonts w:hint="eastAsia" w:ascii="Times New Roman" w:hAnsi="Times New Roman" w:eastAsia="宋体" w:cs="Times New Roman"/>
            <w:color w:val="000000"/>
            <w:sz w:val="21"/>
            <w:szCs w:val="24"/>
            <w:lang w:val="en-US" w:eastAsia="zh-CN" w:bidi="ar"/>
            <w:rPrChange w:id="5606" w:author="P52s" w:date="2025-12-15T12:05:39Z">
              <w:rPr>
                <w:rFonts w:hint="eastAsia" w:ascii="方正仿宋_GBK" w:hAnsi="方正仿宋_GBK" w:eastAsia="方正仿宋_GBK" w:cs="方正仿宋_GBK"/>
                <w:sz w:val="24"/>
                <w:szCs w:val="24"/>
                <w:lang w:val="en-US" w:eastAsia="zh-CN"/>
              </w:rPr>
            </w:rPrChange>
          </w:rPr>
          <w:t>最小</w:t>
        </w:r>
      </w:ins>
      <w:ins w:id="5608" w:author="P52s" w:date="2025-12-15T11:25:44Z">
        <w:r>
          <w:rPr>
            <w:rFonts w:hint="eastAsia" w:ascii="Times New Roman" w:hAnsi="Times New Roman" w:eastAsia="宋体" w:cs="Times New Roman"/>
            <w:color w:val="000000"/>
            <w:sz w:val="21"/>
            <w:szCs w:val="24"/>
            <w:lang w:val="en-US" w:eastAsia="zh-CN" w:bidi="ar"/>
            <w:rPrChange w:id="5609" w:author="P52s" w:date="2025-12-15T12:05:39Z">
              <w:rPr>
                <w:rFonts w:hint="eastAsia" w:ascii="方正仿宋_GBK" w:hAnsi="方正仿宋_GBK" w:eastAsia="方正仿宋_GBK" w:cs="方正仿宋_GBK"/>
                <w:sz w:val="24"/>
                <w:szCs w:val="24"/>
                <w:lang w:val="en-US" w:eastAsia="zh-CN"/>
              </w:rPr>
            </w:rPrChange>
          </w:rPr>
          <w:t>SOC</w:t>
        </w:r>
      </w:ins>
      <w:ins w:id="5611" w:author="P52s" w:date="2025-12-15T11:25:46Z">
        <w:r>
          <w:rPr>
            <w:rFonts w:hint="eastAsia" w:ascii="Times New Roman" w:hAnsi="Times New Roman" w:eastAsia="宋体" w:cs="Times New Roman"/>
            <w:color w:val="000000"/>
            <w:sz w:val="21"/>
            <w:szCs w:val="24"/>
            <w:lang w:val="en-US" w:eastAsia="zh-CN" w:bidi="ar"/>
            <w:rPrChange w:id="5612" w:author="P52s" w:date="2025-12-15T12:05:39Z">
              <w:rPr>
                <w:rFonts w:hint="eastAsia" w:ascii="方正仿宋_GBK" w:hAnsi="方正仿宋_GBK" w:eastAsia="方正仿宋_GBK" w:cs="方正仿宋_GBK"/>
                <w:sz w:val="24"/>
                <w:szCs w:val="24"/>
                <w:lang w:val="en-US" w:eastAsia="zh-CN"/>
              </w:rPr>
            </w:rPrChange>
          </w:rPr>
          <w:t>时</w:t>
        </w:r>
      </w:ins>
      <w:ins w:id="5614" w:author="P52s" w:date="2025-12-15T11:25:49Z">
        <w:r>
          <w:rPr>
            <w:rFonts w:hint="eastAsia" w:ascii="Times New Roman" w:hAnsi="Times New Roman" w:eastAsia="宋体" w:cs="Times New Roman"/>
            <w:color w:val="000000"/>
            <w:sz w:val="21"/>
            <w:szCs w:val="24"/>
            <w:lang w:val="en-US" w:eastAsia="zh-CN" w:bidi="ar"/>
            <w:rPrChange w:id="5615" w:author="P52s" w:date="2025-12-15T12:05:39Z">
              <w:rPr>
                <w:rFonts w:hint="eastAsia" w:ascii="方正仿宋_GBK" w:hAnsi="方正仿宋_GBK" w:eastAsia="方正仿宋_GBK" w:cs="方正仿宋_GBK"/>
                <w:sz w:val="24"/>
                <w:szCs w:val="24"/>
                <w:lang w:val="en-US" w:eastAsia="zh-CN"/>
              </w:rPr>
            </w:rPrChange>
          </w:rPr>
          <w:t>停止</w:t>
        </w:r>
      </w:ins>
      <w:ins w:id="5617" w:author="P52s" w:date="2025-12-15T11:25:53Z">
        <w:r>
          <w:rPr>
            <w:rFonts w:hint="eastAsia" w:ascii="Times New Roman" w:hAnsi="Times New Roman" w:eastAsia="宋体" w:cs="Times New Roman"/>
            <w:color w:val="000000"/>
            <w:sz w:val="21"/>
            <w:szCs w:val="24"/>
            <w:lang w:val="en-US" w:eastAsia="zh-CN" w:bidi="ar"/>
            <w:rPrChange w:id="5618" w:author="P52s" w:date="2025-12-15T12:05:39Z">
              <w:rPr>
                <w:rFonts w:hint="eastAsia" w:ascii="方正仿宋_GBK" w:hAnsi="方正仿宋_GBK" w:eastAsia="方正仿宋_GBK" w:cs="方正仿宋_GBK"/>
                <w:sz w:val="24"/>
                <w:szCs w:val="24"/>
                <w:lang w:val="en-US" w:eastAsia="zh-CN"/>
              </w:rPr>
            </w:rPrChange>
          </w:rPr>
          <w:t>运行，</w:t>
        </w:r>
      </w:ins>
      <w:ins w:id="5620" w:author="P52s" w:date="2025-12-15T11:25:59Z">
        <w:r>
          <w:rPr>
            <w:rFonts w:hint="eastAsia" w:ascii="Times New Roman" w:hAnsi="Times New Roman" w:eastAsia="宋体" w:cs="Times New Roman"/>
            <w:color w:val="000000"/>
            <w:sz w:val="21"/>
            <w:szCs w:val="24"/>
            <w:lang w:val="en-US" w:eastAsia="zh-CN" w:bidi="ar"/>
            <w:rPrChange w:id="5621" w:author="P52s" w:date="2025-12-15T12:05:39Z">
              <w:rPr>
                <w:rFonts w:hint="eastAsia" w:ascii="方正仿宋_GBK" w:hAnsi="方正仿宋_GBK" w:eastAsia="方正仿宋_GBK" w:cs="方正仿宋_GBK"/>
                <w:sz w:val="24"/>
                <w:szCs w:val="24"/>
                <w:lang w:val="en-US" w:eastAsia="zh-CN"/>
              </w:rPr>
            </w:rPrChange>
          </w:rPr>
          <w:t>功率</w:t>
        </w:r>
      </w:ins>
      <w:ins w:id="5623" w:author="P52s" w:date="2025-12-15T11:26:00Z">
        <w:r>
          <w:rPr>
            <w:rFonts w:hint="eastAsia" w:ascii="Times New Roman" w:hAnsi="Times New Roman" w:eastAsia="宋体" w:cs="Times New Roman"/>
            <w:color w:val="000000"/>
            <w:sz w:val="21"/>
            <w:szCs w:val="24"/>
            <w:lang w:val="en-US" w:eastAsia="zh-CN" w:bidi="ar"/>
            <w:rPrChange w:id="5624" w:author="P52s" w:date="2025-12-15T12:05:39Z">
              <w:rPr>
                <w:rFonts w:hint="eastAsia" w:ascii="方正仿宋_GBK" w:hAnsi="方正仿宋_GBK" w:eastAsia="方正仿宋_GBK" w:cs="方正仿宋_GBK"/>
                <w:sz w:val="24"/>
                <w:szCs w:val="24"/>
                <w:lang w:val="en-US" w:eastAsia="zh-CN"/>
              </w:rPr>
            </w:rPrChange>
          </w:rPr>
          <w:t>最大值</w:t>
        </w:r>
      </w:ins>
      <w:ins w:id="5626" w:author="P52s" w:date="2025-12-15T11:26:03Z">
        <w:r>
          <w:rPr>
            <w:rFonts w:hint="eastAsia" w:ascii="Times New Roman" w:hAnsi="Times New Roman" w:eastAsia="宋体" w:cs="Times New Roman"/>
            <w:color w:val="000000"/>
            <w:sz w:val="21"/>
            <w:szCs w:val="24"/>
            <w:lang w:val="en-US" w:eastAsia="zh-CN" w:bidi="ar"/>
            <w:rPrChange w:id="5627" w:author="P52s" w:date="2025-12-15T12:05:39Z">
              <w:rPr>
                <w:rFonts w:hint="eastAsia" w:ascii="方正仿宋_GBK" w:hAnsi="方正仿宋_GBK" w:eastAsia="方正仿宋_GBK" w:cs="方正仿宋_GBK"/>
                <w:sz w:val="24"/>
                <w:szCs w:val="24"/>
                <w:lang w:val="en-US" w:eastAsia="zh-CN"/>
              </w:rPr>
            </w:rPrChange>
          </w:rPr>
          <w:t>并未</w:t>
        </w:r>
      </w:ins>
      <w:ins w:id="5629" w:author="P52s" w:date="2025-12-15T11:26:05Z">
        <w:r>
          <w:rPr>
            <w:rFonts w:hint="eastAsia" w:ascii="Times New Roman" w:hAnsi="Times New Roman" w:eastAsia="宋体" w:cs="Times New Roman"/>
            <w:color w:val="000000"/>
            <w:sz w:val="21"/>
            <w:szCs w:val="24"/>
            <w:lang w:val="en-US" w:eastAsia="zh-CN" w:bidi="ar"/>
            <w:rPrChange w:id="5630" w:author="P52s" w:date="2025-12-15T12:05:39Z">
              <w:rPr>
                <w:rFonts w:hint="eastAsia" w:ascii="方正仿宋_GBK" w:hAnsi="方正仿宋_GBK" w:eastAsia="方正仿宋_GBK" w:cs="方正仿宋_GBK"/>
                <w:sz w:val="24"/>
                <w:szCs w:val="24"/>
                <w:lang w:val="en-US" w:eastAsia="zh-CN"/>
              </w:rPr>
            </w:rPrChange>
          </w:rPr>
          <w:t>超过</w:t>
        </w:r>
      </w:ins>
      <w:ins w:id="5632" w:author="P52s" w:date="2025-12-15T11:26:10Z">
        <w:r>
          <w:rPr>
            <w:rFonts w:hint="eastAsia" w:ascii="Times New Roman" w:hAnsi="Times New Roman" w:eastAsia="宋体" w:cs="Times New Roman"/>
            <w:color w:val="000000"/>
            <w:sz w:val="21"/>
            <w:szCs w:val="24"/>
            <w:lang w:val="en-US" w:eastAsia="zh-CN" w:bidi="ar"/>
            <w:rPrChange w:id="5633" w:author="P52s" w:date="2025-12-15T12:05:39Z">
              <w:rPr>
                <w:rFonts w:hint="eastAsia" w:ascii="方正仿宋_GBK" w:hAnsi="方正仿宋_GBK" w:eastAsia="方正仿宋_GBK" w:cs="方正仿宋_GBK"/>
                <w:sz w:val="24"/>
                <w:szCs w:val="24"/>
                <w:lang w:val="en-US" w:eastAsia="zh-CN"/>
              </w:rPr>
            </w:rPrChange>
          </w:rPr>
          <w:t>功率</w:t>
        </w:r>
      </w:ins>
      <w:ins w:id="5635" w:author="P52s" w:date="2025-12-15T11:26:11Z">
        <w:r>
          <w:rPr>
            <w:rFonts w:hint="eastAsia" w:ascii="Times New Roman" w:hAnsi="Times New Roman" w:eastAsia="宋体" w:cs="Times New Roman"/>
            <w:color w:val="000000"/>
            <w:sz w:val="21"/>
            <w:szCs w:val="24"/>
            <w:lang w:val="en-US" w:eastAsia="zh-CN" w:bidi="ar"/>
            <w:rPrChange w:id="5636" w:author="P52s" w:date="2025-12-15T12:05:39Z">
              <w:rPr>
                <w:rFonts w:hint="eastAsia" w:ascii="方正仿宋_GBK" w:hAnsi="方正仿宋_GBK" w:eastAsia="方正仿宋_GBK" w:cs="方正仿宋_GBK"/>
                <w:sz w:val="24"/>
                <w:szCs w:val="24"/>
                <w:lang w:val="en-US" w:eastAsia="zh-CN"/>
              </w:rPr>
            </w:rPrChange>
          </w:rPr>
          <w:t>约束</w:t>
        </w:r>
      </w:ins>
      <w:ins w:id="5638" w:author="P52s" w:date="2025-12-15T11:26:26Z">
        <w:r>
          <w:rPr>
            <w:rFonts w:hint="eastAsia" w:ascii="Times New Roman" w:hAnsi="Times New Roman" w:eastAsia="宋体" w:cs="Times New Roman"/>
            <w:color w:val="000000"/>
            <w:sz w:val="21"/>
            <w:szCs w:val="24"/>
            <w:lang w:val="en-US" w:eastAsia="zh-CN" w:bidi="ar"/>
            <w:rPrChange w:id="5639" w:author="P52s" w:date="2025-12-15T12:05:39Z">
              <w:rPr>
                <w:rFonts w:hint="eastAsia" w:ascii="方正仿宋_GBK" w:hAnsi="方正仿宋_GBK" w:eastAsia="方正仿宋_GBK" w:cs="方正仿宋_GBK"/>
                <w:sz w:val="24"/>
                <w:szCs w:val="24"/>
                <w:lang w:val="en-US" w:eastAsia="zh-CN"/>
              </w:rPr>
            </w:rPrChange>
          </w:rPr>
          <w:t>。</w:t>
        </w:r>
      </w:ins>
    </w:p>
    <w:p>
      <w:pPr>
        <w:widowControl/>
        <w:numPr>
          <w:ilvl w:val="0"/>
          <w:numId w:val="0"/>
        </w:numPr>
        <w:spacing w:line="360" w:lineRule="auto"/>
        <w:ind w:firstLine="0"/>
        <w:jc w:val="center"/>
        <w:rPr>
          <w:ins w:id="5641" w:author="P52s" w:date="2025-12-15T12:10:26Z"/>
          <w:rFonts w:hint="default" w:ascii="Times New Roman" w:hAnsi="Times New Roman" w:eastAsia="黑体" w:cs="Times New Roman"/>
          <w:bCs/>
          <w:color w:val="000000"/>
          <w:sz w:val="18"/>
          <w:szCs w:val="20"/>
          <w:lang w:val="en-US" w:eastAsia="zh-CN" w:bidi="ar"/>
        </w:rPr>
      </w:pPr>
      <w:ins w:id="5642" w:author="P52s" w:date="2025-12-15T12:10:26Z">
        <w:r>
          <w:rPr>
            <w:rFonts w:hint="eastAsia" w:ascii="Times New Roman" w:hAnsi="Times New Roman" w:eastAsia="黑体" w:cs="Times New Roman"/>
            <w:bCs/>
            <w:color w:val="000000"/>
            <w:sz w:val="18"/>
            <w:szCs w:val="20"/>
            <w:lang w:val="en-US" w:eastAsia="zh-CN" w:bidi="ar"/>
          </w:rPr>
          <w:t>表</w:t>
        </w:r>
      </w:ins>
      <w:ins w:id="5643" w:author="P52s" w:date="2025-12-15T12:28:50Z">
        <w:r>
          <w:rPr>
            <w:rFonts w:hint="eastAsia" w:ascii="Times New Roman" w:hAnsi="Times New Roman" w:eastAsia="黑体" w:cs="Times New Roman"/>
            <w:bCs/>
            <w:color w:val="000000"/>
            <w:sz w:val="18"/>
            <w:szCs w:val="20"/>
            <w:lang w:val="en-US" w:eastAsia="zh-CN" w:bidi="ar"/>
          </w:rPr>
          <w:t>2</w:t>
        </w:r>
      </w:ins>
      <w:ins w:id="5644" w:author="P52s" w:date="2025-12-15T12:10:26Z">
        <w:r>
          <w:rPr>
            <w:rFonts w:hint="eastAsia" w:ascii="Times New Roman" w:hAnsi="Times New Roman" w:eastAsia="黑体" w:cs="Times New Roman"/>
            <w:bCs/>
            <w:color w:val="000000"/>
            <w:sz w:val="18"/>
            <w:szCs w:val="20"/>
            <w:lang w:val="en-US" w:eastAsia="zh-CN" w:bidi="ar"/>
          </w:rPr>
          <w:t xml:space="preserve"> 四种储能系统</w:t>
        </w:r>
      </w:ins>
      <w:ins w:id="5645" w:author="P52s" w:date="2025-12-15T12:37:29Z">
        <w:r>
          <w:rPr>
            <w:rFonts w:hint="eastAsia" w:ascii="Times New Roman" w:hAnsi="Times New Roman" w:eastAsia="黑体" w:cs="Times New Roman"/>
            <w:bCs/>
            <w:color w:val="000000"/>
            <w:sz w:val="18"/>
            <w:szCs w:val="20"/>
            <w:lang w:val="en-US" w:eastAsia="zh-CN" w:bidi="ar"/>
          </w:rPr>
          <w:t>放电</w:t>
        </w:r>
      </w:ins>
      <w:ins w:id="5646" w:author="P52s" w:date="2025-12-15T12:10:32Z">
        <w:r>
          <w:rPr>
            <w:rFonts w:hint="eastAsia" w:ascii="Times New Roman" w:hAnsi="Times New Roman" w:eastAsia="黑体" w:cs="Times New Roman"/>
            <w:bCs/>
            <w:color w:val="000000"/>
            <w:sz w:val="18"/>
            <w:szCs w:val="20"/>
            <w:lang w:val="en-US" w:eastAsia="zh-CN" w:bidi="ar"/>
          </w:rPr>
          <w:t>仿真</w:t>
        </w:r>
      </w:ins>
      <w:ins w:id="5647" w:author="P52s" w:date="2025-12-15T12:10:33Z">
        <w:r>
          <w:rPr>
            <w:rFonts w:hint="eastAsia" w:ascii="Times New Roman" w:hAnsi="Times New Roman" w:eastAsia="黑体" w:cs="Times New Roman"/>
            <w:bCs/>
            <w:color w:val="000000"/>
            <w:sz w:val="18"/>
            <w:szCs w:val="20"/>
            <w:lang w:val="en-US" w:eastAsia="zh-CN" w:bidi="ar"/>
          </w:rPr>
          <w:t>结果</w:t>
        </w:r>
      </w:ins>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5648" w:author="P52s" w:date="2025-12-15T12:29:43Z">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806"/>
        <w:gridCol w:w="1321"/>
        <w:gridCol w:w="1065"/>
        <w:gridCol w:w="1065"/>
        <w:gridCol w:w="1065"/>
        <w:gridCol w:w="1065"/>
        <w:gridCol w:w="1066"/>
        <w:gridCol w:w="1066"/>
        <w:tblGridChange w:id="5649">
          <w:tblGrid>
            <w:gridCol w:w="587"/>
            <w:gridCol w:w="961"/>
            <w:gridCol w:w="774"/>
            <w:gridCol w:w="774"/>
            <w:gridCol w:w="774"/>
            <w:gridCol w:w="774"/>
            <w:gridCol w:w="774"/>
            <w:gridCol w:w="774"/>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51" w:author="P52s" w:date="2025-12-15T12:29:43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5650" w:author="P52s" w:date="2025-12-15T11:20:53Z"/>
        </w:trPr>
        <w:tc>
          <w:tcPr>
            <w:tcW w:w="473" w:type="pct"/>
            <w:tcBorders>
              <w:top w:val="single" w:color="auto" w:sz="4" w:space="0"/>
              <w:left w:val="nil"/>
              <w:bottom w:val="single" w:color="auto" w:sz="4" w:space="0"/>
              <w:right w:val="nil"/>
            </w:tcBorders>
            <w:tcPrChange w:id="5652" w:author="P52s" w:date="2025-12-15T12:29:43Z">
              <w:tcPr>
                <w:tcW w:w="587" w:type="dxa"/>
              </w:tcPr>
            </w:tcPrChange>
          </w:tcPr>
          <w:p>
            <w:pPr>
              <w:widowControl/>
              <w:numPr>
                <w:ilvl w:val="0"/>
                <w:numId w:val="0"/>
              </w:numPr>
              <w:textAlignment w:val="center"/>
              <w:rPr>
                <w:ins w:id="5654" w:author="P52s" w:date="2025-12-15T11:20:53Z"/>
                <w:rFonts w:hint="eastAsia" w:ascii="Times New Roman" w:hAnsi="Times New Roman" w:eastAsia="宋体" w:cs="Times New Roman"/>
                <w:color w:val="000000"/>
                <w:sz w:val="21"/>
                <w:szCs w:val="24"/>
                <w:vertAlign w:val="baseline"/>
                <w:lang w:val="en-US" w:eastAsia="zh-CN" w:bidi="ar"/>
                <w:rPrChange w:id="5655" w:author="P52s" w:date="2025-12-15T12:05:32Z">
                  <w:rPr>
                    <w:ins w:id="5656" w:author="P52s" w:date="2025-12-15T11:20:53Z"/>
                    <w:rFonts w:hint="eastAsia" w:ascii="方正仿宋_GBK" w:hAnsi="方正仿宋_GBK" w:eastAsia="方正仿宋_GBK" w:cs="方正仿宋_GBK"/>
                    <w:sz w:val="18"/>
                    <w:szCs w:val="18"/>
                    <w:vertAlign w:val="baseline"/>
                    <w:lang w:val="en-US" w:eastAsia="zh-CN"/>
                  </w:rPr>
                </w:rPrChange>
              </w:rPr>
              <w:pPrChange w:id="5653" w:author="P52s" w:date="2025-12-15T12:05:32Z">
                <w:pPr>
                  <w:numPr>
                    <w:ilvl w:val="0"/>
                    <w:numId w:val="0"/>
                  </w:numPr>
                </w:pPr>
              </w:pPrChange>
            </w:pPr>
            <w:ins w:id="5657" w:author="P52s" w:date="2025-12-15T11:20:53Z">
              <w:r>
                <w:rPr>
                  <w:rFonts w:hint="eastAsia" w:ascii="Times New Roman" w:hAnsi="Times New Roman" w:eastAsia="宋体" w:cs="Times New Roman"/>
                  <w:color w:val="000000"/>
                  <w:sz w:val="21"/>
                  <w:szCs w:val="24"/>
                  <w:vertAlign w:val="baseline"/>
                  <w:lang w:val="en-US" w:eastAsia="zh-CN" w:bidi="ar"/>
                  <w:rPrChange w:id="5658" w:author="P52s" w:date="2025-12-15T12:05:32Z">
                    <w:rPr>
                      <w:rFonts w:hint="eastAsia" w:ascii="方正仿宋_GBK" w:hAnsi="方正仿宋_GBK" w:eastAsia="方正仿宋_GBK" w:cs="方正仿宋_GBK"/>
                      <w:sz w:val="18"/>
                      <w:szCs w:val="18"/>
                      <w:vertAlign w:val="baseline"/>
                      <w:lang w:val="en-US" w:eastAsia="zh-CN"/>
                    </w:rPr>
                  </w:rPrChange>
                </w:rPr>
                <w:t>序号</w:t>
              </w:r>
            </w:ins>
          </w:p>
        </w:tc>
        <w:tc>
          <w:tcPr>
            <w:tcW w:w="775" w:type="pct"/>
            <w:tcBorders>
              <w:top w:val="single" w:color="auto" w:sz="4" w:space="0"/>
              <w:left w:val="nil"/>
              <w:bottom w:val="single" w:color="auto" w:sz="4" w:space="0"/>
              <w:right w:val="nil"/>
            </w:tcBorders>
            <w:tcPrChange w:id="5660" w:author="P52s" w:date="2025-12-15T12:29:43Z">
              <w:tcPr>
                <w:tcW w:w="961" w:type="dxa"/>
              </w:tcPr>
            </w:tcPrChange>
          </w:tcPr>
          <w:p>
            <w:pPr>
              <w:widowControl/>
              <w:numPr>
                <w:ilvl w:val="0"/>
                <w:numId w:val="0"/>
              </w:numPr>
              <w:textAlignment w:val="center"/>
              <w:rPr>
                <w:ins w:id="5662" w:author="P52s" w:date="2025-12-15T11:20:53Z"/>
                <w:rFonts w:hint="eastAsia" w:ascii="Times New Roman" w:hAnsi="Times New Roman" w:eastAsia="宋体" w:cs="Times New Roman"/>
                <w:color w:val="000000"/>
                <w:sz w:val="21"/>
                <w:szCs w:val="24"/>
                <w:vertAlign w:val="baseline"/>
                <w:lang w:val="en-US" w:eastAsia="zh-CN" w:bidi="ar"/>
                <w:rPrChange w:id="5663" w:author="P52s" w:date="2025-12-15T12:05:32Z">
                  <w:rPr>
                    <w:ins w:id="5664" w:author="P52s" w:date="2025-12-15T11:20:53Z"/>
                    <w:rFonts w:hint="eastAsia" w:ascii="方正仿宋_GBK" w:hAnsi="方正仿宋_GBK" w:eastAsia="方正仿宋_GBK" w:cs="方正仿宋_GBK"/>
                    <w:sz w:val="18"/>
                    <w:szCs w:val="18"/>
                    <w:vertAlign w:val="baseline"/>
                    <w:lang w:val="en-US" w:eastAsia="zh-CN"/>
                  </w:rPr>
                </w:rPrChange>
              </w:rPr>
              <w:pPrChange w:id="5661" w:author="P52s" w:date="2025-12-15T12:05:32Z">
                <w:pPr>
                  <w:numPr>
                    <w:ilvl w:val="0"/>
                    <w:numId w:val="0"/>
                  </w:numPr>
                </w:pPr>
              </w:pPrChange>
            </w:pPr>
            <w:ins w:id="5665" w:author="P52s" w:date="2025-12-15T11:20:53Z">
              <w:r>
                <w:rPr>
                  <w:rFonts w:hint="eastAsia" w:ascii="Times New Roman" w:hAnsi="Times New Roman" w:eastAsia="宋体" w:cs="Times New Roman"/>
                  <w:color w:val="000000"/>
                  <w:sz w:val="21"/>
                  <w:szCs w:val="24"/>
                  <w:vertAlign w:val="baseline"/>
                  <w:lang w:val="en-US" w:eastAsia="zh-CN" w:bidi="ar"/>
                  <w:rPrChange w:id="5666" w:author="P52s" w:date="2025-12-15T12:05:32Z">
                    <w:rPr>
                      <w:rFonts w:hint="eastAsia" w:ascii="方正仿宋_GBK" w:hAnsi="方正仿宋_GBK" w:eastAsia="方正仿宋_GBK" w:cs="方正仿宋_GBK"/>
                      <w:sz w:val="18"/>
                      <w:szCs w:val="18"/>
                      <w:vertAlign w:val="baseline"/>
                      <w:lang w:val="en-US" w:eastAsia="zh-CN"/>
                    </w:rPr>
                  </w:rPrChange>
                </w:rPr>
                <w:t>电池类型</w:t>
              </w:r>
            </w:ins>
          </w:p>
        </w:tc>
        <w:tc>
          <w:tcPr>
            <w:tcW w:w="625" w:type="pct"/>
            <w:tcBorders>
              <w:top w:val="single" w:color="auto" w:sz="4" w:space="0"/>
              <w:left w:val="nil"/>
              <w:bottom w:val="single" w:color="auto" w:sz="4" w:space="0"/>
              <w:right w:val="nil"/>
            </w:tcBorders>
            <w:tcPrChange w:id="5668" w:author="P52s" w:date="2025-12-15T12:29:43Z">
              <w:tcPr>
                <w:tcW w:w="774" w:type="dxa"/>
              </w:tcPr>
            </w:tcPrChange>
          </w:tcPr>
          <w:p>
            <w:pPr>
              <w:widowControl/>
              <w:numPr>
                <w:ilvl w:val="0"/>
                <w:numId w:val="0"/>
              </w:numPr>
              <w:textAlignment w:val="center"/>
              <w:rPr>
                <w:ins w:id="5670" w:author="P52s" w:date="2025-12-15T11:20:53Z"/>
                <w:rFonts w:hint="eastAsia" w:ascii="Times New Roman" w:hAnsi="Times New Roman" w:eastAsia="宋体" w:cs="Times New Roman"/>
                <w:color w:val="000000"/>
                <w:sz w:val="21"/>
                <w:szCs w:val="24"/>
                <w:vertAlign w:val="baseline"/>
                <w:lang w:val="en-US" w:eastAsia="zh-CN" w:bidi="ar"/>
                <w:rPrChange w:id="5671" w:author="P52s" w:date="2025-12-15T12:05:32Z">
                  <w:rPr>
                    <w:ins w:id="5672" w:author="P52s" w:date="2025-12-15T11:20:53Z"/>
                    <w:rFonts w:hint="default" w:ascii="方正仿宋_GBK" w:hAnsi="方正仿宋_GBK" w:eastAsia="方正仿宋_GBK" w:cs="方正仿宋_GBK"/>
                    <w:sz w:val="18"/>
                    <w:szCs w:val="18"/>
                    <w:vertAlign w:val="baseline"/>
                    <w:lang w:val="en-US" w:eastAsia="zh-CN"/>
                  </w:rPr>
                </w:rPrChange>
              </w:rPr>
              <w:pPrChange w:id="5669" w:author="P52s" w:date="2025-12-15T12:05:32Z">
                <w:pPr>
                  <w:numPr>
                    <w:ilvl w:val="0"/>
                    <w:numId w:val="0"/>
                  </w:numPr>
                </w:pPr>
              </w:pPrChange>
            </w:pPr>
            <w:ins w:id="5673" w:author="P52s" w:date="2025-12-15T11:21:00Z">
              <w:r>
                <w:rPr>
                  <w:rFonts w:hint="eastAsia" w:ascii="Times New Roman" w:hAnsi="Times New Roman" w:eastAsia="宋体" w:cs="Times New Roman"/>
                  <w:color w:val="000000"/>
                  <w:sz w:val="21"/>
                  <w:szCs w:val="24"/>
                  <w:vertAlign w:val="baseline"/>
                  <w:lang w:val="en-US" w:eastAsia="zh-CN" w:bidi="ar"/>
                  <w:rPrChange w:id="5674" w:author="P52s" w:date="2025-12-15T12:05:32Z">
                    <w:rPr>
                      <w:rFonts w:hint="eastAsia" w:ascii="方正仿宋_GBK" w:hAnsi="方正仿宋_GBK" w:eastAsia="方正仿宋_GBK" w:cs="方正仿宋_GBK"/>
                      <w:sz w:val="18"/>
                      <w:szCs w:val="18"/>
                      <w:vertAlign w:val="baseline"/>
                      <w:lang w:val="en-US" w:eastAsia="zh-CN"/>
                    </w:rPr>
                  </w:rPrChange>
                </w:rPr>
                <w:t>初始</w:t>
              </w:r>
            </w:ins>
            <w:ins w:id="5676" w:author="P52s" w:date="2025-12-15T11:21:01Z">
              <w:r>
                <w:rPr>
                  <w:rFonts w:hint="eastAsia" w:ascii="Times New Roman" w:hAnsi="Times New Roman" w:eastAsia="宋体" w:cs="Times New Roman"/>
                  <w:color w:val="000000"/>
                  <w:sz w:val="21"/>
                  <w:szCs w:val="24"/>
                  <w:vertAlign w:val="baseline"/>
                  <w:lang w:val="en-US" w:eastAsia="zh-CN" w:bidi="ar"/>
                  <w:rPrChange w:id="5677" w:author="P52s" w:date="2025-12-15T12:05:32Z">
                    <w:rPr>
                      <w:rFonts w:hint="eastAsia" w:ascii="方正仿宋_GBK" w:hAnsi="方正仿宋_GBK" w:eastAsia="方正仿宋_GBK" w:cs="方正仿宋_GBK"/>
                      <w:sz w:val="18"/>
                      <w:szCs w:val="18"/>
                      <w:vertAlign w:val="baseline"/>
                      <w:lang w:val="en-US" w:eastAsia="zh-CN"/>
                    </w:rPr>
                  </w:rPrChange>
                </w:rPr>
                <w:t>SOC</w:t>
              </w:r>
            </w:ins>
            <w:ins w:id="5679" w:author="P52s" w:date="2025-12-15T11:21:06Z">
              <w:r>
                <w:rPr>
                  <w:rFonts w:hint="eastAsia" w:ascii="Times New Roman" w:hAnsi="Times New Roman" w:eastAsia="宋体" w:cs="Times New Roman"/>
                  <w:color w:val="000000"/>
                  <w:sz w:val="21"/>
                  <w:szCs w:val="24"/>
                  <w:vertAlign w:val="baseline"/>
                  <w:lang w:val="en-US" w:eastAsia="zh-CN" w:bidi="ar"/>
                  <w:rPrChange w:id="5680" w:author="P52s" w:date="2025-12-15T12:05:32Z">
                    <w:rPr>
                      <w:rFonts w:hint="eastAsia" w:ascii="方正仿宋_GBK" w:hAnsi="方正仿宋_GBK" w:eastAsia="方正仿宋_GBK" w:cs="方正仿宋_GBK"/>
                      <w:sz w:val="18"/>
                      <w:szCs w:val="18"/>
                      <w:vertAlign w:val="baseline"/>
                      <w:lang w:val="en-US" w:eastAsia="zh-CN"/>
                    </w:rPr>
                  </w:rPrChange>
                </w:rPr>
                <w:t>(</w:t>
              </w:r>
            </w:ins>
            <w:ins w:id="5682" w:author="P52s" w:date="2025-12-15T11:21:08Z">
              <w:r>
                <w:rPr>
                  <w:rFonts w:hint="eastAsia" w:ascii="Times New Roman" w:hAnsi="Times New Roman" w:eastAsia="宋体" w:cs="Times New Roman"/>
                  <w:color w:val="000000"/>
                  <w:sz w:val="21"/>
                  <w:szCs w:val="24"/>
                  <w:vertAlign w:val="baseline"/>
                  <w:lang w:val="en-US" w:eastAsia="zh-CN" w:bidi="ar"/>
                  <w:rPrChange w:id="5683" w:author="P52s" w:date="2025-12-15T12:05:32Z">
                    <w:rPr>
                      <w:rFonts w:hint="eastAsia" w:ascii="方正仿宋_GBK" w:hAnsi="方正仿宋_GBK" w:eastAsia="方正仿宋_GBK" w:cs="方正仿宋_GBK"/>
                      <w:sz w:val="18"/>
                      <w:szCs w:val="18"/>
                      <w:vertAlign w:val="baseline"/>
                      <w:lang w:val="en-US" w:eastAsia="zh-CN"/>
                    </w:rPr>
                  </w:rPrChange>
                </w:rPr>
                <w:t>%</w:t>
              </w:r>
            </w:ins>
            <w:ins w:id="5685" w:author="P52s" w:date="2025-12-15T11:21:07Z">
              <w:r>
                <w:rPr>
                  <w:rFonts w:hint="eastAsia" w:ascii="Times New Roman" w:hAnsi="Times New Roman" w:eastAsia="宋体" w:cs="Times New Roman"/>
                  <w:color w:val="000000"/>
                  <w:sz w:val="21"/>
                  <w:szCs w:val="24"/>
                  <w:vertAlign w:val="baseline"/>
                  <w:lang w:val="en-US" w:eastAsia="zh-CN" w:bidi="ar"/>
                  <w:rPrChange w:id="5686" w:author="P52s" w:date="2025-12-15T12:05:32Z">
                    <w:rPr>
                      <w:rFonts w:hint="eastAsia" w:ascii="方正仿宋_GBK" w:hAnsi="方正仿宋_GBK" w:eastAsia="方正仿宋_GBK" w:cs="方正仿宋_GBK"/>
                      <w:sz w:val="18"/>
                      <w:szCs w:val="18"/>
                      <w:vertAlign w:val="baseline"/>
                      <w:lang w:val="en-US" w:eastAsia="zh-CN"/>
                    </w:rPr>
                  </w:rPrChange>
                </w:rPr>
                <w:t>)</w:t>
              </w:r>
            </w:ins>
          </w:p>
        </w:tc>
        <w:tc>
          <w:tcPr>
            <w:tcW w:w="625" w:type="pct"/>
            <w:tcBorders>
              <w:top w:val="single" w:color="auto" w:sz="4" w:space="0"/>
              <w:left w:val="nil"/>
              <w:bottom w:val="single" w:color="auto" w:sz="4" w:space="0"/>
              <w:right w:val="nil"/>
            </w:tcBorders>
            <w:tcPrChange w:id="5688" w:author="P52s" w:date="2025-12-15T12:29:43Z">
              <w:tcPr>
                <w:tcW w:w="774" w:type="dxa"/>
              </w:tcPr>
            </w:tcPrChange>
          </w:tcPr>
          <w:p>
            <w:pPr>
              <w:widowControl/>
              <w:numPr>
                <w:ilvl w:val="0"/>
                <w:numId w:val="0"/>
              </w:numPr>
              <w:textAlignment w:val="center"/>
              <w:rPr>
                <w:ins w:id="5690" w:author="P52s" w:date="2025-12-15T11:20:53Z"/>
                <w:rFonts w:hint="eastAsia" w:ascii="Times New Roman" w:hAnsi="Times New Roman" w:eastAsia="宋体" w:cs="Times New Roman"/>
                <w:color w:val="000000"/>
                <w:sz w:val="21"/>
                <w:szCs w:val="24"/>
                <w:vertAlign w:val="baseline"/>
                <w:lang w:val="en-US" w:eastAsia="zh-CN" w:bidi="ar"/>
                <w:rPrChange w:id="5691" w:author="P52s" w:date="2025-12-15T12:05:32Z">
                  <w:rPr>
                    <w:ins w:id="5692" w:author="P52s" w:date="2025-12-15T11:20:53Z"/>
                    <w:rFonts w:hint="default" w:ascii="方正仿宋_GBK" w:hAnsi="方正仿宋_GBK" w:eastAsia="方正仿宋_GBK" w:cs="方正仿宋_GBK"/>
                    <w:sz w:val="18"/>
                    <w:szCs w:val="18"/>
                    <w:vertAlign w:val="baseline"/>
                    <w:lang w:val="en-US" w:eastAsia="zh-CN"/>
                  </w:rPr>
                </w:rPrChange>
              </w:rPr>
              <w:pPrChange w:id="5689" w:author="P52s" w:date="2025-12-15T12:05:32Z">
                <w:pPr>
                  <w:numPr>
                    <w:ilvl w:val="0"/>
                    <w:numId w:val="0"/>
                  </w:numPr>
                </w:pPr>
              </w:pPrChange>
            </w:pPr>
            <w:ins w:id="5693" w:author="P52s" w:date="2025-12-15T11:21:15Z">
              <w:r>
                <w:rPr>
                  <w:rFonts w:hint="eastAsia" w:ascii="Times New Roman" w:hAnsi="Times New Roman" w:eastAsia="宋体" w:cs="Times New Roman"/>
                  <w:color w:val="000000"/>
                  <w:sz w:val="21"/>
                  <w:szCs w:val="24"/>
                  <w:vertAlign w:val="baseline"/>
                  <w:lang w:val="en-US" w:eastAsia="zh-CN" w:bidi="ar"/>
                  <w:rPrChange w:id="5694" w:author="P52s" w:date="2025-12-15T12:05:32Z">
                    <w:rPr>
                      <w:rFonts w:hint="eastAsia" w:ascii="方正仿宋_GBK" w:hAnsi="方正仿宋_GBK" w:eastAsia="方正仿宋_GBK" w:cs="方正仿宋_GBK"/>
                      <w:sz w:val="18"/>
                      <w:szCs w:val="18"/>
                      <w:vertAlign w:val="baseline"/>
                      <w:lang w:val="en-US" w:eastAsia="zh-CN"/>
                    </w:rPr>
                  </w:rPrChange>
                </w:rPr>
                <w:t>最终</w:t>
              </w:r>
            </w:ins>
            <w:ins w:id="5696" w:author="P52s" w:date="2025-12-15T11:21:16Z">
              <w:r>
                <w:rPr>
                  <w:rFonts w:hint="eastAsia" w:ascii="Times New Roman" w:hAnsi="Times New Roman" w:eastAsia="宋体" w:cs="Times New Roman"/>
                  <w:color w:val="000000"/>
                  <w:sz w:val="21"/>
                  <w:szCs w:val="24"/>
                  <w:vertAlign w:val="baseline"/>
                  <w:lang w:val="en-US" w:eastAsia="zh-CN" w:bidi="ar"/>
                  <w:rPrChange w:id="5697" w:author="P52s" w:date="2025-12-15T12:05:32Z">
                    <w:rPr>
                      <w:rFonts w:hint="eastAsia" w:ascii="方正仿宋_GBK" w:hAnsi="方正仿宋_GBK" w:eastAsia="方正仿宋_GBK" w:cs="方正仿宋_GBK"/>
                      <w:sz w:val="18"/>
                      <w:szCs w:val="18"/>
                      <w:vertAlign w:val="baseline"/>
                      <w:lang w:val="en-US" w:eastAsia="zh-CN"/>
                    </w:rPr>
                  </w:rPrChange>
                </w:rPr>
                <w:t>SOC</w:t>
              </w:r>
            </w:ins>
            <w:ins w:id="5699" w:author="P52s" w:date="2025-12-15T11:21:18Z">
              <w:r>
                <w:rPr>
                  <w:rFonts w:hint="eastAsia" w:ascii="Times New Roman" w:hAnsi="Times New Roman" w:eastAsia="宋体" w:cs="Times New Roman"/>
                  <w:color w:val="000000"/>
                  <w:sz w:val="21"/>
                  <w:szCs w:val="24"/>
                  <w:vertAlign w:val="baseline"/>
                  <w:lang w:val="en-US" w:eastAsia="zh-CN" w:bidi="ar"/>
                  <w:rPrChange w:id="5700" w:author="P52s" w:date="2025-12-15T12:05:32Z">
                    <w:rPr>
                      <w:rFonts w:hint="eastAsia" w:ascii="方正仿宋_GBK" w:hAnsi="方正仿宋_GBK" w:eastAsia="方正仿宋_GBK" w:cs="方正仿宋_GBK"/>
                      <w:sz w:val="18"/>
                      <w:szCs w:val="18"/>
                      <w:vertAlign w:val="baseline"/>
                      <w:lang w:val="en-US" w:eastAsia="zh-CN"/>
                    </w:rPr>
                  </w:rPrChange>
                </w:rPr>
                <w:t>(</w:t>
              </w:r>
            </w:ins>
            <w:ins w:id="5702" w:author="P52s" w:date="2025-12-15T11:21:20Z">
              <w:r>
                <w:rPr>
                  <w:rFonts w:hint="eastAsia" w:ascii="Times New Roman" w:hAnsi="Times New Roman" w:eastAsia="宋体" w:cs="Times New Roman"/>
                  <w:color w:val="000000"/>
                  <w:sz w:val="21"/>
                  <w:szCs w:val="24"/>
                  <w:vertAlign w:val="baseline"/>
                  <w:lang w:val="en-US" w:eastAsia="zh-CN" w:bidi="ar"/>
                  <w:rPrChange w:id="5703" w:author="P52s" w:date="2025-12-15T12:05:32Z">
                    <w:rPr>
                      <w:rFonts w:hint="eastAsia" w:ascii="方正仿宋_GBK" w:hAnsi="方正仿宋_GBK" w:eastAsia="方正仿宋_GBK" w:cs="方正仿宋_GBK"/>
                      <w:sz w:val="18"/>
                      <w:szCs w:val="18"/>
                      <w:vertAlign w:val="baseline"/>
                      <w:lang w:val="en-US" w:eastAsia="zh-CN"/>
                    </w:rPr>
                  </w:rPrChange>
                </w:rPr>
                <w:t>%</w:t>
              </w:r>
            </w:ins>
            <w:ins w:id="5705" w:author="P52s" w:date="2025-12-15T11:21:18Z">
              <w:r>
                <w:rPr>
                  <w:rFonts w:hint="eastAsia" w:ascii="Times New Roman" w:hAnsi="Times New Roman" w:eastAsia="宋体" w:cs="Times New Roman"/>
                  <w:color w:val="000000"/>
                  <w:sz w:val="21"/>
                  <w:szCs w:val="24"/>
                  <w:vertAlign w:val="baseline"/>
                  <w:lang w:val="en-US" w:eastAsia="zh-CN" w:bidi="ar"/>
                  <w:rPrChange w:id="5706" w:author="P52s" w:date="2025-12-15T12:05:32Z">
                    <w:rPr>
                      <w:rFonts w:hint="eastAsia" w:ascii="方正仿宋_GBK" w:hAnsi="方正仿宋_GBK" w:eastAsia="方正仿宋_GBK" w:cs="方正仿宋_GBK"/>
                      <w:sz w:val="18"/>
                      <w:szCs w:val="18"/>
                      <w:vertAlign w:val="baseline"/>
                      <w:lang w:val="en-US" w:eastAsia="zh-CN"/>
                    </w:rPr>
                  </w:rPrChange>
                </w:rPr>
                <w:t>)</w:t>
              </w:r>
            </w:ins>
          </w:p>
        </w:tc>
        <w:tc>
          <w:tcPr>
            <w:tcW w:w="625" w:type="pct"/>
            <w:tcBorders>
              <w:top w:val="single" w:color="auto" w:sz="4" w:space="0"/>
              <w:left w:val="nil"/>
              <w:bottom w:val="single" w:color="auto" w:sz="4" w:space="0"/>
              <w:right w:val="nil"/>
            </w:tcBorders>
            <w:tcPrChange w:id="5708" w:author="P52s" w:date="2025-12-15T12:29:43Z">
              <w:tcPr>
                <w:tcW w:w="774" w:type="dxa"/>
              </w:tcPr>
            </w:tcPrChange>
          </w:tcPr>
          <w:p>
            <w:pPr>
              <w:widowControl/>
              <w:numPr>
                <w:ilvl w:val="0"/>
                <w:numId w:val="0"/>
              </w:numPr>
              <w:textAlignment w:val="center"/>
              <w:rPr>
                <w:ins w:id="5710" w:author="P52s" w:date="2025-12-15T11:20:53Z"/>
                <w:rFonts w:hint="eastAsia" w:ascii="Times New Roman" w:hAnsi="Times New Roman" w:eastAsia="宋体" w:cs="Times New Roman"/>
                <w:color w:val="000000"/>
                <w:sz w:val="21"/>
                <w:szCs w:val="24"/>
                <w:vertAlign w:val="baseline"/>
                <w:lang w:val="en-US" w:eastAsia="zh-CN" w:bidi="ar"/>
                <w:rPrChange w:id="5711" w:author="P52s" w:date="2025-12-15T12:05:32Z">
                  <w:rPr>
                    <w:ins w:id="5712" w:author="P52s" w:date="2025-12-15T11:20:53Z"/>
                    <w:rFonts w:hint="default" w:ascii="方正仿宋_GBK" w:hAnsi="方正仿宋_GBK" w:eastAsia="方正仿宋_GBK" w:cs="方正仿宋_GBK"/>
                    <w:sz w:val="18"/>
                    <w:szCs w:val="18"/>
                    <w:vertAlign w:val="baseline"/>
                    <w:lang w:val="en-US" w:eastAsia="zh-CN"/>
                  </w:rPr>
                </w:rPrChange>
              </w:rPr>
              <w:pPrChange w:id="5709" w:author="P52s" w:date="2025-12-15T12:05:32Z">
                <w:pPr>
                  <w:numPr>
                    <w:ilvl w:val="0"/>
                    <w:numId w:val="0"/>
                  </w:numPr>
                </w:pPr>
              </w:pPrChange>
            </w:pPr>
            <w:ins w:id="5713" w:author="P52s" w:date="2025-12-15T11:21:30Z">
              <w:r>
                <w:rPr>
                  <w:rFonts w:hint="eastAsia" w:ascii="Times New Roman" w:hAnsi="Times New Roman" w:eastAsia="宋体" w:cs="Times New Roman"/>
                  <w:color w:val="000000"/>
                  <w:sz w:val="21"/>
                  <w:szCs w:val="24"/>
                  <w:vertAlign w:val="baseline"/>
                  <w:lang w:val="en-US" w:eastAsia="zh-CN" w:bidi="ar"/>
                  <w:rPrChange w:id="5714" w:author="P52s" w:date="2025-12-15T12:05:32Z">
                    <w:rPr>
                      <w:rFonts w:hint="eastAsia" w:ascii="方正仿宋_GBK" w:hAnsi="方正仿宋_GBK" w:eastAsia="方正仿宋_GBK" w:cs="方正仿宋_GBK"/>
                      <w:sz w:val="18"/>
                      <w:szCs w:val="18"/>
                      <w:vertAlign w:val="baseline"/>
                      <w:lang w:val="en-US" w:eastAsia="zh-CN"/>
                    </w:rPr>
                  </w:rPrChange>
                </w:rPr>
                <w:t>SOC</w:t>
              </w:r>
            </w:ins>
            <w:ins w:id="5716" w:author="P52s" w:date="2025-12-15T11:21:31Z">
              <w:r>
                <w:rPr>
                  <w:rFonts w:hint="eastAsia" w:ascii="Times New Roman" w:hAnsi="Times New Roman" w:eastAsia="宋体" w:cs="Times New Roman"/>
                  <w:color w:val="000000"/>
                  <w:sz w:val="21"/>
                  <w:szCs w:val="24"/>
                  <w:vertAlign w:val="baseline"/>
                  <w:lang w:val="en-US" w:eastAsia="zh-CN" w:bidi="ar"/>
                  <w:rPrChange w:id="5717" w:author="P52s" w:date="2025-12-15T12:05:32Z">
                    <w:rPr>
                      <w:rFonts w:hint="eastAsia" w:ascii="方正仿宋_GBK" w:hAnsi="方正仿宋_GBK" w:eastAsia="方正仿宋_GBK" w:cs="方正仿宋_GBK"/>
                      <w:sz w:val="18"/>
                      <w:szCs w:val="18"/>
                      <w:vertAlign w:val="baseline"/>
                      <w:lang w:val="en-US" w:eastAsia="zh-CN"/>
                    </w:rPr>
                  </w:rPrChange>
                </w:rPr>
                <w:t>变化</w:t>
              </w:r>
            </w:ins>
            <w:ins w:id="5719" w:author="P52s" w:date="2025-12-15T11:21:35Z">
              <w:r>
                <w:rPr>
                  <w:rFonts w:hint="eastAsia" w:ascii="Times New Roman" w:hAnsi="Times New Roman" w:eastAsia="宋体" w:cs="Times New Roman"/>
                  <w:color w:val="000000"/>
                  <w:sz w:val="21"/>
                  <w:szCs w:val="24"/>
                  <w:vertAlign w:val="baseline"/>
                  <w:lang w:val="en-US" w:eastAsia="zh-CN" w:bidi="ar"/>
                  <w:rPrChange w:id="5720" w:author="P52s" w:date="2025-12-15T12:05:32Z">
                    <w:rPr>
                      <w:rFonts w:hint="eastAsia" w:ascii="方正仿宋_GBK" w:hAnsi="方正仿宋_GBK" w:eastAsia="方正仿宋_GBK" w:cs="方正仿宋_GBK"/>
                      <w:sz w:val="18"/>
                      <w:szCs w:val="18"/>
                      <w:vertAlign w:val="baseline"/>
                      <w:lang w:val="en-US" w:eastAsia="zh-CN"/>
                    </w:rPr>
                  </w:rPrChange>
                </w:rPr>
                <w:t>(</w:t>
              </w:r>
            </w:ins>
            <w:ins w:id="5722" w:author="P52s" w:date="2025-12-15T11:21:36Z">
              <w:r>
                <w:rPr>
                  <w:rFonts w:hint="eastAsia" w:ascii="Times New Roman" w:hAnsi="Times New Roman" w:eastAsia="宋体" w:cs="Times New Roman"/>
                  <w:color w:val="000000"/>
                  <w:sz w:val="21"/>
                  <w:szCs w:val="24"/>
                  <w:vertAlign w:val="baseline"/>
                  <w:lang w:val="en-US" w:eastAsia="zh-CN" w:bidi="ar"/>
                  <w:rPrChange w:id="5723" w:author="P52s" w:date="2025-12-15T12:05:32Z">
                    <w:rPr>
                      <w:rFonts w:hint="eastAsia" w:ascii="方正仿宋_GBK" w:hAnsi="方正仿宋_GBK" w:eastAsia="方正仿宋_GBK" w:cs="方正仿宋_GBK"/>
                      <w:sz w:val="18"/>
                      <w:szCs w:val="18"/>
                      <w:vertAlign w:val="baseline"/>
                      <w:lang w:val="en-US" w:eastAsia="zh-CN"/>
                    </w:rPr>
                  </w:rPrChange>
                </w:rPr>
                <w:t>%</w:t>
              </w:r>
            </w:ins>
            <w:ins w:id="5725" w:author="P52s" w:date="2025-12-15T11:21:35Z">
              <w:r>
                <w:rPr>
                  <w:rFonts w:hint="eastAsia" w:ascii="Times New Roman" w:hAnsi="Times New Roman" w:eastAsia="宋体" w:cs="Times New Roman"/>
                  <w:color w:val="000000"/>
                  <w:sz w:val="21"/>
                  <w:szCs w:val="24"/>
                  <w:vertAlign w:val="baseline"/>
                  <w:lang w:val="en-US" w:eastAsia="zh-CN" w:bidi="ar"/>
                  <w:rPrChange w:id="5726" w:author="P52s" w:date="2025-12-15T12:05:32Z">
                    <w:rPr>
                      <w:rFonts w:hint="eastAsia" w:ascii="方正仿宋_GBK" w:hAnsi="方正仿宋_GBK" w:eastAsia="方正仿宋_GBK" w:cs="方正仿宋_GBK"/>
                      <w:sz w:val="18"/>
                      <w:szCs w:val="18"/>
                      <w:vertAlign w:val="baseline"/>
                      <w:lang w:val="en-US" w:eastAsia="zh-CN"/>
                    </w:rPr>
                  </w:rPrChange>
                </w:rPr>
                <w:t>)</w:t>
              </w:r>
            </w:ins>
          </w:p>
        </w:tc>
        <w:tc>
          <w:tcPr>
            <w:tcW w:w="625" w:type="pct"/>
            <w:tcBorders>
              <w:top w:val="single" w:color="auto" w:sz="4" w:space="0"/>
              <w:left w:val="nil"/>
              <w:bottom w:val="single" w:color="auto" w:sz="4" w:space="0"/>
              <w:right w:val="nil"/>
            </w:tcBorders>
            <w:tcPrChange w:id="5728" w:author="P52s" w:date="2025-12-15T12:29:43Z">
              <w:tcPr>
                <w:tcW w:w="774" w:type="dxa"/>
              </w:tcPr>
            </w:tcPrChange>
          </w:tcPr>
          <w:p>
            <w:pPr>
              <w:widowControl/>
              <w:numPr>
                <w:ilvl w:val="0"/>
                <w:numId w:val="0"/>
              </w:numPr>
              <w:textAlignment w:val="center"/>
              <w:rPr>
                <w:ins w:id="5730" w:author="P52s" w:date="2025-12-15T11:20:53Z"/>
                <w:rFonts w:hint="eastAsia" w:ascii="Times New Roman" w:hAnsi="Times New Roman" w:eastAsia="宋体" w:cs="Times New Roman"/>
                <w:color w:val="000000"/>
                <w:sz w:val="21"/>
                <w:szCs w:val="24"/>
                <w:vertAlign w:val="baseline"/>
                <w:lang w:val="en-US" w:eastAsia="zh-CN" w:bidi="ar"/>
                <w:rPrChange w:id="5731" w:author="P52s" w:date="2025-12-15T12:05:32Z">
                  <w:rPr>
                    <w:ins w:id="5732" w:author="P52s" w:date="2025-12-15T11:20:53Z"/>
                    <w:rFonts w:hint="default" w:ascii="方正仿宋_GBK" w:hAnsi="方正仿宋_GBK" w:eastAsia="方正仿宋_GBK" w:cs="方正仿宋_GBK"/>
                    <w:sz w:val="18"/>
                    <w:szCs w:val="18"/>
                    <w:vertAlign w:val="baseline"/>
                    <w:lang w:val="en-US" w:eastAsia="zh-CN"/>
                  </w:rPr>
                </w:rPrChange>
              </w:rPr>
              <w:pPrChange w:id="5729" w:author="P52s" w:date="2025-12-15T12:05:32Z">
                <w:pPr>
                  <w:numPr>
                    <w:ilvl w:val="0"/>
                    <w:numId w:val="0"/>
                  </w:numPr>
                </w:pPr>
              </w:pPrChange>
            </w:pPr>
            <w:ins w:id="5733" w:author="P52s" w:date="2025-12-15T11:21:45Z">
              <w:r>
                <w:rPr>
                  <w:rFonts w:hint="eastAsia" w:ascii="Times New Roman" w:hAnsi="Times New Roman" w:eastAsia="宋体" w:cs="Times New Roman"/>
                  <w:color w:val="000000"/>
                  <w:sz w:val="21"/>
                  <w:szCs w:val="24"/>
                  <w:vertAlign w:val="baseline"/>
                  <w:lang w:val="en-US" w:eastAsia="zh-CN" w:bidi="ar"/>
                  <w:rPrChange w:id="5734" w:author="P52s" w:date="2025-12-15T12:05:32Z">
                    <w:rPr>
                      <w:rFonts w:hint="eastAsia" w:ascii="方正仿宋_GBK" w:hAnsi="方正仿宋_GBK" w:eastAsia="方正仿宋_GBK" w:cs="方正仿宋_GBK"/>
                      <w:sz w:val="18"/>
                      <w:szCs w:val="18"/>
                      <w:vertAlign w:val="baseline"/>
                      <w:lang w:val="en-US" w:eastAsia="zh-CN"/>
                    </w:rPr>
                  </w:rPrChange>
                </w:rPr>
                <w:t>能量</w:t>
              </w:r>
            </w:ins>
            <w:ins w:id="5736" w:author="P52s" w:date="2025-12-15T11:21:46Z">
              <w:r>
                <w:rPr>
                  <w:rFonts w:hint="eastAsia" w:ascii="Times New Roman" w:hAnsi="Times New Roman" w:eastAsia="宋体" w:cs="Times New Roman"/>
                  <w:color w:val="000000"/>
                  <w:sz w:val="21"/>
                  <w:szCs w:val="24"/>
                  <w:vertAlign w:val="baseline"/>
                  <w:lang w:val="en-US" w:eastAsia="zh-CN" w:bidi="ar"/>
                  <w:rPrChange w:id="5737" w:author="P52s" w:date="2025-12-15T12:05:32Z">
                    <w:rPr>
                      <w:rFonts w:hint="eastAsia" w:ascii="方正仿宋_GBK" w:hAnsi="方正仿宋_GBK" w:eastAsia="方正仿宋_GBK" w:cs="方正仿宋_GBK"/>
                      <w:sz w:val="18"/>
                      <w:szCs w:val="18"/>
                      <w:vertAlign w:val="baseline"/>
                      <w:lang w:val="en-US" w:eastAsia="zh-CN"/>
                    </w:rPr>
                  </w:rPrChange>
                </w:rPr>
                <w:t>变化</w:t>
              </w:r>
            </w:ins>
            <w:ins w:id="5739" w:author="P52s" w:date="2025-12-15T11:21:48Z">
              <w:r>
                <w:rPr>
                  <w:rFonts w:hint="eastAsia" w:ascii="Times New Roman" w:hAnsi="Times New Roman" w:eastAsia="宋体" w:cs="Times New Roman"/>
                  <w:color w:val="000000"/>
                  <w:sz w:val="21"/>
                  <w:szCs w:val="24"/>
                  <w:vertAlign w:val="baseline"/>
                  <w:lang w:val="en-US" w:eastAsia="zh-CN" w:bidi="ar"/>
                  <w:rPrChange w:id="5740" w:author="P52s" w:date="2025-12-15T12:05:32Z">
                    <w:rPr>
                      <w:rFonts w:hint="eastAsia" w:ascii="方正仿宋_GBK" w:hAnsi="方正仿宋_GBK" w:eastAsia="方正仿宋_GBK" w:cs="方正仿宋_GBK"/>
                      <w:sz w:val="18"/>
                      <w:szCs w:val="18"/>
                      <w:vertAlign w:val="baseline"/>
                      <w:lang w:val="en-US" w:eastAsia="zh-CN"/>
                    </w:rPr>
                  </w:rPrChange>
                </w:rPr>
                <w:t>(</w:t>
              </w:r>
            </w:ins>
            <w:ins w:id="5742" w:author="P52s" w:date="2025-12-15T11:21:49Z">
              <w:r>
                <w:rPr>
                  <w:rFonts w:hint="eastAsia" w:ascii="Times New Roman" w:hAnsi="Times New Roman" w:eastAsia="宋体" w:cs="Times New Roman"/>
                  <w:color w:val="000000"/>
                  <w:sz w:val="21"/>
                  <w:szCs w:val="24"/>
                  <w:vertAlign w:val="baseline"/>
                  <w:lang w:val="en-US" w:eastAsia="zh-CN" w:bidi="ar"/>
                  <w:rPrChange w:id="5743" w:author="P52s" w:date="2025-12-15T12:05:32Z">
                    <w:rPr>
                      <w:rFonts w:hint="eastAsia" w:ascii="方正仿宋_GBK" w:hAnsi="方正仿宋_GBK" w:eastAsia="方正仿宋_GBK" w:cs="方正仿宋_GBK"/>
                      <w:sz w:val="18"/>
                      <w:szCs w:val="18"/>
                      <w:vertAlign w:val="baseline"/>
                      <w:lang w:val="en-US" w:eastAsia="zh-CN"/>
                    </w:rPr>
                  </w:rPrChange>
                </w:rPr>
                <w:t>k</w:t>
              </w:r>
            </w:ins>
            <w:ins w:id="5745" w:author="P52s" w:date="2025-12-15T11:21:50Z">
              <w:r>
                <w:rPr>
                  <w:rFonts w:hint="eastAsia" w:ascii="Times New Roman" w:hAnsi="Times New Roman" w:eastAsia="宋体" w:cs="Times New Roman"/>
                  <w:color w:val="000000"/>
                  <w:sz w:val="21"/>
                  <w:szCs w:val="24"/>
                  <w:vertAlign w:val="baseline"/>
                  <w:lang w:val="en-US" w:eastAsia="zh-CN" w:bidi="ar"/>
                  <w:rPrChange w:id="5746" w:author="P52s" w:date="2025-12-15T12:05:32Z">
                    <w:rPr>
                      <w:rFonts w:hint="eastAsia" w:ascii="方正仿宋_GBK" w:hAnsi="方正仿宋_GBK" w:eastAsia="方正仿宋_GBK" w:cs="方正仿宋_GBK"/>
                      <w:sz w:val="18"/>
                      <w:szCs w:val="18"/>
                      <w:vertAlign w:val="baseline"/>
                      <w:lang w:val="en-US" w:eastAsia="zh-CN"/>
                    </w:rPr>
                  </w:rPrChange>
                </w:rPr>
                <w:t>Wh</w:t>
              </w:r>
            </w:ins>
            <w:ins w:id="5748" w:author="P52s" w:date="2025-12-15T11:21:48Z">
              <w:r>
                <w:rPr>
                  <w:rFonts w:hint="eastAsia" w:ascii="Times New Roman" w:hAnsi="Times New Roman" w:eastAsia="宋体" w:cs="Times New Roman"/>
                  <w:color w:val="000000"/>
                  <w:sz w:val="21"/>
                  <w:szCs w:val="24"/>
                  <w:vertAlign w:val="baseline"/>
                  <w:lang w:val="en-US" w:eastAsia="zh-CN" w:bidi="ar"/>
                  <w:rPrChange w:id="5749" w:author="P52s" w:date="2025-12-15T12:05:32Z">
                    <w:rPr>
                      <w:rFonts w:hint="eastAsia" w:ascii="方正仿宋_GBK" w:hAnsi="方正仿宋_GBK" w:eastAsia="方正仿宋_GBK" w:cs="方正仿宋_GBK"/>
                      <w:sz w:val="18"/>
                      <w:szCs w:val="18"/>
                      <w:vertAlign w:val="baseline"/>
                      <w:lang w:val="en-US" w:eastAsia="zh-CN"/>
                    </w:rPr>
                  </w:rPrChange>
                </w:rPr>
                <w:t>)</w:t>
              </w:r>
            </w:ins>
          </w:p>
        </w:tc>
        <w:tc>
          <w:tcPr>
            <w:tcW w:w="625" w:type="pct"/>
            <w:tcBorders>
              <w:top w:val="single" w:color="auto" w:sz="4" w:space="0"/>
              <w:left w:val="nil"/>
              <w:bottom w:val="single" w:color="auto" w:sz="4" w:space="0"/>
              <w:right w:val="nil"/>
            </w:tcBorders>
            <w:tcPrChange w:id="5751" w:author="P52s" w:date="2025-12-15T12:29:43Z">
              <w:tcPr>
                <w:tcW w:w="774" w:type="dxa"/>
              </w:tcPr>
            </w:tcPrChange>
          </w:tcPr>
          <w:p>
            <w:pPr>
              <w:widowControl/>
              <w:numPr>
                <w:ilvl w:val="0"/>
                <w:numId w:val="0"/>
              </w:numPr>
              <w:textAlignment w:val="center"/>
              <w:rPr>
                <w:ins w:id="5753" w:author="P52s" w:date="2025-12-15T11:20:53Z"/>
                <w:rFonts w:hint="eastAsia" w:ascii="Times New Roman" w:hAnsi="Times New Roman" w:eastAsia="宋体" w:cs="Times New Roman"/>
                <w:color w:val="000000"/>
                <w:sz w:val="21"/>
                <w:szCs w:val="24"/>
                <w:vertAlign w:val="baseline"/>
                <w:lang w:val="en-US" w:eastAsia="zh-CN" w:bidi="ar"/>
                <w:rPrChange w:id="5754" w:author="P52s" w:date="2025-12-15T12:05:32Z">
                  <w:rPr>
                    <w:ins w:id="5755" w:author="P52s" w:date="2025-12-15T11:20:53Z"/>
                    <w:rFonts w:hint="default" w:ascii="方正仿宋_GBK" w:hAnsi="方正仿宋_GBK" w:eastAsia="方正仿宋_GBK" w:cs="方正仿宋_GBK"/>
                    <w:sz w:val="18"/>
                    <w:szCs w:val="18"/>
                    <w:vertAlign w:val="baseline"/>
                    <w:lang w:val="en-US" w:eastAsia="zh-CN"/>
                  </w:rPr>
                </w:rPrChange>
              </w:rPr>
              <w:pPrChange w:id="5752" w:author="P52s" w:date="2025-12-15T12:05:32Z">
                <w:pPr>
                  <w:numPr>
                    <w:ilvl w:val="0"/>
                    <w:numId w:val="0"/>
                  </w:numPr>
                </w:pPr>
              </w:pPrChange>
            </w:pPr>
            <w:ins w:id="5756" w:author="P52s" w:date="2025-12-15T11:21:54Z">
              <w:r>
                <w:rPr>
                  <w:rFonts w:hint="eastAsia" w:ascii="Times New Roman" w:hAnsi="Times New Roman" w:eastAsia="宋体" w:cs="Times New Roman"/>
                  <w:color w:val="000000"/>
                  <w:sz w:val="21"/>
                  <w:szCs w:val="24"/>
                  <w:vertAlign w:val="baseline"/>
                  <w:lang w:val="en-US" w:eastAsia="zh-CN" w:bidi="ar"/>
                  <w:rPrChange w:id="5757" w:author="P52s" w:date="2025-12-15T12:05:32Z">
                    <w:rPr>
                      <w:rFonts w:hint="eastAsia" w:ascii="方正仿宋_GBK" w:hAnsi="方正仿宋_GBK" w:eastAsia="方正仿宋_GBK" w:cs="方正仿宋_GBK"/>
                      <w:sz w:val="18"/>
                      <w:szCs w:val="18"/>
                      <w:vertAlign w:val="baseline"/>
                      <w:lang w:val="en-US" w:eastAsia="zh-CN"/>
                    </w:rPr>
                  </w:rPrChange>
                </w:rPr>
                <w:t>最大</w:t>
              </w:r>
            </w:ins>
            <w:ins w:id="5759" w:author="P52s" w:date="2025-12-15T11:21:55Z">
              <w:r>
                <w:rPr>
                  <w:rFonts w:hint="eastAsia" w:ascii="Times New Roman" w:hAnsi="Times New Roman" w:eastAsia="宋体" w:cs="Times New Roman"/>
                  <w:color w:val="000000"/>
                  <w:sz w:val="21"/>
                  <w:szCs w:val="24"/>
                  <w:vertAlign w:val="baseline"/>
                  <w:lang w:val="en-US" w:eastAsia="zh-CN" w:bidi="ar"/>
                  <w:rPrChange w:id="5760" w:author="P52s" w:date="2025-12-15T12:05:32Z">
                    <w:rPr>
                      <w:rFonts w:hint="eastAsia" w:ascii="方正仿宋_GBK" w:hAnsi="方正仿宋_GBK" w:eastAsia="方正仿宋_GBK" w:cs="方正仿宋_GBK"/>
                      <w:sz w:val="18"/>
                      <w:szCs w:val="18"/>
                      <w:vertAlign w:val="baseline"/>
                      <w:lang w:val="en-US" w:eastAsia="zh-CN"/>
                    </w:rPr>
                  </w:rPrChange>
                </w:rPr>
                <w:t>功率</w:t>
              </w:r>
            </w:ins>
            <w:ins w:id="5762" w:author="P52s" w:date="2025-12-15T11:21:57Z">
              <w:r>
                <w:rPr>
                  <w:rFonts w:hint="eastAsia" w:ascii="Times New Roman" w:hAnsi="Times New Roman" w:eastAsia="宋体" w:cs="Times New Roman"/>
                  <w:color w:val="000000"/>
                  <w:sz w:val="21"/>
                  <w:szCs w:val="24"/>
                  <w:vertAlign w:val="baseline"/>
                  <w:lang w:val="en-US" w:eastAsia="zh-CN" w:bidi="ar"/>
                  <w:rPrChange w:id="5763" w:author="P52s" w:date="2025-12-15T12:05:32Z">
                    <w:rPr>
                      <w:rFonts w:hint="eastAsia" w:ascii="方正仿宋_GBK" w:hAnsi="方正仿宋_GBK" w:eastAsia="方正仿宋_GBK" w:cs="方正仿宋_GBK"/>
                      <w:sz w:val="18"/>
                      <w:szCs w:val="18"/>
                      <w:vertAlign w:val="baseline"/>
                      <w:lang w:val="en-US" w:eastAsia="zh-CN"/>
                    </w:rPr>
                  </w:rPrChange>
                </w:rPr>
                <w:t>(</w:t>
              </w:r>
            </w:ins>
            <w:ins w:id="5765" w:author="P52s" w:date="2025-12-15T11:21:59Z">
              <w:r>
                <w:rPr>
                  <w:rFonts w:hint="eastAsia" w:ascii="Times New Roman" w:hAnsi="Times New Roman" w:eastAsia="宋体" w:cs="Times New Roman"/>
                  <w:color w:val="000000"/>
                  <w:sz w:val="21"/>
                  <w:szCs w:val="24"/>
                  <w:vertAlign w:val="baseline"/>
                  <w:lang w:val="en-US" w:eastAsia="zh-CN" w:bidi="ar"/>
                  <w:rPrChange w:id="5766" w:author="P52s" w:date="2025-12-15T12:05:32Z">
                    <w:rPr>
                      <w:rFonts w:hint="eastAsia" w:ascii="方正仿宋_GBK" w:hAnsi="方正仿宋_GBK" w:eastAsia="方正仿宋_GBK" w:cs="方正仿宋_GBK"/>
                      <w:sz w:val="18"/>
                      <w:szCs w:val="18"/>
                      <w:vertAlign w:val="baseline"/>
                      <w:lang w:val="en-US" w:eastAsia="zh-CN"/>
                    </w:rPr>
                  </w:rPrChange>
                </w:rPr>
                <w:t>kW</w:t>
              </w:r>
            </w:ins>
            <w:ins w:id="5768" w:author="P52s" w:date="2025-12-15T11:21:57Z">
              <w:r>
                <w:rPr>
                  <w:rFonts w:hint="eastAsia" w:ascii="Times New Roman" w:hAnsi="Times New Roman" w:eastAsia="宋体" w:cs="Times New Roman"/>
                  <w:color w:val="000000"/>
                  <w:sz w:val="21"/>
                  <w:szCs w:val="24"/>
                  <w:vertAlign w:val="baseline"/>
                  <w:lang w:val="en-US" w:eastAsia="zh-CN" w:bidi="ar"/>
                  <w:rPrChange w:id="5769" w:author="P52s" w:date="2025-12-15T12:05:32Z">
                    <w:rPr>
                      <w:rFonts w:hint="eastAsia" w:ascii="方正仿宋_GBK" w:hAnsi="方正仿宋_GBK" w:eastAsia="方正仿宋_GBK" w:cs="方正仿宋_GBK"/>
                      <w:sz w:val="18"/>
                      <w:szCs w:val="18"/>
                      <w:vertAlign w:val="baseline"/>
                      <w:lang w:val="en-US" w:eastAsia="zh-CN"/>
                    </w:rPr>
                  </w:rPrChange>
                </w:rPr>
                <w:t>)</w:t>
              </w:r>
            </w:ins>
          </w:p>
        </w:tc>
        <w:tc>
          <w:tcPr>
            <w:tcW w:w="625" w:type="pct"/>
            <w:tcBorders>
              <w:top w:val="single" w:color="auto" w:sz="4" w:space="0"/>
              <w:left w:val="nil"/>
              <w:bottom w:val="single" w:color="auto" w:sz="4" w:space="0"/>
              <w:right w:val="nil"/>
            </w:tcBorders>
            <w:tcPrChange w:id="5771" w:author="P52s" w:date="2025-12-15T12:29:43Z">
              <w:tcPr>
                <w:tcW w:w="774" w:type="dxa"/>
              </w:tcPr>
            </w:tcPrChange>
          </w:tcPr>
          <w:p>
            <w:pPr>
              <w:widowControl/>
              <w:numPr>
                <w:ilvl w:val="0"/>
                <w:numId w:val="0"/>
              </w:numPr>
              <w:textAlignment w:val="center"/>
              <w:rPr>
                <w:ins w:id="5773" w:author="P52s" w:date="2025-12-15T11:20:53Z"/>
                <w:rFonts w:hint="eastAsia" w:ascii="Times New Roman" w:hAnsi="Times New Roman" w:eastAsia="宋体" w:cs="Times New Roman"/>
                <w:color w:val="000000"/>
                <w:sz w:val="21"/>
                <w:szCs w:val="24"/>
                <w:vertAlign w:val="baseline"/>
                <w:lang w:val="en-US" w:eastAsia="zh-CN" w:bidi="ar"/>
                <w:rPrChange w:id="5774" w:author="P52s" w:date="2025-12-15T12:05:32Z">
                  <w:rPr>
                    <w:ins w:id="5775" w:author="P52s" w:date="2025-12-15T11:20:53Z"/>
                    <w:rFonts w:hint="default" w:ascii="方正仿宋_GBK" w:hAnsi="方正仿宋_GBK" w:eastAsia="方正仿宋_GBK" w:cs="方正仿宋_GBK"/>
                    <w:sz w:val="18"/>
                    <w:szCs w:val="18"/>
                    <w:vertAlign w:val="baseline"/>
                    <w:lang w:val="en-US" w:eastAsia="zh-CN"/>
                  </w:rPr>
                </w:rPrChange>
              </w:rPr>
              <w:pPrChange w:id="5772" w:author="P52s" w:date="2025-12-15T12:05:32Z">
                <w:pPr>
                  <w:numPr>
                    <w:ilvl w:val="0"/>
                    <w:numId w:val="0"/>
                  </w:numPr>
                </w:pPr>
              </w:pPrChange>
            </w:pPr>
            <w:ins w:id="5776" w:author="P52s" w:date="2025-12-15T11:22:07Z">
              <w:r>
                <w:rPr>
                  <w:rFonts w:hint="eastAsia" w:ascii="Times New Roman" w:hAnsi="Times New Roman" w:eastAsia="宋体" w:cs="Times New Roman"/>
                  <w:color w:val="000000"/>
                  <w:sz w:val="21"/>
                  <w:szCs w:val="24"/>
                  <w:vertAlign w:val="baseline"/>
                  <w:lang w:val="en-US" w:eastAsia="zh-CN" w:bidi="ar"/>
                  <w:rPrChange w:id="5777" w:author="P52s" w:date="2025-12-15T12:05:32Z">
                    <w:rPr>
                      <w:rFonts w:hint="eastAsia" w:ascii="方正仿宋_GBK" w:hAnsi="方正仿宋_GBK" w:eastAsia="方正仿宋_GBK" w:cs="方正仿宋_GBK"/>
                      <w:sz w:val="18"/>
                      <w:szCs w:val="18"/>
                      <w:vertAlign w:val="baseline"/>
                      <w:lang w:val="en-US" w:eastAsia="zh-CN"/>
                    </w:rPr>
                  </w:rPrChange>
                </w:rPr>
                <w:t>平均</w:t>
              </w:r>
            </w:ins>
            <w:ins w:id="5779" w:author="P52s" w:date="2025-12-15T11:22:08Z">
              <w:r>
                <w:rPr>
                  <w:rFonts w:hint="eastAsia" w:ascii="Times New Roman" w:hAnsi="Times New Roman" w:eastAsia="宋体" w:cs="Times New Roman"/>
                  <w:color w:val="000000"/>
                  <w:sz w:val="21"/>
                  <w:szCs w:val="24"/>
                  <w:vertAlign w:val="baseline"/>
                  <w:lang w:val="en-US" w:eastAsia="zh-CN" w:bidi="ar"/>
                  <w:rPrChange w:id="5780" w:author="P52s" w:date="2025-12-15T12:05:32Z">
                    <w:rPr>
                      <w:rFonts w:hint="eastAsia" w:ascii="方正仿宋_GBK" w:hAnsi="方正仿宋_GBK" w:eastAsia="方正仿宋_GBK" w:cs="方正仿宋_GBK"/>
                      <w:sz w:val="18"/>
                      <w:szCs w:val="18"/>
                      <w:vertAlign w:val="baseline"/>
                      <w:lang w:val="en-US" w:eastAsia="zh-CN"/>
                    </w:rPr>
                  </w:rPrChange>
                </w:rPr>
                <w:t>功率</w:t>
              </w:r>
            </w:ins>
            <w:ins w:id="5782" w:author="P52s" w:date="2025-12-15T11:22:09Z">
              <w:r>
                <w:rPr>
                  <w:rFonts w:hint="eastAsia" w:ascii="Times New Roman" w:hAnsi="Times New Roman" w:eastAsia="宋体" w:cs="Times New Roman"/>
                  <w:color w:val="000000"/>
                  <w:sz w:val="21"/>
                  <w:szCs w:val="24"/>
                  <w:vertAlign w:val="baseline"/>
                  <w:lang w:val="en-US" w:eastAsia="zh-CN" w:bidi="ar"/>
                  <w:rPrChange w:id="5783" w:author="P52s" w:date="2025-12-15T12:05:32Z">
                    <w:rPr>
                      <w:rFonts w:hint="eastAsia" w:ascii="方正仿宋_GBK" w:hAnsi="方正仿宋_GBK" w:eastAsia="方正仿宋_GBK" w:cs="方正仿宋_GBK"/>
                      <w:sz w:val="18"/>
                      <w:szCs w:val="18"/>
                      <w:vertAlign w:val="baseline"/>
                      <w:lang w:val="en-US" w:eastAsia="zh-CN"/>
                    </w:rPr>
                  </w:rPrChange>
                </w:rPr>
                <w:t>(</w:t>
              </w:r>
            </w:ins>
            <w:ins w:id="5785" w:author="P52s" w:date="2025-12-15T11:22:10Z">
              <w:r>
                <w:rPr>
                  <w:rFonts w:hint="eastAsia" w:ascii="Times New Roman" w:hAnsi="Times New Roman" w:eastAsia="宋体" w:cs="Times New Roman"/>
                  <w:color w:val="000000"/>
                  <w:sz w:val="21"/>
                  <w:szCs w:val="24"/>
                  <w:vertAlign w:val="baseline"/>
                  <w:lang w:val="en-US" w:eastAsia="zh-CN" w:bidi="ar"/>
                  <w:rPrChange w:id="5786" w:author="P52s" w:date="2025-12-15T12:05:32Z">
                    <w:rPr>
                      <w:rFonts w:hint="eastAsia" w:ascii="方正仿宋_GBK" w:hAnsi="方正仿宋_GBK" w:eastAsia="方正仿宋_GBK" w:cs="方正仿宋_GBK"/>
                      <w:sz w:val="18"/>
                      <w:szCs w:val="18"/>
                      <w:vertAlign w:val="baseline"/>
                      <w:lang w:val="en-US" w:eastAsia="zh-CN"/>
                    </w:rPr>
                  </w:rPrChange>
                </w:rPr>
                <w:t>kW</w:t>
              </w:r>
            </w:ins>
            <w:ins w:id="5788" w:author="P52s" w:date="2025-12-15T11:22:09Z">
              <w:r>
                <w:rPr>
                  <w:rFonts w:hint="eastAsia" w:ascii="Times New Roman" w:hAnsi="Times New Roman" w:eastAsia="宋体" w:cs="Times New Roman"/>
                  <w:color w:val="000000"/>
                  <w:sz w:val="21"/>
                  <w:szCs w:val="24"/>
                  <w:vertAlign w:val="baseline"/>
                  <w:lang w:val="en-US" w:eastAsia="zh-CN" w:bidi="ar"/>
                  <w:rPrChange w:id="5789" w:author="P52s" w:date="2025-12-15T12:05:32Z">
                    <w:rPr>
                      <w:rFonts w:hint="eastAsia" w:ascii="方正仿宋_GBK" w:hAnsi="方正仿宋_GBK" w:eastAsia="方正仿宋_GBK" w:cs="方正仿宋_GBK"/>
                      <w:sz w:val="18"/>
                      <w:szCs w:val="18"/>
                      <w:vertAlign w:val="baseline"/>
                      <w:lang w:val="en-US" w:eastAsia="zh-CN"/>
                    </w:rPr>
                  </w:rPrChange>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792" w:author="P52s" w:date="2025-12-15T12:29:4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5791" w:author="P52s" w:date="2025-12-15T11:20:53Z"/>
        </w:trPr>
        <w:tc>
          <w:tcPr>
            <w:tcW w:w="473" w:type="pct"/>
            <w:tcBorders>
              <w:top w:val="single" w:color="auto" w:sz="4" w:space="0"/>
              <w:left w:val="nil"/>
              <w:bottom w:val="nil"/>
              <w:right w:val="nil"/>
            </w:tcBorders>
            <w:tcPrChange w:id="5793" w:author="P52s" w:date="2025-12-15T12:29:41Z">
              <w:tcPr>
                <w:tcW w:w="587" w:type="dxa"/>
              </w:tcPr>
            </w:tcPrChange>
          </w:tcPr>
          <w:p>
            <w:pPr>
              <w:widowControl/>
              <w:numPr>
                <w:ilvl w:val="0"/>
                <w:numId w:val="0"/>
              </w:numPr>
              <w:textAlignment w:val="center"/>
              <w:rPr>
                <w:ins w:id="5795" w:author="P52s" w:date="2025-12-15T11:20:53Z"/>
                <w:rFonts w:hint="eastAsia" w:ascii="Times New Roman" w:hAnsi="Times New Roman" w:eastAsia="宋体" w:cs="Times New Roman"/>
                <w:color w:val="000000"/>
                <w:sz w:val="21"/>
                <w:szCs w:val="24"/>
                <w:vertAlign w:val="baseline"/>
                <w:lang w:val="en-US" w:eastAsia="zh-CN" w:bidi="ar"/>
                <w:rPrChange w:id="5796" w:author="P52s" w:date="2025-12-15T12:05:32Z">
                  <w:rPr>
                    <w:ins w:id="5797" w:author="P52s" w:date="2025-12-15T11:20:53Z"/>
                    <w:rFonts w:hint="eastAsia" w:ascii="方正仿宋_GBK" w:hAnsi="方正仿宋_GBK" w:eastAsia="方正仿宋_GBK" w:cs="方正仿宋_GBK"/>
                    <w:sz w:val="18"/>
                    <w:szCs w:val="18"/>
                    <w:vertAlign w:val="baseline"/>
                    <w:lang w:val="en-US" w:eastAsia="zh-CN"/>
                  </w:rPr>
                </w:rPrChange>
              </w:rPr>
              <w:pPrChange w:id="5794" w:author="P52s" w:date="2025-12-15T12:05:32Z">
                <w:pPr>
                  <w:numPr>
                    <w:ilvl w:val="0"/>
                    <w:numId w:val="0"/>
                  </w:numPr>
                </w:pPr>
              </w:pPrChange>
            </w:pPr>
            <w:ins w:id="5798" w:author="P52s" w:date="2025-12-15T11:20:53Z">
              <w:r>
                <w:rPr>
                  <w:rFonts w:hint="eastAsia" w:ascii="Times New Roman" w:hAnsi="Times New Roman" w:eastAsia="宋体" w:cs="Times New Roman"/>
                  <w:color w:val="000000"/>
                  <w:sz w:val="21"/>
                  <w:szCs w:val="24"/>
                  <w:vertAlign w:val="baseline"/>
                  <w:lang w:val="en-US" w:eastAsia="zh-CN" w:bidi="ar"/>
                  <w:rPrChange w:id="5799" w:author="P52s" w:date="2025-12-15T12:05:32Z">
                    <w:rPr>
                      <w:rFonts w:hint="eastAsia" w:ascii="方正仿宋_GBK" w:hAnsi="方正仿宋_GBK" w:eastAsia="方正仿宋_GBK" w:cs="方正仿宋_GBK"/>
                      <w:sz w:val="18"/>
                      <w:szCs w:val="18"/>
                      <w:vertAlign w:val="baseline"/>
                      <w:lang w:val="en-US" w:eastAsia="zh-CN"/>
                    </w:rPr>
                  </w:rPrChange>
                </w:rPr>
                <w:t>1</w:t>
              </w:r>
            </w:ins>
          </w:p>
        </w:tc>
        <w:tc>
          <w:tcPr>
            <w:tcW w:w="775" w:type="pct"/>
            <w:tcBorders>
              <w:top w:val="single" w:color="auto" w:sz="4" w:space="0"/>
              <w:left w:val="nil"/>
              <w:bottom w:val="nil"/>
              <w:right w:val="nil"/>
            </w:tcBorders>
            <w:tcPrChange w:id="5801" w:author="P52s" w:date="2025-12-15T12:29:41Z">
              <w:tcPr>
                <w:tcW w:w="961" w:type="dxa"/>
              </w:tcPr>
            </w:tcPrChange>
          </w:tcPr>
          <w:p>
            <w:pPr>
              <w:widowControl/>
              <w:numPr>
                <w:ilvl w:val="0"/>
                <w:numId w:val="0"/>
              </w:numPr>
              <w:textAlignment w:val="center"/>
              <w:rPr>
                <w:ins w:id="5803" w:author="P52s" w:date="2025-12-15T11:20:53Z"/>
                <w:rFonts w:hint="eastAsia" w:ascii="Times New Roman" w:hAnsi="Times New Roman" w:eastAsia="宋体" w:cs="Times New Roman"/>
                <w:color w:val="000000"/>
                <w:sz w:val="21"/>
                <w:szCs w:val="24"/>
                <w:vertAlign w:val="baseline"/>
                <w:lang w:val="en-US" w:eastAsia="zh-CN" w:bidi="ar"/>
                <w:rPrChange w:id="5804" w:author="P52s" w:date="2025-12-15T12:05:32Z">
                  <w:rPr>
                    <w:ins w:id="5805" w:author="P52s" w:date="2025-12-15T11:20:53Z"/>
                    <w:rFonts w:hint="eastAsia" w:ascii="方正仿宋_GBK" w:hAnsi="方正仿宋_GBK" w:eastAsia="方正仿宋_GBK" w:cs="方正仿宋_GBK"/>
                    <w:sz w:val="18"/>
                    <w:szCs w:val="18"/>
                    <w:vertAlign w:val="baseline"/>
                    <w:lang w:val="en-US" w:eastAsia="zh-CN"/>
                  </w:rPr>
                </w:rPrChange>
              </w:rPr>
              <w:pPrChange w:id="5802" w:author="P52s" w:date="2025-12-15T12:05:32Z">
                <w:pPr>
                  <w:numPr>
                    <w:ilvl w:val="0"/>
                    <w:numId w:val="0"/>
                  </w:numPr>
                </w:pPr>
              </w:pPrChange>
            </w:pPr>
            <w:ins w:id="5806" w:author="P52s" w:date="2025-12-15T11:20:53Z">
              <w:r>
                <w:rPr>
                  <w:rFonts w:hint="eastAsia" w:ascii="Times New Roman" w:hAnsi="Times New Roman" w:eastAsia="宋体" w:cs="Times New Roman"/>
                  <w:color w:val="000000"/>
                  <w:sz w:val="21"/>
                  <w:szCs w:val="24"/>
                  <w:vertAlign w:val="baseline"/>
                  <w:lang w:val="en-US" w:eastAsia="zh-CN" w:bidi="ar"/>
                  <w:rPrChange w:id="5807" w:author="P52s" w:date="2025-12-15T12:05:32Z">
                    <w:rPr>
                      <w:rFonts w:hint="eastAsia" w:ascii="方正仿宋_GBK" w:hAnsi="方正仿宋_GBK" w:eastAsia="方正仿宋_GBK" w:cs="方正仿宋_GBK"/>
                      <w:sz w:val="18"/>
                      <w:szCs w:val="18"/>
                      <w:vertAlign w:val="baseline"/>
                      <w:lang w:val="en-US" w:eastAsia="zh-CN"/>
                    </w:rPr>
                  </w:rPrChange>
                </w:rPr>
                <w:t>氢燃料</w:t>
              </w:r>
            </w:ins>
          </w:p>
        </w:tc>
        <w:tc>
          <w:tcPr>
            <w:tcW w:w="625" w:type="pct"/>
            <w:tcBorders>
              <w:top w:val="single" w:color="auto" w:sz="4" w:space="0"/>
              <w:left w:val="nil"/>
              <w:bottom w:val="nil"/>
              <w:right w:val="nil"/>
            </w:tcBorders>
            <w:tcPrChange w:id="5809" w:author="P52s" w:date="2025-12-15T12:29:41Z">
              <w:tcPr>
                <w:tcW w:w="774" w:type="dxa"/>
              </w:tcPr>
            </w:tcPrChange>
          </w:tcPr>
          <w:p>
            <w:pPr>
              <w:widowControl/>
              <w:numPr>
                <w:ilvl w:val="0"/>
                <w:numId w:val="0"/>
              </w:numPr>
              <w:textAlignment w:val="center"/>
              <w:rPr>
                <w:ins w:id="5811" w:author="P52s" w:date="2025-12-15T11:20:53Z"/>
                <w:rFonts w:hint="eastAsia" w:ascii="Times New Roman" w:hAnsi="Times New Roman" w:eastAsia="宋体" w:cs="Times New Roman"/>
                <w:color w:val="000000"/>
                <w:sz w:val="21"/>
                <w:szCs w:val="24"/>
                <w:vertAlign w:val="baseline"/>
                <w:lang w:val="en-US" w:eastAsia="zh-CN" w:bidi="ar"/>
                <w:rPrChange w:id="5812" w:author="P52s" w:date="2025-12-15T12:05:32Z">
                  <w:rPr>
                    <w:ins w:id="5813" w:author="P52s" w:date="2025-12-15T11:20:53Z"/>
                    <w:rFonts w:hint="default" w:ascii="方正仿宋_GBK" w:hAnsi="方正仿宋_GBK" w:eastAsia="方正仿宋_GBK" w:cs="方正仿宋_GBK"/>
                    <w:sz w:val="18"/>
                    <w:szCs w:val="18"/>
                    <w:vertAlign w:val="baseline"/>
                    <w:lang w:val="en-US" w:eastAsia="zh-CN"/>
                  </w:rPr>
                </w:rPrChange>
              </w:rPr>
              <w:pPrChange w:id="5810" w:author="P52s" w:date="2025-12-15T12:05:32Z">
                <w:pPr>
                  <w:numPr>
                    <w:ilvl w:val="0"/>
                    <w:numId w:val="0"/>
                  </w:numPr>
                </w:pPr>
              </w:pPrChange>
            </w:pPr>
            <w:ins w:id="5814" w:author="P52s" w:date="2025-12-15T11:22:24Z">
              <w:r>
                <w:rPr>
                  <w:rFonts w:hint="eastAsia" w:ascii="Times New Roman" w:hAnsi="Times New Roman" w:eastAsia="宋体" w:cs="Times New Roman"/>
                  <w:color w:val="000000"/>
                  <w:sz w:val="21"/>
                  <w:szCs w:val="24"/>
                  <w:vertAlign w:val="baseline"/>
                  <w:lang w:val="en-US" w:eastAsia="zh-CN" w:bidi="ar"/>
                  <w:rPrChange w:id="5815" w:author="P52s" w:date="2025-12-15T12:05:32Z">
                    <w:rPr>
                      <w:rFonts w:hint="eastAsia" w:ascii="方正仿宋_GBK" w:hAnsi="方正仿宋_GBK" w:eastAsia="方正仿宋_GBK" w:cs="方正仿宋_GBK"/>
                      <w:sz w:val="18"/>
                      <w:szCs w:val="18"/>
                      <w:vertAlign w:val="baseline"/>
                      <w:lang w:val="en-US" w:eastAsia="zh-CN"/>
                    </w:rPr>
                  </w:rPrChange>
                </w:rPr>
                <w:t>9</w:t>
              </w:r>
            </w:ins>
            <w:ins w:id="5817" w:author="P52s" w:date="2025-12-15T11:22:52Z">
              <w:r>
                <w:rPr>
                  <w:rFonts w:hint="eastAsia" w:ascii="Times New Roman" w:hAnsi="Times New Roman" w:eastAsia="宋体" w:cs="Times New Roman"/>
                  <w:color w:val="000000"/>
                  <w:sz w:val="21"/>
                  <w:szCs w:val="24"/>
                  <w:vertAlign w:val="baseline"/>
                  <w:lang w:val="en-US" w:eastAsia="zh-CN" w:bidi="ar"/>
                  <w:rPrChange w:id="5818"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single" w:color="auto" w:sz="4" w:space="0"/>
              <w:left w:val="nil"/>
              <w:bottom w:val="nil"/>
              <w:right w:val="nil"/>
            </w:tcBorders>
            <w:tcPrChange w:id="5820" w:author="P52s" w:date="2025-12-15T12:29:41Z">
              <w:tcPr>
                <w:tcW w:w="774" w:type="dxa"/>
              </w:tcPr>
            </w:tcPrChange>
          </w:tcPr>
          <w:p>
            <w:pPr>
              <w:widowControl/>
              <w:numPr>
                <w:ilvl w:val="0"/>
                <w:numId w:val="0"/>
              </w:numPr>
              <w:textAlignment w:val="center"/>
              <w:rPr>
                <w:ins w:id="5822" w:author="P52s" w:date="2025-12-15T11:20:53Z"/>
                <w:rFonts w:hint="eastAsia" w:ascii="Times New Roman" w:hAnsi="Times New Roman" w:eastAsia="宋体" w:cs="Times New Roman"/>
                <w:color w:val="000000"/>
                <w:sz w:val="21"/>
                <w:szCs w:val="24"/>
                <w:vertAlign w:val="baseline"/>
                <w:lang w:val="en-US" w:eastAsia="zh-CN" w:bidi="ar"/>
                <w:rPrChange w:id="5823" w:author="P52s" w:date="2025-12-15T12:05:32Z">
                  <w:rPr>
                    <w:ins w:id="5824" w:author="P52s" w:date="2025-12-15T11:20:53Z"/>
                    <w:rFonts w:hint="default" w:ascii="方正仿宋_GBK" w:hAnsi="方正仿宋_GBK" w:eastAsia="方正仿宋_GBK" w:cs="方正仿宋_GBK"/>
                    <w:sz w:val="18"/>
                    <w:szCs w:val="18"/>
                    <w:vertAlign w:val="baseline"/>
                    <w:lang w:val="en-US" w:eastAsia="zh-CN"/>
                  </w:rPr>
                </w:rPrChange>
              </w:rPr>
              <w:pPrChange w:id="5821" w:author="P52s" w:date="2025-12-15T12:05:32Z">
                <w:pPr>
                  <w:numPr>
                    <w:ilvl w:val="0"/>
                    <w:numId w:val="0"/>
                  </w:numPr>
                </w:pPr>
              </w:pPrChange>
            </w:pPr>
            <w:ins w:id="5825" w:author="P52s" w:date="2025-12-15T11:22:34Z">
              <w:r>
                <w:rPr>
                  <w:rFonts w:hint="eastAsia" w:ascii="Times New Roman" w:hAnsi="Times New Roman" w:eastAsia="宋体" w:cs="Times New Roman"/>
                  <w:color w:val="000000"/>
                  <w:sz w:val="21"/>
                  <w:szCs w:val="24"/>
                  <w:vertAlign w:val="baseline"/>
                  <w:lang w:val="en-US" w:eastAsia="zh-CN" w:bidi="ar"/>
                  <w:rPrChange w:id="5826" w:author="P52s" w:date="2025-12-15T12:05:32Z">
                    <w:rPr>
                      <w:rFonts w:hint="eastAsia" w:ascii="方正仿宋_GBK" w:hAnsi="方正仿宋_GBK" w:eastAsia="方正仿宋_GBK" w:cs="方正仿宋_GBK"/>
                      <w:sz w:val="18"/>
                      <w:szCs w:val="18"/>
                      <w:vertAlign w:val="baseline"/>
                      <w:lang w:val="en-US" w:eastAsia="zh-CN"/>
                    </w:rPr>
                  </w:rPrChange>
                </w:rPr>
                <w:t>5</w:t>
              </w:r>
            </w:ins>
            <w:ins w:id="5828" w:author="P52s" w:date="2025-12-15T11:22:53Z">
              <w:r>
                <w:rPr>
                  <w:rFonts w:hint="eastAsia" w:ascii="Times New Roman" w:hAnsi="Times New Roman" w:eastAsia="宋体" w:cs="Times New Roman"/>
                  <w:color w:val="000000"/>
                  <w:sz w:val="21"/>
                  <w:szCs w:val="24"/>
                  <w:vertAlign w:val="baseline"/>
                  <w:lang w:val="en-US" w:eastAsia="zh-CN" w:bidi="ar"/>
                  <w:rPrChange w:id="5829" w:author="P52s" w:date="2025-12-15T12:05:32Z">
                    <w:rPr>
                      <w:rFonts w:hint="eastAsia" w:ascii="方正仿宋_GBK" w:hAnsi="方正仿宋_GBK" w:eastAsia="方正仿宋_GBK" w:cs="方正仿宋_GBK"/>
                      <w:sz w:val="18"/>
                      <w:szCs w:val="18"/>
                      <w:vertAlign w:val="baseline"/>
                      <w:lang w:val="en-US" w:eastAsia="zh-CN"/>
                    </w:rPr>
                  </w:rPrChange>
                </w:rPr>
                <w:t>.</w:t>
              </w:r>
            </w:ins>
            <w:ins w:id="5831" w:author="P52s" w:date="2025-12-15T11:22:54Z">
              <w:r>
                <w:rPr>
                  <w:rFonts w:hint="eastAsia" w:ascii="Times New Roman" w:hAnsi="Times New Roman" w:eastAsia="宋体" w:cs="Times New Roman"/>
                  <w:color w:val="000000"/>
                  <w:sz w:val="21"/>
                  <w:szCs w:val="24"/>
                  <w:vertAlign w:val="baseline"/>
                  <w:lang w:val="en-US" w:eastAsia="zh-CN" w:bidi="ar"/>
                  <w:rPrChange w:id="5832"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single" w:color="auto" w:sz="4" w:space="0"/>
              <w:left w:val="nil"/>
              <w:bottom w:val="nil"/>
              <w:right w:val="nil"/>
            </w:tcBorders>
            <w:tcPrChange w:id="5834" w:author="P52s" w:date="2025-12-15T12:29:41Z">
              <w:tcPr>
                <w:tcW w:w="774" w:type="dxa"/>
              </w:tcPr>
            </w:tcPrChange>
          </w:tcPr>
          <w:p>
            <w:pPr>
              <w:widowControl/>
              <w:numPr>
                <w:ilvl w:val="0"/>
                <w:numId w:val="0"/>
              </w:numPr>
              <w:textAlignment w:val="center"/>
              <w:rPr>
                <w:ins w:id="5836" w:author="P52s" w:date="2025-12-15T11:20:53Z"/>
                <w:rFonts w:hint="eastAsia" w:ascii="Times New Roman" w:hAnsi="Times New Roman" w:eastAsia="宋体" w:cs="Times New Roman"/>
                <w:color w:val="000000"/>
                <w:sz w:val="21"/>
                <w:szCs w:val="24"/>
                <w:vertAlign w:val="baseline"/>
                <w:lang w:val="en-US" w:eastAsia="zh-CN" w:bidi="ar"/>
                <w:rPrChange w:id="5837" w:author="P52s" w:date="2025-12-15T12:05:32Z">
                  <w:rPr>
                    <w:ins w:id="5838" w:author="P52s" w:date="2025-12-15T11:20:53Z"/>
                    <w:rFonts w:hint="default" w:ascii="方正仿宋_GBK" w:hAnsi="方正仿宋_GBK" w:eastAsia="方正仿宋_GBK" w:cs="方正仿宋_GBK"/>
                    <w:sz w:val="18"/>
                    <w:szCs w:val="18"/>
                    <w:vertAlign w:val="baseline"/>
                    <w:lang w:val="en-US" w:eastAsia="zh-CN"/>
                  </w:rPr>
                </w:rPrChange>
              </w:rPr>
              <w:pPrChange w:id="5835" w:author="P52s" w:date="2025-12-15T12:05:32Z">
                <w:pPr>
                  <w:numPr>
                    <w:ilvl w:val="0"/>
                    <w:numId w:val="0"/>
                  </w:numPr>
                </w:pPr>
              </w:pPrChange>
            </w:pPr>
            <w:ins w:id="5839" w:author="P52s" w:date="2025-12-15T11:22:36Z">
              <w:r>
                <w:rPr>
                  <w:rFonts w:hint="eastAsia" w:ascii="Times New Roman" w:hAnsi="Times New Roman" w:eastAsia="宋体" w:cs="Times New Roman"/>
                  <w:color w:val="000000"/>
                  <w:sz w:val="21"/>
                  <w:szCs w:val="24"/>
                  <w:vertAlign w:val="baseline"/>
                  <w:lang w:val="en-US" w:eastAsia="zh-CN" w:bidi="ar"/>
                  <w:rPrChange w:id="5840" w:author="P52s" w:date="2025-12-15T12:05:32Z">
                    <w:rPr>
                      <w:rFonts w:hint="eastAsia" w:ascii="方正仿宋_GBK" w:hAnsi="方正仿宋_GBK" w:eastAsia="方正仿宋_GBK" w:cs="方正仿宋_GBK"/>
                      <w:sz w:val="18"/>
                      <w:szCs w:val="18"/>
                      <w:vertAlign w:val="baseline"/>
                      <w:lang w:val="en-US" w:eastAsia="zh-CN"/>
                    </w:rPr>
                  </w:rPrChange>
                </w:rPr>
                <w:t>-</w:t>
              </w:r>
            </w:ins>
            <w:ins w:id="5842" w:author="P52s" w:date="2025-12-15T11:22:37Z">
              <w:r>
                <w:rPr>
                  <w:rFonts w:hint="eastAsia" w:ascii="Times New Roman" w:hAnsi="Times New Roman" w:eastAsia="宋体" w:cs="Times New Roman"/>
                  <w:color w:val="000000"/>
                  <w:sz w:val="21"/>
                  <w:szCs w:val="24"/>
                  <w:vertAlign w:val="baseline"/>
                  <w:lang w:val="en-US" w:eastAsia="zh-CN" w:bidi="ar"/>
                  <w:rPrChange w:id="5843" w:author="P52s" w:date="2025-12-15T12:05:32Z">
                    <w:rPr>
                      <w:rFonts w:hint="eastAsia" w:ascii="方正仿宋_GBK" w:hAnsi="方正仿宋_GBK" w:eastAsia="方正仿宋_GBK" w:cs="方正仿宋_GBK"/>
                      <w:sz w:val="18"/>
                      <w:szCs w:val="18"/>
                      <w:vertAlign w:val="baseline"/>
                      <w:lang w:val="en-US" w:eastAsia="zh-CN"/>
                    </w:rPr>
                  </w:rPrChange>
                </w:rPr>
                <w:t>4</w:t>
              </w:r>
            </w:ins>
            <w:ins w:id="5845" w:author="P52s" w:date="2025-12-15T11:22:55Z">
              <w:r>
                <w:rPr>
                  <w:rFonts w:hint="eastAsia" w:ascii="Times New Roman" w:hAnsi="Times New Roman" w:eastAsia="宋体" w:cs="Times New Roman"/>
                  <w:color w:val="000000"/>
                  <w:sz w:val="21"/>
                  <w:szCs w:val="24"/>
                  <w:vertAlign w:val="baseline"/>
                  <w:lang w:val="en-US" w:eastAsia="zh-CN" w:bidi="ar"/>
                  <w:rPrChange w:id="5846"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single" w:color="auto" w:sz="4" w:space="0"/>
              <w:left w:val="nil"/>
              <w:bottom w:val="nil"/>
              <w:right w:val="nil"/>
            </w:tcBorders>
            <w:tcPrChange w:id="5848" w:author="P52s" w:date="2025-12-15T12:29:41Z">
              <w:tcPr>
                <w:tcW w:w="774" w:type="dxa"/>
              </w:tcPr>
            </w:tcPrChange>
          </w:tcPr>
          <w:p>
            <w:pPr>
              <w:widowControl/>
              <w:numPr>
                <w:ilvl w:val="0"/>
                <w:numId w:val="0"/>
              </w:numPr>
              <w:textAlignment w:val="center"/>
              <w:rPr>
                <w:ins w:id="5850" w:author="P52s" w:date="2025-12-15T11:20:53Z"/>
                <w:rFonts w:hint="eastAsia" w:ascii="Times New Roman" w:hAnsi="Times New Roman" w:eastAsia="宋体" w:cs="Times New Roman"/>
                <w:color w:val="000000"/>
                <w:sz w:val="21"/>
                <w:szCs w:val="24"/>
                <w:vertAlign w:val="baseline"/>
                <w:lang w:val="en-US" w:eastAsia="zh-CN" w:bidi="ar"/>
                <w:rPrChange w:id="5851" w:author="P52s" w:date="2025-12-15T12:05:32Z">
                  <w:rPr>
                    <w:ins w:id="5852" w:author="P52s" w:date="2025-12-15T11:20:53Z"/>
                    <w:rFonts w:hint="default" w:ascii="方正仿宋_GBK" w:hAnsi="方正仿宋_GBK" w:eastAsia="方正仿宋_GBK" w:cs="方正仿宋_GBK"/>
                    <w:sz w:val="18"/>
                    <w:szCs w:val="18"/>
                    <w:vertAlign w:val="baseline"/>
                    <w:lang w:val="en-US" w:eastAsia="zh-CN"/>
                  </w:rPr>
                </w:rPrChange>
              </w:rPr>
              <w:pPrChange w:id="5849" w:author="P52s" w:date="2025-12-15T12:05:32Z">
                <w:pPr>
                  <w:numPr>
                    <w:ilvl w:val="0"/>
                    <w:numId w:val="0"/>
                  </w:numPr>
                </w:pPr>
              </w:pPrChange>
            </w:pPr>
            <w:ins w:id="5853" w:author="P52s" w:date="2025-12-15T11:22:40Z">
              <w:r>
                <w:rPr>
                  <w:rFonts w:hint="eastAsia" w:ascii="Times New Roman" w:hAnsi="Times New Roman" w:eastAsia="宋体" w:cs="Times New Roman"/>
                  <w:color w:val="000000"/>
                  <w:sz w:val="21"/>
                  <w:szCs w:val="24"/>
                  <w:vertAlign w:val="baseline"/>
                  <w:lang w:val="en-US" w:eastAsia="zh-CN" w:bidi="ar"/>
                  <w:rPrChange w:id="5854" w:author="P52s" w:date="2025-12-15T12:05:32Z">
                    <w:rPr>
                      <w:rFonts w:hint="eastAsia" w:ascii="方正仿宋_GBK" w:hAnsi="方正仿宋_GBK" w:eastAsia="方正仿宋_GBK" w:cs="方正仿宋_GBK"/>
                      <w:sz w:val="18"/>
                      <w:szCs w:val="18"/>
                      <w:vertAlign w:val="baseline"/>
                      <w:lang w:val="en-US" w:eastAsia="zh-CN"/>
                    </w:rPr>
                  </w:rPrChange>
                </w:rPr>
                <w:t>7</w:t>
              </w:r>
            </w:ins>
            <w:ins w:id="5856" w:author="P52s" w:date="2025-12-15T11:22:41Z">
              <w:r>
                <w:rPr>
                  <w:rFonts w:hint="eastAsia" w:ascii="Times New Roman" w:hAnsi="Times New Roman" w:eastAsia="宋体" w:cs="Times New Roman"/>
                  <w:color w:val="000000"/>
                  <w:sz w:val="21"/>
                  <w:szCs w:val="24"/>
                  <w:vertAlign w:val="baseline"/>
                  <w:lang w:val="en-US" w:eastAsia="zh-CN" w:bidi="ar"/>
                  <w:rPrChange w:id="5857" w:author="P52s" w:date="2025-12-15T12:05:32Z">
                    <w:rPr>
                      <w:rFonts w:hint="eastAsia" w:ascii="方正仿宋_GBK" w:hAnsi="方正仿宋_GBK" w:eastAsia="方正仿宋_GBK" w:cs="方正仿宋_GBK"/>
                      <w:sz w:val="18"/>
                      <w:szCs w:val="18"/>
                      <w:vertAlign w:val="baseline"/>
                      <w:lang w:val="en-US" w:eastAsia="zh-CN"/>
                    </w:rPr>
                  </w:rPrChange>
                </w:rPr>
                <w:t>.6</w:t>
              </w:r>
            </w:ins>
            <w:ins w:id="5859" w:author="P52s" w:date="2025-12-15T11:22:56Z">
              <w:r>
                <w:rPr>
                  <w:rFonts w:hint="eastAsia" w:ascii="Times New Roman" w:hAnsi="Times New Roman" w:eastAsia="宋体" w:cs="Times New Roman"/>
                  <w:color w:val="000000"/>
                  <w:sz w:val="21"/>
                  <w:szCs w:val="24"/>
                  <w:vertAlign w:val="baseline"/>
                  <w:lang w:val="en-US" w:eastAsia="zh-CN" w:bidi="ar"/>
                  <w:rPrChange w:id="5860" w:author="P52s" w:date="2025-12-15T12:05:32Z">
                    <w:rPr>
                      <w:rFonts w:hint="eastAsia" w:ascii="方正仿宋_GBK" w:hAnsi="方正仿宋_GBK" w:eastAsia="方正仿宋_GBK" w:cs="方正仿宋_GBK"/>
                      <w:sz w:val="18"/>
                      <w:szCs w:val="18"/>
                      <w:vertAlign w:val="baseline"/>
                      <w:lang w:val="en-US" w:eastAsia="zh-CN"/>
                    </w:rPr>
                  </w:rPrChange>
                </w:rPr>
                <w:t>0</w:t>
              </w:r>
            </w:ins>
          </w:p>
        </w:tc>
        <w:tc>
          <w:tcPr>
            <w:tcW w:w="625" w:type="pct"/>
            <w:tcBorders>
              <w:top w:val="single" w:color="auto" w:sz="4" w:space="0"/>
              <w:left w:val="nil"/>
              <w:bottom w:val="nil"/>
              <w:right w:val="nil"/>
            </w:tcBorders>
            <w:tcPrChange w:id="5862" w:author="P52s" w:date="2025-12-15T12:29:41Z">
              <w:tcPr>
                <w:tcW w:w="774" w:type="dxa"/>
              </w:tcPr>
            </w:tcPrChange>
          </w:tcPr>
          <w:p>
            <w:pPr>
              <w:widowControl/>
              <w:numPr>
                <w:ilvl w:val="0"/>
                <w:numId w:val="0"/>
              </w:numPr>
              <w:textAlignment w:val="center"/>
              <w:rPr>
                <w:ins w:id="5864" w:author="P52s" w:date="2025-12-15T11:20:53Z"/>
                <w:rFonts w:hint="eastAsia" w:ascii="Times New Roman" w:hAnsi="Times New Roman" w:eastAsia="宋体" w:cs="Times New Roman"/>
                <w:color w:val="000000"/>
                <w:sz w:val="21"/>
                <w:szCs w:val="24"/>
                <w:vertAlign w:val="baseline"/>
                <w:lang w:val="en-US" w:eastAsia="zh-CN" w:bidi="ar"/>
                <w:rPrChange w:id="5865" w:author="P52s" w:date="2025-12-15T12:05:32Z">
                  <w:rPr>
                    <w:ins w:id="5866" w:author="P52s" w:date="2025-12-15T11:20:53Z"/>
                    <w:rFonts w:hint="default" w:ascii="方正仿宋_GBK" w:hAnsi="方正仿宋_GBK" w:eastAsia="方正仿宋_GBK" w:cs="方正仿宋_GBK"/>
                    <w:sz w:val="18"/>
                    <w:szCs w:val="18"/>
                    <w:vertAlign w:val="baseline"/>
                    <w:lang w:val="en-US" w:eastAsia="zh-CN"/>
                  </w:rPr>
                </w:rPrChange>
              </w:rPr>
              <w:pPrChange w:id="5863" w:author="P52s" w:date="2025-12-15T12:05:32Z">
                <w:pPr>
                  <w:numPr>
                    <w:ilvl w:val="0"/>
                    <w:numId w:val="0"/>
                  </w:numPr>
                </w:pPr>
              </w:pPrChange>
            </w:pPr>
            <w:ins w:id="5867" w:author="P52s" w:date="2025-12-15T11:22:44Z">
              <w:r>
                <w:rPr>
                  <w:rFonts w:hint="eastAsia" w:ascii="Times New Roman" w:hAnsi="Times New Roman" w:eastAsia="宋体" w:cs="Times New Roman"/>
                  <w:color w:val="000000"/>
                  <w:sz w:val="21"/>
                  <w:szCs w:val="24"/>
                  <w:vertAlign w:val="baseline"/>
                  <w:lang w:val="en-US" w:eastAsia="zh-CN" w:bidi="ar"/>
                  <w:rPrChange w:id="5868" w:author="P52s" w:date="2025-12-15T12:05:32Z">
                    <w:rPr>
                      <w:rFonts w:hint="eastAsia" w:ascii="方正仿宋_GBK" w:hAnsi="方正仿宋_GBK" w:eastAsia="方正仿宋_GBK" w:cs="方正仿宋_GBK"/>
                      <w:sz w:val="18"/>
                      <w:szCs w:val="18"/>
                      <w:vertAlign w:val="baseline"/>
                      <w:lang w:val="en-US" w:eastAsia="zh-CN"/>
                    </w:rPr>
                  </w:rPrChange>
                </w:rPr>
                <w:t>60</w:t>
              </w:r>
            </w:ins>
            <w:ins w:id="5870" w:author="P52s" w:date="2025-12-15T11:22:45Z">
              <w:r>
                <w:rPr>
                  <w:rFonts w:hint="eastAsia" w:ascii="Times New Roman" w:hAnsi="Times New Roman" w:eastAsia="宋体" w:cs="Times New Roman"/>
                  <w:color w:val="000000"/>
                  <w:sz w:val="21"/>
                  <w:szCs w:val="24"/>
                  <w:vertAlign w:val="baseline"/>
                  <w:lang w:val="en-US" w:eastAsia="zh-CN" w:bidi="ar"/>
                  <w:rPrChange w:id="5871" w:author="P52s" w:date="2025-12-15T12:05:32Z">
                    <w:rPr>
                      <w:rFonts w:hint="eastAsia" w:ascii="方正仿宋_GBK" w:hAnsi="方正仿宋_GBK" w:eastAsia="方正仿宋_GBK" w:cs="方正仿宋_GBK"/>
                      <w:sz w:val="18"/>
                      <w:szCs w:val="18"/>
                      <w:vertAlign w:val="baseline"/>
                      <w:lang w:val="en-US" w:eastAsia="zh-CN"/>
                    </w:rPr>
                  </w:rPrChange>
                </w:rPr>
                <w:t>.0</w:t>
              </w:r>
            </w:ins>
            <w:ins w:id="5873" w:author="P52s" w:date="2025-12-15T11:22:46Z">
              <w:r>
                <w:rPr>
                  <w:rFonts w:hint="eastAsia" w:ascii="Times New Roman" w:hAnsi="Times New Roman" w:eastAsia="宋体" w:cs="Times New Roman"/>
                  <w:color w:val="000000"/>
                  <w:sz w:val="21"/>
                  <w:szCs w:val="24"/>
                  <w:vertAlign w:val="baseline"/>
                  <w:lang w:val="en-US" w:eastAsia="zh-CN" w:bidi="ar"/>
                  <w:rPrChange w:id="5874" w:author="P52s" w:date="2025-12-15T12:05:32Z">
                    <w:rPr>
                      <w:rFonts w:hint="eastAsia" w:ascii="方正仿宋_GBK" w:hAnsi="方正仿宋_GBK" w:eastAsia="方正仿宋_GBK" w:cs="方正仿宋_GBK"/>
                      <w:sz w:val="18"/>
                      <w:szCs w:val="18"/>
                      <w:vertAlign w:val="baseline"/>
                      <w:lang w:val="en-US" w:eastAsia="zh-CN"/>
                    </w:rPr>
                  </w:rPrChange>
                </w:rPr>
                <w:t>0</w:t>
              </w:r>
            </w:ins>
          </w:p>
        </w:tc>
        <w:tc>
          <w:tcPr>
            <w:tcW w:w="625" w:type="pct"/>
            <w:tcBorders>
              <w:top w:val="single" w:color="auto" w:sz="4" w:space="0"/>
              <w:left w:val="nil"/>
              <w:bottom w:val="nil"/>
              <w:right w:val="nil"/>
            </w:tcBorders>
            <w:tcPrChange w:id="5876" w:author="P52s" w:date="2025-12-15T12:29:41Z">
              <w:tcPr>
                <w:tcW w:w="774" w:type="dxa"/>
              </w:tcPr>
            </w:tcPrChange>
          </w:tcPr>
          <w:p>
            <w:pPr>
              <w:widowControl/>
              <w:numPr>
                <w:ilvl w:val="0"/>
                <w:numId w:val="0"/>
              </w:numPr>
              <w:textAlignment w:val="center"/>
              <w:rPr>
                <w:ins w:id="5878" w:author="P52s" w:date="2025-12-15T11:20:53Z"/>
                <w:rFonts w:hint="eastAsia" w:ascii="Times New Roman" w:hAnsi="Times New Roman" w:eastAsia="宋体" w:cs="Times New Roman"/>
                <w:color w:val="000000"/>
                <w:sz w:val="21"/>
                <w:szCs w:val="24"/>
                <w:vertAlign w:val="baseline"/>
                <w:lang w:val="en-US" w:eastAsia="zh-CN" w:bidi="ar"/>
                <w:rPrChange w:id="5879" w:author="P52s" w:date="2025-12-15T12:05:32Z">
                  <w:rPr>
                    <w:ins w:id="5880" w:author="P52s" w:date="2025-12-15T11:20:53Z"/>
                    <w:rFonts w:hint="default" w:ascii="方正仿宋_GBK" w:hAnsi="方正仿宋_GBK" w:eastAsia="方正仿宋_GBK" w:cs="方正仿宋_GBK"/>
                    <w:sz w:val="18"/>
                    <w:szCs w:val="18"/>
                    <w:vertAlign w:val="baseline"/>
                    <w:lang w:val="en-US" w:eastAsia="zh-CN"/>
                  </w:rPr>
                </w:rPrChange>
              </w:rPr>
              <w:pPrChange w:id="5877" w:author="P52s" w:date="2025-12-15T12:05:32Z">
                <w:pPr>
                  <w:numPr>
                    <w:ilvl w:val="0"/>
                    <w:numId w:val="0"/>
                  </w:numPr>
                </w:pPr>
              </w:pPrChange>
            </w:pPr>
            <w:ins w:id="5881" w:author="P52s" w:date="2025-12-15T11:22:48Z">
              <w:r>
                <w:rPr>
                  <w:rFonts w:hint="eastAsia" w:ascii="Times New Roman" w:hAnsi="Times New Roman" w:eastAsia="宋体" w:cs="Times New Roman"/>
                  <w:color w:val="000000"/>
                  <w:sz w:val="21"/>
                  <w:szCs w:val="24"/>
                  <w:vertAlign w:val="baseline"/>
                  <w:lang w:val="en-US" w:eastAsia="zh-CN" w:bidi="ar"/>
                  <w:rPrChange w:id="5882" w:author="P52s" w:date="2025-12-15T12:05:32Z">
                    <w:rPr>
                      <w:rFonts w:hint="eastAsia" w:ascii="方正仿宋_GBK" w:hAnsi="方正仿宋_GBK" w:eastAsia="方正仿宋_GBK" w:cs="方正仿宋_GBK"/>
                      <w:sz w:val="18"/>
                      <w:szCs w:val="18"/>
                      <w:vertAlign w:val="baseline"/>
                      <w:lang w:val="en-US" w:eastAsia="zh-CN"/>
                    </w:rPr>
                  </w:rPrChange>
                </w:rPr>
                <w:t>22.</w:t>
              </w:r>
            </w:ins>
            <w:ins w:id="5884" w:author="P52s" w:date="2025-12-15T11:22:49Z">
              <w:r>
                <w:rPr>
                  <w:rFonts w:hint="eastAsia" w:ascii="Times New Roman" w:hAnsi="Times New Roman" w:eastAsia="宋体" w:cs="Times New Roman"/>
                  <w:color w:val="000000"/>
                  <w:sz w:val="21"/>
                  <w:szCs w:val="24"/>
                  <w:vertAlign w:val="baseline"/>
                  <w:lang w:val="en-US" w:eastAsia="zh-CN" w:bidi="ar"/>
                  <w:rPrChange w:id="5885" w:author="P52s" w:date="2025-12-15T12:05:32Z">
                    <w:rPr>
                      <w:rFonts w:hint="eastAsia" w:ascii="方正仿宋_GBK" w:hAnsi="方正仿宋_GBK" w:eastAsia="方正仿宋_GBK" w:cs="方正仿宋_GBK"/>
                      <w:sz w:val="18"/>
                      <w:szCs w:val="18"/>
                      <w:vertAlign w:val="baseline"/>
                      <w:lang w:val="en-US" w:eastAsia="zh-CN"/>
                    </w:rPr>
                  </w:rPrChange>
                </w:rPr>
                <w:t>2</w:t>
              </w:r>
            </w:ins>
            <w:ins w:id="5887" w:author="P52s" w:date="2025-12-15T11:22:50Z">
              <w:r>
                <w:rPr>
                  <w:rFonts w:hint="eastAsia" w:ascii="Times New Roman" w:hAnsi="Times New Roman" w:eastAsia="宋体" w:cs="Times New Roman"/>
                  <w:color w:val="000000"/>
                  <w:sz w:val="21"/>
                  <w:szCs w:val="24"/>
                  <w:vertAlign w:val="baseline"/>
                  <w:lang w:val="en-US" w:eastAsia="zh-CN" w:bidi="ar"/>
                  <w:rPrChange w:id="5888" w:author="P52s" w:date="2025-12-15T12:05:32Z">
                    <w:rPr>
                      <w:rFonts w:hint="eastAsia" w:ascii="方正仿宋_GBK" w:hAnsi="方正仿宋_GBK" w:eastAsia="方正仿宋_GBK" w:cs="方正仿宋_GBK"/>
                      <w:sz w:val="18"/>
                      <w:szCs w:val="18"/>
                      <w:vertAlign w:val="baseline"/>
                      <w:lang w:val="en-US" w:eastAsia="zh-CN"/>
                    </w:rPr>
                  </w:rPrChange>
                </w:rPr>
                <w:t>4</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891" w:author="P52s" w:date="2025-12-15T12:29:3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5890" w:author="P52s" w:date="2025-12-15T11:20:53Z"/>
        </w:trPr>
        <w:tc>
          <w:tcPr>
            <w:tcW w:w="473" w:type="pct"/>
            <w:tcBorders>
              <w:top w:val="nil"/>
              <w:left w:val="nil"/>
              <w:bottom w:val="nil"/>
              <w:right w:val="nil"/>
            </w:tcBorders>
            <w:tcPrChange w:id="5892" w:author="P52s" w:date="2025-12-15T12:29:35Z">
              <w:tcPr>
                <w:tcW w:w="587" w:type="dxa"/>
              </w:tcPr>
            </w:tcPrChange>
          </w:tcPr>
          <w:p>
            <w:pPr>
              <w:widowControl/>
              <w:numPr>
                <w:ilvl w:val="0"/>
                <w:numId w:val="0"/>
              </w:numPr>
              <w:textAlignment w:val="center"/>
              <w:rPr>
                <w:ins w:id="5894" w:author="P52s" w:date="2025-12-15T11:20:53Z"/>
                <w:rFonts w:hint="eastAsia" w:ascii="Times New Roman" w:hAnsi="Times New Roman" w:eastAsia="宋体" w:cs="Times New Roman"/>
                <w:color w:val="000000"/>
                <w:sz w:val="21"/>
                <w:szCs w:val="24"/>
                <w:vertAlign w:val="baseline"/>
                <w:lang w:val="en-US" w:eastAsia="zh-CN" w:bidi="ar"/>
                <w:rPrChange w:id="5895" w:author="P52s" w:date="2025-12-15T12:05:32Z">
                  <w:rPr>
                    <w:ins w:id="5896" w:author="P52s" w:date="2025-12-15T11:20:53Z"/>
                    <w:rFonts w:hint="eastAsia" w:ascii="方正仿宋_GBK" w:hAnsi="方正仿宋_GBK" w:eastAsia="方正仿宋_GBK" w:cs="方正仿宋_GBK"/>
                    <w:sz w:val="18"/>
                    <w:szCs w:val="18"/>
                    <w:vertAlign w:val="baseline"/>
                    <w:lang w:val="en-US" w:eastAsia="zh-CN"/>
                  </w:rPr>
                </w:rPrChange>
              </w:rPr>
              <w:pPrChange w:id="5893" w:author="P52s" w:date="2025-12-15T12:05:32Z">
                <w:pPr>
                  <w:numPr>
                    <w:ilvl w:val="0"/>
                    <w:numId w:val="0"/>
                  </w:numPr>
                </w:pPr>
              </w:pPrChange>
            </w:pPr>
            <w:ins w:id="5897" w:author="P52s" w:date="2025-12-15T11:20:53Z">
              <w:r>
                <w:rPr>
                  <w:rFonts w:hint="eastAsia" w:ascii="Times New Roman" w:hAnsi="Times New Roman" w:eastAsia="宋体" w:cs="Times New Roman"/>
                  <w:color w:val="000000"/>
                  <w:sz w:val="21"/>
                  <w:szCs w:val="24"/>
                  <w:vertAlign w:val="baseline"/>
                  <w:lang w:val="en-US" w:eastAsia="zh-CN" w:bidi="ar"/>
                  <w:rPrChange w:id="5898" w:author="P52s" w:date="2025-12-15T12:05:32Z">
                    <w:rPr>
                      <w:rFonts w:hint="eastAsia" w:ascii="方正仿宋_GBK" w:hAnsi="方正仿宋_GBK" w:eastAsia="方正仿宋_GBK" w:cs="方正仿宋_GBK"/>
                      <w:sz w:val="18"/>
                      <w:szCs w:val="18"/>
                      <w:vertAlign w:val="baseline"/>
                      <w:lang w:val="en-US" w:eastAsia="zh-CN"/>
                    </w:rPr>
                  </w:rPrChange>
                </w:rPr>
                <w:t>2</w:t>
              </w:r>
            </w:ins>
          </w:p>
        </w:tc>
        <w:tc>
          <w:tcPr>
            <w:tcW w:w="775" w:type="pct"/>
            <w:tcBorders>
              <w:top w:val="nil"/>
              <w:left w:val="nil"/>
              <w:bottom w:val="nil"/>
              <w:right w:val="nil"/>
            </w:tcBorders>
            <w:tcPrChange w:id="5900" w:author="P52s" w:date="2025-12-15T12:29:35Z">
              <w:tcPr>
                <w:tcW w:w="961" w:type="dxa"/>
              </w:tcPr>
            </w:tcPrChange>
          </w:tcPr>
          <w:p>
            <w:pPr>
              <w:widowControl/>
              <w:numPr>
                <w:ilvl w:val="0"/>
                <w:numId w:val="0"/>
              </w:numPr>
              <w:textAlignment w:val="center"/>
              <w:rPr>
                <w:ins w:id="5902" w:author="P52s" w:date="2025-12-15T11:20:53Z"/>
                <w:rFonts w:hint="eastAsia" w:ascii="Times New Roman" w:hAnsi="Times New Roman" w:eastAsia="宋体" w:cs="Times New Roman"/>
                <w:color w:val="000000"/>
                <w:sz w:val="21"/>
                <w:szCs w:val="24"/>
                <w:vertAlign w:val="baseline"/>
                <w:lang w:val="en-US" w:eastAsia="zh-CN" w:bidi="ar"/>
                <w:rPrChange w:id="5903" w:author="P52s" w:date="2025-12-15T12:05:32Z">
                  <w:rPr>
                    <w:ins w:id="5904" w:author="P52s" w:date="2025-12-15T11:20:53Z"/>
                    <w:rFonts w:hint="eastAsia" w:ascii="方正仿宋_GBK" w:hAnsi="方正仿宋_GBK" w:eastAsia="方正仿宋_GBK" w:cs="方正仿宋_GBK"/>
                    <w:sz w:val="18"/>
                    <w:szCs w:val="18"/>
                    <w:vertAlign w:val="baseline"/>
                    <w:lang w:val="en-US" w:eastAsia="zh-CN"/>
                  </w:rPr>
                </w:rPrChange>
              </w:rPr>
              <w:pPrChange w:id="5901" w:author="P52s" w:date="2025-12-15T12:05:32Z">
                <w:pPr>
                  <w:numPr>
                    <w:ilvl w:val="0"/>
                    <w:numId w:val="0"/>
                  </w:numPr>
                </w:pPr>
              </w:pPrChange>
            </w:pPr>
            <w:ins w:id="5905" w:author="P52s" w:date="2025-12-15T11:20:53Z">
              <w:r>
                <w:rPr>
                  <w:rFonts w:hint="eastAsia" w:ascii="Times New Roman" w:hAnsi="Times New Roman" w:eastAsia="宋体" w:cs="Times New Roman"/>
                  <w:color w:val="000000"/>
                  <w:sz w:val="21"/>
                  <w:szCs w:val="24"/>
                  <w:vertAlign w:val="baseline"/>
                  <w:lang w:val="en-US" w:eastAsia="zh-CN" w:bidi="ar"/>
                  <w:rPrChange w:id="5906" w:author="P52s" w:date="2025-12-15T12:05:32Z">
                    <w:rPr>
                      <w:rFonts w:hint="eastAsia" w:ascii="方正仿宋_GBK" w:hAnsi="方正仿宋_GBK" w:eastAsia="方正仿宋_GBK" w:cs="方正仿宋_GBK"/>
                      <w:sz w:val="18"/>
                      <w:szCs w:val="18"/>
                      <w:vertAlign w:val="baseline"/>
                      <w:lang w:val="en-US" w:eastAsia="zh-CN"/>
                    </w:rPr>
                  </w:rPrChange>
                </w:rPr>
                <w:t>铁硫</w:t>
              </w:r>
            </w:ins>
          </w:p>
        </w:tc>
        <w:tc>
          <w:tcPr>
            <w:tcW w:w="625" w:type="pct"/>
            <w:tcBorders>
              <w:top w:val="nil"/>
              <w:left w:val="nil"/>
              <w:bottom w:val="nil"/>
              <w:right w:val="nil"/>
            </w:tcBorders>
            <w:tcPrChange w:id="5908" w:author="P52s" w:date="2025-12-15T12:29:35Z">
              <w:tcPr>
                <w:tcW w:w="774" w:type="dxa"/>
              </w:tcPr>
            </w:tcPrChange>
          </w:tcPr>
          <w:p>
            <w:pPr>
              <w:widowControl/>
              <w:numPr>
                <w:ilvl w:val="0"/>
                <w:numId w:val="0"/>
              </w:numPr>
              <w:textAlignment w:val="center"/>
              <w:rPr>
                <w:ins w:id="5910" w:author="P52s" w:date="2025-12-15T11:20:53Z"/>
                <w:rFonts w:hint="eastAsia" w:ascii="Times New Roman" w:hAnsi="Times New Roman" w:eastAsia="宋体" w:cs="Times New Roman"/>
                <w:color w:val="000000"/>
                <w:sz w:val="21"/>
                <w:szCs w:val="24"/>
                <w:vertAlign w:val="baseline"/>
                <w:lang w:val="en-US" w:eastAsia="zh-CN" w:bidi="ar"/>
                <w:rPrChange w:id="5911" w:author="P52s" w:date="2025-12-15T12:05:32Z">
                  <w:rPr>
                    <w:ins w:id="5912" w:author="P52s" w:date="2025-12-15T11:20:53Z"/>
                    <w:rFonts w:hint="default" w:ascii="方正仿宋_GBK" w:hAnsi="方正仿宋_GBK" w:eastAsia="方正仿宋_GBK" w:cs="方正仿宋_GBK"/>
                    <w:sz w:val="18"/>
                    <w:szCs w:val="18"/>
                    <w:vertAlign w:val="baseline"/>
                    <w:lang w:val="en-US" w:eastAsia="zh-CN"/>
                  </w:rPr>
                </w:rPrChange>
              </w:rPr>
              <w:pPrChange w:id="5909" w:author="P52s" w:date="2025-12-15T12:05:32Z">
                <w:pPr>
                  <w:numPr>
                    <w:ilvl w:val="0"/>
                    <w:numId w:val="0"/>
                  </w:numPr>
                </w:pPr>
              </w:pPrChange>
            </w:pPr>
            <w:ins w:id="5913" w:author="P52s" w:date="2025-12-15T11:23:36Z">
              <w:r>
                <w:rPr>
                  <w:rFonts w:hint="eastAsia" w:ascii="Times New Roman" w:hAnsi="Times New Roman" w:eastAsia="宋体" w:cs="Times New Roman"/>
                  <w:color w:val="000000"/>
                  <w:sz w:val="21"/>
                  <w:szCs w:val="24"/>
                  <w:vertAlign w:val="baseline"/>
                  <w:lang w:val="en-US" w:eastAsia="zh-CN" w:bidi="ar"/>
                  <w:rPrChange w:id="5914" w:author="P52s" w:date="2025-12-15T12:05:32Z">
                    <w:rPr>
                      <w:rFonts w:hint="eastAsia" w:ascii="方正仿宋_GBK" w:hAnsi="方正仿宋_GBK" w:eastAsia="方正仿宋_GBK" w:cs="方正仿宋_GBK"/>
                      <w:sz w:val="18"/>
                      <w:szCs w:val="18"/>
                      <w:vertAlign w:val="baseline"/>
                      <w:lang w:val="en-US" w:eastAsia="zh-CN"/>
                    </w:rPr>
                  </w:rPrChange>
                </w:rPr>
                <w:t>6.</w:t>
              </w:r>
            </w:ins>
            <w:ins w:id="5916" w:author="P52s" w:date="2025-12-15T11:23:37Z">
              <w:r>
                <w:rPr>
                  <w:rFonts w:hint="eastAsia" w:ascii="Times New Roman" w:hAnsi="Times New Roman" w:eastAsia="宋体" w:cs="Times New Roman"/>
                  <w:color w:val="000000"/>
                  <w:sz w:val="21"/>
                  <w:szCs w:val="24"/>
                  <w:vertAlign w:val="baseline"/>
                  <w:lang w:val="en-US" w:eastAsia="zh-CN" w:bidi="ar"/>
                  <w:rPrChange w:id="5917"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5919" w:author="P52s" w:date="2025-12-15T12:29:35Z">
              <w:tcPr>
                <w:tcW w:w="774" w:type="dxa"/>
              </w:tcPr>
            </w:tcPrChange>
          </w:tcPr>
          <w:p>
            <w:pPr>
              <w:widowControl/>
              <w:numPr>
                <w:ilvl w:val="0"/>
                <w:numId w:val="0"/>
              </w:numPr>
              <w:textAlignment w:val="center"/>
              <w:rPr>
                <w:ins w:id="5921" w:author="P52s" w:date="2025-12-15T11:20:53Z"/>
                <w:rFonts w:hint="eastAsia" w:ascii="Times New Roman" w:hAnsi="Times New Roman" w:eastAsia="宋体" w:cs="Times New Roman"/>
                <w:color w:val="000000"/>
                <w:sz w:val="21"/>
                <w:szCs w:val="24"/>
                <w:vertAlign w:val="baseline"/>
                <w:lang w:val="en-US" w:eastAsia="zh-CN" w:bidi="ar"/>
                <w:rPrChange w:id="5922" w:author="P52s" w:date="2025-12-15T12:05:32Z">
                  <w:rPr>
                    <w:ins w:id="5923" w:author="P52s" w:date="2025-12-15T11:20:53Z"/>
                    <w:rFonts w:hint="default" w:ascii="方正仿宋_GBK" w:hAnsi="方正仿宋_GBK" w:eastAsia="方正仿宋_GBK" w:cs="方正仿宋_GBK"/>
                    <w:sz w:val="18"/>
                    <w:szCs w:val="18"/>
                    <w:vertAlign w:val="baseline"/>
                    <w:lang w:val="en-US" w:eastAsia="zh-CN"/>
                  </w:rPr>
                </w:rPrChange>
              </w:rPr>
              <w:pPrChange w:id="5920" w:author="P52s" w:date="2025-12-15T12:05:32Z">
                <w:pPr>
                  <w:numPr>
                    <w:ilvl w:val="0"/>
                    <w:numId w:val="0"/>
                  </w:numPr>
                </w:pPr>
              </w:pPrChange>
            </w:pPr>
            <w:ins w:id="5924" w:author="P52s" w:date="2025-12-15T11:23:39Z">
              <w:r>
                <w:rPr>
                  <w:rFonts w:hint="eastAsia" w:ascii="Times New Roman" w:hAnsi="Times New Roman" w:eastAsia="宋体" w:cs="Times New Roman"/>
                  <w:color w:val="000000"/>
                  <w:sz w:val="21"/>
                  <w:szCs w:val="24"/>
                  <w:vertAlign w:val="baseline"/>
                  <w:lang w:val="en-US" w:eastAsia="zh-CN" w:bidi="ar"/>
                  <w:rPrChange w:id="5925" w:author="P52s" w:date="2025-12-15T12:05:32Z">
                    <w:rPr>
                      <w:rFonts w:hint="eastAsia" w:ascii="方正仿宋_GBK" w:hAnsi="方正仿宋_GBK" w:eastAsia="方正仿宋_GBK" w:cs="方正仿宋_GBK"/>
                      <w:sz w:val="18"/>
                      <w:szCs w:val="18"/>
                      <w:vertAlign w:val="baseline"/>
                      <w:lang w:val="en-US" w:eastAsia="zh-CN"/>
                    </w:rPr>
                  </w:rPrChange>
                </w:rPr>
                <w:t>5</w:t>
              </w:r>
            </w:ins>
            <w:ins w:id="5927" w:author="P52s" w:date="2025-12-15T11:23:40Z">
              <w:r>
                <w:rPr>
                  <w:rFonts w:hint="eastAsia" w:ascii="Times New Roman" w:hAnsi="Times New Roman" w:eastAsia="宋体" w:cs="Times New Roman"/>
                  <w:color w:val="000000"/>
                  <w:sz w:val="21"/>
                  <w:szCs w:val="24"/>
                  <w:vertAlign w:val="baseline"/>
                  <w:lang w:val="en-US" w:eastAsia="zh-CN" w:bidi="ar"/>
                  <w:rPrChange w:id="5928"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5930" w:author="P52s" w:date="2025-12-15T12:29:35Z">
              <w:tcPr>
                <w:tcW w:w="774" w:type="dxa"/>
              </w:tcPr>
            </w:tcPrChange>
          </w:tcPr>
          <w:p>
            <w:pPr>
              <w:widowControl/>
              <w:numPr>
                <w:ilvl w:val="0"/>
                <w:numId w:val="0"/>
              </w:numPr>
              <w:textAlignment w:val="center"/>
              <w:rPr>
                <w:ins w:id="5932" w:author="P52s" w:date="2025-12-15T11:20:53Z"/>
                <w:rFonts w:hint="eastAsia" w:ascii="Times New Roman" w:hAnsi="Times New Roman" w:eastAsia="宋体" w:cs="Times New Roman"/>
                <w:color w:val="000000"/>
                <w:sz w:val="21"/>
                <w:szCs w:val="24"/>
                <w:vertAlign w:val="baseline"/>
                <w:lang w:val="en-US" w:eastAsia="zh-CN" w:bidi="ar"/>
                <w:rPrChange w:id="5933" w:author="P52s" w:date="2025-12-15T12:05:32Z">
                  <w:rPr>
                    <w:ins w:id="5934" w:author="P52s" w:date="2025-12-15T11:20:53Z"/>
                    <w:rFonts w:hint="default" w:ascii="方正仿宋_GBK" w:hAnsi="方正仿宋_GBK" w:eastAsia="方正仿宋_GBK" w:cs="方正仿宋_GBK"/>
                    <w:sz w:val="18"/>
                    <w:szCs w:val="18"/>
                    <w:vertAlign w:val="baseline"/>
                    <w:lang w:val="en-US" w:eastAsia="zh-CN"/>
                  </w:rPr>
                </w:rPrChange>
              </w:rPr>
              <w:pPrChange w:id="5931" w:author="P52s" w:date="2025-12-15T12:05:32Z">
                <w:pPr>
                  <w:numPr>
                    <w:ilvl w:val="0"/>
                    <w:numId w:val="0"/>
                  </w:numPr>
                </w:pPr>
              </w:pPrChange>
            </w:pPr>
            <w:ins w:id="5935" w:author="P52s" w:date="2025-12-15T11:23:43Z">
              <w:r>
                <w:rPr>
                  <w:rFonts w:hint="eastAsia" w:ascii="Times New Roman" w:hAnsi="Times New Roman" w:eastAsia="宋体" w:cs="Times New Roman"/>
                  <w:color w:val="000000"/>
                  <w:sz w:val="21"/>
                  <w:szCs w:val="24"/>
                  <w:vertAlign w:val="baseline"/>
                  <w:lang w:val="en-US" w:eastAsia="zh-CN" w:bidi="ar"/>
                  <w:rPrChange w:id="5936" w:author="P52s" w:date="2025-12-15T12:05:32Z">
                    <w:rPr>
                      <w:rFonts w:hint="eastAsia" w:ascii="方正仿宋_GBK" w:hAnsi="方正仿宋_GBK" w:eastAsia="方正仿宋_GBK" w:cs="方正仿宋_GBK"/>
                      <w:sz w:val="18"/>
                      <w:szCs w:val="18"/>
                      <w:vertAlign w:val="baseline"/>
                      <w:lang w:val="en-US" w:eastAsia="zh-CN"/>
                    </w:rPr>
                  </w:rPrChange>
                </w:rPr>
                <w:t>-1</w:t>
              </w:r>
            </w:ins>
            <w:ins w:id="5938" w:author="P52s" w:date="2025-12-15T11:23:44Z">
              <w:r>
                <w:rPr>
                  <w:rFonts w:hint="eastAsia" w:ascii="Times New Roman" w:hAnsi="Times New Roman" w:eastAsia="宋体" w:cs="Times New Roman"/>
                  <w:color w:val="000000"/>
                  <w:sz w:val="21"/>
                  <w:szCs w:val="24"/>
                  <w:vertAlign w:val="baseline"/>
                  <w:lang w:val="en-US" w:eastAsia="zh-CN" w:bidi="ar"/>
                  <w:rPrChange w:id="5939"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5941" w:author="P52s" w:date="2025-12-15T12:29:35Z">
              <w:tcPr>
                <w:tcW w:w="774" w:type="dxa"/>
              </w:tcPr>
            </w:tcPrChange>
          </w:tcPr>
          <w:p>
            <w:pPr>
              <w:widowControl/>
              <w:numPr>
                <w:ilvl w:val="0"/>
                <w:numId w:val="0"/>
              </w:numPr>
              <w:textAlignment w:val="center"/>
              <w:rPr>
                <w:ins w:id="5943" w:author="P52s" w:date="2025-12-15T11:20:53Z"/>
                <w:rFonts w:hint="eastAsia" w:ascii="Times New Roman" w:hAnsi="Times New Roman" w:eastAsia="宋体" w:cs="Times New Roman"/>
                <w:color w:val="000000"/>
                <w:sz w:val="21"/>
                <w:szCs w:val="24"/>
                <w:vertAlign w:val="baseline"/>
                <w:lang w:val="en-US" w:eastAsia="zh-CN" w:bidi="ar"/>
                <w:rPrChange w:id="5944" w:author="P52s" w:date="2025-12-15T12:05:32Z">
                  <w:rPr>
                    <w:ins w:id="5945" w:author="P52s" w:date="2025-12-15T11:20:53Z"/>
                    <w:rFonts w:hint="default" w:ascii="方正仿宋_GBK" w:hAnsi="方正仿宋_GBK" w:eastAsia="方正仿宋_GBK" w:cs="方正仿宋_GBK"/>
                    <w:sz w:val="18"/>
                    <w:szCs w:val="18"/>
                    <w:vertAlign w:val="baseline"/>
                    <w:lang w:val="en-US" w:eastAsia="zh-CN"/>
                  </w:rPr>
                </w:rPrChange>
              </w:rPr>
              <w:pPrChange w:id="5942" w:author="P52s" w:date="2025-12-15T12:05:32Z">
                <w:pPr>
                  <w:numPr>
                    <w:ilvl w:val="0"/>
                    <w:numId w:val="0"/>
                  </w:numPr>
                </w:pPr>
              </w:pPrChange>
            </w:pPr>
            <w:ins w:id="5946" w:author="P52s" w:date="2025-12-15T11:23:47Z">
              <w:r>
                <w:rPr>
                  <w:rFonts w:hint="eastAsia" w:ascii="Times New Roman" w:hAnsi="Times New Roman" w:eastAsia="宋体" w:cs="Times New Roman"/>
                  <w:color w:val="000000"/>
                  <w:sz w:val="21"/>
                  <w:szCs w:val="24"/>
                  <w:vertAlign w:val="baseline"/>
                  <w:lang w:val="en-US" w:eastAsia="zh-CN" w:bidi="ar"/>
                  <w:rPrChange w:id="5947" w:author="P52s" w:date="2025-12-15T12:05:32Z">
                    <w:rPr>
                      <w:rFonts w:hint="eastAsia" w:ascii="方正仿宋_GBK" w:hAnsi="方正仿宋_GBK" w:eastAsia="方正仿宋_GBK" w:cs="方正仿宋_GBK"/>
                      <w:sz w:val="18"/>
                      <w:szCs w:val="18"/>
                      <w:vertAlign w:val="baseline"/>
                      <w:lang w:val="en-US" w:eastAsia="zh-CN"/>
                    </w:rPr>
                  </w:rPrChange>
                </w:rPr>
                <w:t>0.</w:t>
              </w:r>
            </w:ins>
            <w:ins w:id="5949" w:author="P52s" w:date="2025-12-15T11:23:48Z">
              <w:r>
                <w:rPr>
                  <w:rFonts w:hint="eastAsia" w:ascii="Times New Roman" w:hAnsi="Times New Roman" w:eastAsia="宋体" w:cs="Times New Roman"/>
                  <w:color w:val="000000"/>
                  <w:sz w:val="21"/>
                  <w:szCs w:val="24"/>
                  <w:vertAlign w:val="baseline"/>
                  <w:lang w:val="en-US" w:eastAsia="zh-CN" w:bidi="ar"/>
                  <w:rPrChange w:id="5950" w:author="P52s" w:date="2025-12-15T12:05:32Z">
                    <w:rPr>
                      <w:rFonts w:hint="eastAsia" w:ascii="方正仿宋_GBK" w:hAnsi="方正仿宋_GBK" w:eastAsia="方正仿宋_GBK" w:cs="方正仿宋_GBK"/>
                      <w:sz w:val="18"/>
                      <w:szCs w:val="18"/>
                      <w:vertAlign w:val="baseline"/>
                      <w:lang w:val="en-US" w:eastAsia="zh-CN"/>
                    </w:rPr>
                  </w:rPrChange>
                </w:rPr>
                <w:t>92</w:t>
              </w:r>
            </w:ins>
          </w:p>
        </w:tc>
        <w:tc>
          <w:tcPr>
            <w:tcW w:w="625" w:type="pct"/>
            <w:tcBorders>
              <w:top w:val="nil"/>
              <w:left w:val="nil"/>
              <w:bottom w:val="nil"/>
              <w:right w:val="nil"/>
            </w:tcBorders>
            <w:tcPrChange w:id="5952" w:author="P52s" w:date="2025-12-15T12:29:35Z">
              <w:tcPr>
                <w:tcW w:w="774" w:type="dxa"/>
              </w:tcPr>
            </w:tcPrChange>
          </w:tcPr>
          <w:p>
            <w:pPr>
              <w:widowControl/>
              <w:numPr>
                <w:ilvl w:val="0"/>
                <w:numId w:val="0"/>
              </w:numPr>
              <w:textAlignment w:val="center"/>
              <w:rPr>
                <w:ins w:id="5954" w:author="P52s" w:date="2025-12-15T11:20:53Z"/>
                <w:rFonts w:hint="eastAsia" w:ascii="Times New Roman" w:hAnsi="Times New Roman" w:eastAsia="宋体" w:cs="Times New Roman"/>
                <w:color w:val="000000"/>
                <w:sz w:val="21"/>
                <w:szCs w:val="24"/>
                <w:vertAlign w:val="baseline"/>
                <w:lang w:val="en-US" w:eastAsia="zh-CN" w:bidi="ar"/>
                <w:rPrChange w:id="5955" w:author="P52s" w:date="2025-12-15T12:05:32Z">
                  <w:rPr>
                    <w:ins w:id="5956" w:author="P52s" w:date="2025-12-15T11:20:53Z"/>
                    <w:rFonts w:hint="default" w:ascii="方正仿宋_GBK" w:hAnsi="方正仿宋_GBK" w:eastAsia="方正仿宋_GBK" w:cs="方正仿宋_GBK"/>
                    <w:sz w:val="18"/>
                    <w:szCs w:val="18"/>
                    <w:vertAlign w:val="baseline"/>
                    <w:lang w:val="en-US" w:eastAsia="zh-CN"/>
                  </w:rPr>
                </w:rPrChange>
              </w:rPr>
              <w:pPrChange w:id="5953" w:author="P52s" w:date="2025-12-15T12:05:32Z">
                <w:pPr>
                  <w:numPr>
                    <w:ilvl w:val="0"/>
                    <w:numId w:val="0"/>
                  </w:numPr>
                </w:pPr>
              </w:pPrChange>
            </w:pPr>
            <w:ins w:id="5957" w:author="P52s" w:date="2025-12-15T11:23:51Z">
              <w:r>
                <w:rPr>
                  <w:rFonts w:hint="eastAsia" w:ascii="Times New Roman" w:hAnsi="Times New Roman" w:eastAsia="宋体" w:cs="Times New Roman"/>
                  <w:color w:val="000000"/>
                  <w:sz w:val="21"/>
                  <w:szCs w:val="24"/>
                  <w:vertAlign w:val="baseline"/>
                  <w:lang w:val="en-US" w:eastAsia="zh-CN" w:bidi="ar"/>
                  <w:rPrChange w:id="5958" w:author="P52s" w:date="2025-12-15T12:05:32Z">
                    <w:rPr>
                      <w:rFonts w:hint="eastAsia" w:ascii="方正仿宋_GBK" w:hAnsi="方正仿宋_GBK" w:eastAsia="方正仿宋_GBK" w:cs="方正仿宋_GBK"/>
                      <w:sz w:val="18"/>
                      <w:szCs w:val="18"/>
                      <w:vertAlign w:val="baseline"/>
                      <w:lang w:val="en-US" w:eastAsia="zh-CN"/>
                    </w:rPr>
                  </w:rPrChange>
                </w:rPr>
                <w:t>5.0</w:t>
              </w:r>
            </w:ins>
            <w:ins w:id="5960" w:author="P52s" w:date="2025-12-15T11:23:52Z">
              <w:r>
                <w:rPr>
                  <w:rFonts w:hint="eastAsia" w:ascii="Times New Roman" w:hAnsi="Times New Roman" w:eastAsia="宋体" w:cs="Times New Roman"/>
                  <w:color w:val="000000"/>
                  <w:sz w:val="21"/>
                  <w:szCs w:val="24"/>
                  <w:vertAlign w:val="baseline"/>
                  <w:lang w:val="en-US" w:eastAsia="zh-CN" w:bidi="ar"/>
                  <w:rPrChange w:id="5961" w:author="P52s" w:date="2025-12-15T12:05:32Z">
                    <w:rPr>
                      <w:rFonts w:hint="eastAsia" w:ascii="方正仿宋_GBK" w:hAnsi="方正仿宋_GBK" w:eastAsia="方正仿宋_GBK" w:cs="方正仿宋_GBK"/>
                      <w:sz w:val="18"/>
                      <w:szCs w:val="18"/>
                      <w:vertAlign w:val="baseline"/>
                      <w:lang w:val="en-US" w:eastAsia="zh-CN"/>
                    </w:rPr>
                  </w:rPrChange>
                </w:rPr>
                <w:t>0</w:t>
              </w:r>
            </w:ins>
          </w:p>
        </w:tc>
        <w:tc>
          <w:tcPr>
            <w:tcW w:w="625" w:type="pct"/>
            <w:tcBorders>
              <w:top w:val="nil"/>
              <w:left w:val="nil"/>
              <w:bottom w:val="nil"/>
              <w:right w:val="nil"/>
            </w:tcBorders>
            <w:tcPrChange w:id="5963" w:author="P52s" w:date="2025-12-15T12:29:35Z">
              <w:tcPr>
                <w:tcW w:w="774" w:type="dxa"/>
              </w:tcPr>
            </w:tcPrChange>
          </w:tcPr>
          <w:p>
            <w:pPr>
              <w:widowControl/>
              <w:numPr>
                <w:ilvl w:val="0"/>
                <w:numId w:val="0"/>
              </w:numPr>
              <w:textAlignment w:val="center"/>
              <w:rPr>
                <w:ins w:id="5965" w:author="P52s" w:date="2025-12-15T11:20:53Z"/>
                <w:rFonts w:hint="eastAsia" w:ascii="Times New Roman" w:hAnsi="Times New Roman" w:eastAsia="宋体" w:cs="Times New Roman"/>
                <w:color w:val="000000"/>
                <w:sz w:val="21"/>
                <w:szCs w:val="24"/>
                <w:vertAlign w:val="baseline"/>
                <w:lang w:val="en-US" w:eastAsia="zh-CN" w:bidi="ar"/>
                <w:rPrChange w:id="5966" w:author="P52s" w:date="2025-12-15T12:05:32Z">
                  <w:rPr>
                    <w:ins w:id="5967" w:author="P52s" w:date="2025-12-15T11:20:53Z"/>
                    <w:rFonts w:hint="default" w:ascii="方正仿宋_GBK" w:hAnsi="方正仿宋_GBK" w:eastAsia="方正仿宋_GBK" w:cs="方正仿宋_GBK"/>
                    <w:sz w:val="18"/>
                    <w:szCs w:val="18"/>
                    <w:vertAlign w:val="baseline"/>
                    <w:lang w:val="en-US" w:eastAsia="zh-CN"/>
                  </w:rPr>
                </w:rPrChange>
              </w:rPr>
              <w:pPrChange w:id="5964" w:author="P52s" w:date="2025-12-15T12:05:32Z">
                <w:pPr>
                  <w:numPr>
                    <w:ilvl w:val="0"/>
                    <w:numId w:val="0"/>
                  </w:numPr>
                </w:pPr>
              </w:pPrChange>
            </w:pPr>
            <w:ins w:id="5968" w:author="P52s" w:date="2025-12-15T11:23:54Z">
              <w:r>
                <w:rPr>
                  <w:rFonts w:hint="eastAsia" w:ascii="Times New Roman" w:hAnsi="Times New Roman" w:eastAsia="宋体" w:cs="Times New Roman"/>
                  <w:color w:val="000000"/>
                  <w:sz w:val="21"/>
                  <w:szCs w:val="24"/>
                  <w:vertAlign w:val="baseline"/>
                  <w:lang w:val="en-US" w:eastAsia="zh-CN" w:bidi="ar"/>
                  <w:rPrChange w:id="5969" w:author="P52s" w:date="2025-12-15T12:05:32Z">
                    <w:rPr>
                      <w:rFonts w:hint="eastAsia" w:ascii="方正仿宋_GBK" w:hAnsi="方正仿宋_GBK" w:eastAsia="方正仿宋_GBK" w:cs="方正仿宋_GBK"/>
                      <w:sz w:val="18"/>
                      <w:szCs w:val="18"/>
                      <w:vertAlign w:val="baseline"/>
                      <w:lang w:val="en-US" w:eastAsia="zh-CN"/>
                    </w:rPr>
                  </w:rPrChange>
                </w:rPr>
                <w:t>2.7</w:t>
              </w:r>
            </w:ins>
            <w:ins w:id="5971" w:author="P52s" w:date="2025-12-15T11:23:55Z">
              <w:r>
                <w:rPr>
                  <w:rFonts w:hint="eastAsia" w:ascii="Times New Roman" w:hAnsi="Times New Roman" w:eastAsia="宋体" w:cs="Times New Roman"/>
                  <w:color w:val="000000"/>
                  <w:sz w:val="21"/>
                  <w:szCs w:val="24"/>
                  <w:vertAlign w:val="baseline"/>
                  <w:lang w:val="en-US" w:eastAsia="zh-CN" w:bidi="ar"/>
                  <w:rPrChange w:id="5972" w:author="P52s" w:date="2025-12-15T12:05:32Z">
                    <w:rPr>
                      <w:rFonts w:hint="eastAsia" w:ascii="方正仿宋_GBK" w:hAnsi="方正仿宋_GBK" w:eastAsia="方正仿宋_GBK" w:cs="方正仿宋_GBK"/>
                      <w:sz w:val="18"/>
                      <w:szCs w:val="18"/>
                      <w:vertAlign w:val="baseline"/>
                      <w:lang w:val="en-US" w:eastAsia="zh-CN"/>
                    </w:rPr>
                  </w:rPrChange>
                </w:rPr>
                <w:t>0</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975" w:author="P52s" w:date="2025-12-15T12:29:35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5974" w:author="P52s" w:date="2025-12-15T11:20:53Z"/>
        </w:trPr>
        <w:tc>
          <w:tcPr>
            <w:tcW w:w="473" w:type="pct"/>
            <w:tcBorders>
              <w:top w:val="nil"/>
              <w:left w:val="nil"/>
              <w:bottom w:val="nil"/>
              <w:right w:val="nil"/>
            </w:tcBorders>
            <w:tcPrChange w:id="5976" w:author="P52s" w:date="2025-12-15T12:29:35Z">
              <w:tcPr>
                <w:tcW w:w="587" w:type="dxa"/>
              </w:tcPr>
            </w:tcPrChange>
          </w:tcPr>
          <w:p>
            <w:pPr>
              <w:widowControl/>
              <w:numPr>
                <w:ilvl w:val="0"/>
                <w:numId w:val="0"/>
              </w:numPr>
              <w:textAlignment w:val="center"/>
              <w:rPr>
                <w:ins w:id="5978" w:author="P52s" w:date="2025-12-15T11:20:53Z"/>
                <w:rFonts w:hint="eastAsia" w:ascii="Times New Roman" w:hAnsi="Times New Roman" w:eastAsia="宋体" w:cs="Times New Roman"/>
                <w:color w:val="000000"/>
                <w:sz w:val="21"/>
                <w:szCs w:val="24"/>
                <w:vertAlign w:val="baseline"/>
                <w:lang w:val="en-US" w:eastAsia="zh-CN" w:bidi="ar"/>
                <w:rPrChange w:id="5979" w:author="P52s" w:date="2025-12-15T12:05:32Z">
                  <w:rPr>
                    <w:ins w:id="5980" w:author="P52s" w:date="2025-12-15T11:20:53Z"/>
                    <w:rFonts w:hint="eastAsia" w:ascii="方正仿宋_GBK" w:hAnsi="方正仿宋_GBK" w:eastAsia="方正仿宋_GBK" w:cs="方正仿宋_GBK"/>
                    <w:sz w:val="18"/>
                    <w:szCs w:val="18"/>
                    <w:vertAlign w:val="baseline"/>
                    <w:lang w:val="en-US" w:eastAsia="zh-CN"/>
                  </w:rPr>
                </w:rPrChange>
              </w:rPr>
              <w:pPrChange w:id="5977" w:author="P52s" w:date="2025-12-15T12:05:32Z">
                <w:pPr>
                  <w:numPr>
                    <w:ilvl w:val="0"/>
                    <w:numId w:val="0"/>
                  </w:numPr>
                </w:pPr>
              </w:pPrChange>
            </w:pPr>
            <w:ins w:id="5981" w:author="P52s" w:date="2025-12-15T11:20:53Z">
              <w:r>
                <w:rPr>
                  <w:rFonts w:hint="eastAsia" w:ascii="Times New Roman" w:hAnsi="Times New Roman" w:eastAsia="宋体" w:cs="Times New Roman"/>
                  <w:color w:val="000000"/>
                  <w:sz w:val="21"/>
                  <w:szCs w:val="24"/>
                  <w:vertAlign w:val="baseline"/>
                  <w:lang w:val="en-US" w:eastAsia="zh-CN" w:bidi="ar"/>
                  <w:rPrChange w:id="5982" w:author="P52s" w:date="2025-12-15T12:05:32Z">
                    <w:rPr>
                      <w:rFonts w:hint="eastAsia" w:ascii="方正仿宋_GBK" w:hAnsi="方正仿宋_GBK" w:eastAsia="方正仿宋_GBK" w:cs="方正仿宋_GBK"/>
                      <w:sz w:val="18"/>
                      <w:szCs w:val="18"/>
                      <w:vertAlign w:val="baseline"/>
                      <w:lang w:val="en-US" w:eastAsia="zh-CN"/>
                    </w:rPr>
                  </w:rPrChange>
                </w:rPr>
                <w:t>3</w:t>
              </w:r>
            </w:ins>
          </w:p>
        </w:tc>
        <w:tc>
          <w:tcPr>
            <w:tcW w:w="775" w:type="pct"/>
            <w:tcBorders>
              <w:top w:val="nil"/>
              <w:left w:val="nil"/>
              <w:bottom w:val="nil"/>
              <w:right w:val="nil"/>
            </w:tcBorders>
            <w:tcPrChange w:id="5984" w:author="P52s" w:date="2025-12-15T12:29:35Z">
              <w:tcPr>
                <w:tcW w:w="961" w:type="dxa"/>
              </w:tcPr>
            </w:tcPrChange>
          </w:tcPr>
          <w:p>
            <w:pPr>
              <w:widowControl/>
              <w:numPr>
                <w:ilvl w:val="0"/>
                <w:numId w:val="0"/>
              </w:numPr>
              <w:textAlignment w:val="center"/>
              <w:rPr>
                <w:ins w:id="5986" w:author="P52s" w:date="2025-12-15T11:20:53Z"/>
                <w:rFonts w:hint="eastAsia" w:ascii="Times New Roman" w:hAnsi="Times New Roman" w:eastAsia="宋体" w:cs="Times New Roman"/>
                <w:color w:val="000000"/>
                <w:sz w:val="21"/>
                <w:szCs w:val="24"/>
                <w:vertAlign w:val="baseline"/>
                <w:lang w:val="en-US" w:eastAsia="zh-CN" w:bidi="ar"/>
                <w:rPrChange w:id="5987" w:author="P52s" w:date="2025-12-15T12:05:32Z">
                  <w:rPr>
                    <w:ins w:id="5988" w:author="P52s" w:date="2025-12-15T11:20:53Z"/>
                    <w:rFonts w:hint="eastAsia" w:ascii="方正仿宋_GBK" w:hAnsi="方正仿宋_GBK" w:eastAsia="方正仿宋_GBK" w:cs="方正仿宋_GBK"/>
                    <w:sz w:val="18"/>
                    <w:szCs w:val="18"/>
                    <w:vertAlign w:val="baseline"/>
                    <w:lang w:val="en-US" w:eastAsia="zh-CN"/>
                  </w:rPr>
                </w:rPrChange>
              </w:rPr>
              <w:pPrChange w:id="5985" w:author="P52s" w:date="2025-12-15T12:05:32Z">
                <w:pPr>
                  <w:numPr>
                    <w:ilvl w:val="0"/>
                    <w:numId w:val="0"/>
                  </w:numPr>
                </w:pPr>
              </w:pPrChange>
            </w:pPr>
            <w:ins w:id="5989" w:author="P52s" w:date="2025-12-15T11:20:53Z">
              <w:r>
                <w:rPr>
                  <w:rFonts w:hint="eastAsia" w:ascii="Times New Roman" w:hAnsi="Times New Roman" w:eastAsia="宋体" w:cs="Times New Roman"/>
                  <w:color w:val="000000"/>
                  <w:sz w:val="21"/>
                  <w:szCs w:val="24"/>
                  <w:vertAlign w:val="baseline"/>
                  <w:lang w:val="en-US" w:eastAsia="zh-CN" w:bidi="ar"/>
                  <w:rPrChange w:id="5990" w:author="P52s" w:date="2025-12-15T12:05:32Z">
                    <w:rPr>
                      <w:rFonts w:hint="eastAsia" w:ascii="方正仿宋_GBK" w:hAnsi="方正仿宋_GBK" w:eastAsia="方正仿宋_GBK" w:cs="方正仿宋_GBK"/>
                      <w:sz w:val="18"/>
                      <w:szCs w:val="18"/>
                      <w:vertAlign w:val="baseline"/>
                      <w:lang w:val="en-US" w:eastAsia="zh-CN"/>
                    </w:rPr>
                  </w:rPrChange>
                </w:rPr>
                <w:t>钠</w:t>
              </w:r>
            </w:ins>
          </w:p>
        </w:tc>
        <w:tc>
          <w:tcPr>
            <w:tcW w:w="625" w:type="pct"/>
            <w:tcBorders>
              <w:top w:val="nil"/>
              <w:left w:val="nil"/>
              <w:bottom w:val="nil"/>
              <w:right w:val="nil"/>
            </w:tcBorders>
            <w:tcPrChange w:id="5992" w:author="P52s" w:date="2025-12-15T12:29:35Z">
              <w:tcPr>
                <w:tcW w:w="774" w:type="dxa"/>
              </w:tcPr>
            </w:tcPrChange>
          </w:tcPr>
          <w:p>
            <w:pPr>
              <w:widowControl/>
              <w:numPr>
                <w:ilvl w:val="0"/>
                <w:numId w:val="0"/>
              </w:numPr>
              <w:textAlignment w:val="center"/>
              <w:rPr>
                <w:ins w:id="5994" w:author="P52s" w:date="2025-12-15T11:20:53Z"/>
                <w:rFonts w:hint="eastAsia" w:ascii="Times New Roman" w:hAnsi="Times New Roman" w:eastAsia="宋体" w:cs="Times New Roman"/>
                <w:color w:val="000000"/>
                <w:sz w:val="21"/>
                <w:szCs w:val="24"/>
                <w:vertAlign w:val="baseline"/>
                <w:lang w:val="en-US" w:eastAsia="zh-CN" w:bidi="ar"/>
                <w:rPrChange w:id="5995" w:author="P52s" w:date="2025-12-15T12:05:32Z">
                  <w:rPr>
                    <w:ins w:id="5996" w:author="P52s" w:date="2025-12-15T11:20:53Z"/>
                    <w:rFonts w:hint="default" w:ascii="方正仿宋_GBK" w:hAnsi="方正仿宋_GBK" w:eastAsia="方正仿宋_GBK" w:cs="方正仿宋_GBK"/>
                    <w:sz w:val="18"/>
                    <w:szCs w:val="18"/>
                    <w:vertAlign w:val="baseline"/>
                    <w:lang w:val="en-US" w:eastAsia="zh-CN"/>
                  </w:rPr>
                </w:rPrChange>
              </w:rPr>
              <w:pPrChange w:id="5993" w:author="P52s" w:date="2025-12-15T12:05:32Z">
                <w:pPr>
                  <w:numPr>
                    <w:ilvl w:val="0"/>
                    <w:numId w:val="0"/>
                  </w:numPr>
                </w:pPr>
              </w:pPrChange>
            </w:pPr>
            <w:ins w:id="5997" w:author="P52s" w:date="2025-12-15T11:24:01Z">
              <w:r>
                <w:rPr>
                  <w:rFonts w:hint="eastAsia" w:ascii="Times New Roman" w:hAnsi="Times New Roman" w:eastAsia="宋体" w:cs="Times New Roman"/>
                  <w:color w:val="000000"/>
                  <w:sz w:val="21"/>
                  <w:szCs w:val="24"/>
                  <w:vertAlign w:val="baseline"/>
                  <w:lang w:val="en-US" w:eastAsia="zh-CN" w:bidi="ar"/>
                  <w:rPrChange w:id="5998" w:author="P52s" w:date="2025-12-15T12:05:32Z">
                    <w:rPr>
                      <w:rFonts w:hint="eastAsia" w:ascii="方正仿宋_GBK" w:hAnsi="方正仿宋_GBK" w:eastAsia="方正仿宋_GBK" w:cs="方正仿宋_GBK"/>
                      <w:sz w:val="18"/>
                      <w:szCs w:val="18"/>
                      <w:vertAlign w:val="baseline"/>
                      <w:lang w:val="en-US" w:eastAsia="zh-CN"/>
                    </w:rPr>
                  </w:rPrChange>
                </w:rPr>
                <w:t>8</w:t>
              </w:r>
            </w:ins>
            <w:ins w:id="6000" w:author="P52s" w:date="2025-12-15T11:24:03Z">
              <w:r>
                <w:rPr>
                  <w:rFonts w:hint="eastAsia" w:ascii="Times New Roman" w:hAnsi="Times New Roman" w:eastAsia="宋体" w:cs="Times New Roman"/>
                  <w:color w:val="000000"/>
                  <w:sz w:val="21"/>
                  <w:szCs w:val="24"/>
                  <w:vertAlign w:val="baseline"/>
                  <w:lang w:val="en-US" w:eastAsia="zh-CN" w:bidi="ar"/>
                  <w:rPrChange w:id="6001"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6003" w:author="P52s" w:date="2025-12-15T12:29:35Z">
              <w:tcPr>
                <w:tcW w:w="774" w:type="dxa"/>
              </w:tcPr>
            </w:tcPrChange>
          </w:tcPr>
          <w:p>
            <w:pPr>
              <w:widowControl/>
              <w:numPr>
                <w:ilvl w:val="0"/>
                <w:numId w:val="0"/>
              </w:numPr>
              <w:textAlignment w:val="center"/>
              <w:rPr>
                <w:ins w:id="6005" w:author="P52s" w:date="2025-12-15T11:20:53Z"/>
                <w:rFonts w:hint="eastAsia" w:ascii="Times New Roman" w:hAnsi="Times New Roman" w:eastAsia="宋体" w:cs="Times New Roman"/>
                <w:color w:val="000000"/>
                <w:sz w:val="21"/>
                <w:szCs w:val="24"/>
                <w:vertAlign w:val="baseline"/>
                <w:lang w:val="en-US" w:eastAsia="zh-CN" w:bidi="ar"/>
                <w:rPrChange w:id="6006" w:author="P52s" w:date="2025-12-15T12:05:32Z">
                  <w:rPr>
                    <w:ins w:id="6007" w:author="P52s" w:date="2025-12-15T11:20:53Z"/>
                    <w:rFonts w:hint="default" w:ascii="方正仿宋_GBK" w:hAnsi="方正仿宋_GBK" w:eastAsia="方正仿宋_GBK" w:cs="方正仿宋_GBK"/>
                    <w:sz w:val="18"/>
                    <w:szCs w:val="18"/>
                    <w:vertAlign w:val="baseline"/>
                    <w:lang w:val="en-US" w:eastAsia="zh-CN"/>
                  </w:rPr>
                </w:rPrChange>
              </w:rPr>
              <w:pPrChange w:id="6004" w:author="P52s" w:date="2025-12-15T12:05:32Z">
                <w:pPr>
                  <w:numPr>
                    <w:ilvl w:val="0"/>
                    <w:numId w:val="0"/>
                  </w:numPr>
                </w:pPr>
              </w:pPrChange>
            </w:pPr>
            <w:ins w:id="6008" w:author="P52s" w:date="2025-12-15T11:24:05Z">
              <w:r>
                <w:rPr>
                  <w:rFonts w:hint="eastAsia" w:ascii="Times New Roman" w:hAnsi="Times New Roman" w:eastAsia="宋体" w:cs="Times New Roman"/>
                  <w:color w:val="000000"/>
                  <w:sz w:val="21"/>
                  <w:szCs w:val="24"/>
                  <w:vertAlign w:val="baseline"/>
                  <w:lang w:val="en-US" w:eastAsia="zh-CN" w:bidi="ar"/>
                  <w:rPrChange w:id="6009" w:author="P52s" w:date="2025-12-15T12:05:32Z">
                    <w:rPr>
                      <w:rFonts w:hint="eastAsia" w:ascii="方正仿宋_GBK" w:hAnsi="方正仿宋_GBK" w:eastAsia="方正仿宋_GBK" w:cs="方正仿宋_GBK"/>
                      <w:sz w:val="18"/>
                      <w:szCs w:val="18"/>
                      <w:vertAlign w:val="baseline"/>
                      <w:lang w:val="en-US" w:eastAsia="zh-CN"/>
                    </w:rPr>
                  </w:rPrChange>
                </w:rPr>
                <w:t>5</w:t>
              </w:r>
            </w:ins>
            <w:ins w:id="6011" w:author="P52s" w:date="2025-12-15T11:24:06Z">
              <w:r>
                <w:rPr>
                  <w:rFonts w:hint="eastAsia" w:ascii="Times New Roman" w:hAnsi="Times New Roman" w:eastAsia="宋体" w:cs="Times New Roman"/>
                  <w:color w:val="000000"/>
                  <w:sz w:val="21"/>
                  <w:szCs w:val="24"/>
                  <w:vertAlign w:val="baseline"/>
                  <w:lang w:val="en-US" w:eastAsia="zh-CN" w:bidi="ar"/>
                  <w:rPrChange w:id="6012"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6014" w:author="P52s" w:date="2025-12-15T12:29:35Z">
              <w:tcPr>
                <w:tcW w:w="774" w:type="dxa"/>
              </w:tcPr>
            </w:tcPrChange>
          </w:tcPr>
          <w:p>
            <w:pPr>
              <w:widowControl/>
              <w:numPr>
                <w:ilvl w:val="0"/>
                <w:numId w:val="0"/>
              </w:numPr>
              <w:textAlignment w:val="center"/>
              <w:rPr>
                <w:ins w:id="6016" w:author="P52s" w:date="2025-12-15T11:20:53Z"/>
                <w:rFonts w:hint="eastAsia" w:ascii="Times New Roman" w:hAnsi="Times New Roman" w:eastAsia="宋体" w:cs="Times New Roman"/>
                <w:color w:val="000000"/>
                <w:sz w:val="21"/>
                <w:szCs w:val="24"/>
                <w:vertAlign w:val="baseline"/>
                <w:lang w:val="en-US" w:eastAsia="zh-CN" w:bidi="ar"/>
                <w:rPrChange w:id="6017" w:author="P52s" w:date="2025-12-15T12:05:32Z">
                  <w:rPr>
                    <w:ins w:id="6018" w:author="P52s" w:date="2025-12-15T11:20:53Z"/>
                    <w:rFonts w:hint="default" w:ascii="方正仿宋_GBK" w:hAnsi="方正仿宋_GBK" w:eastAsia="方正仿宋_GBK" w:cs="方正仿宋_GBK"/>
                    <w:sz w:val="18"/>
                    <w:szCs w:val="18"/>
                    <w:vertAlign w:val="baseline"/>
                    <w:lang w:val="en-US" w:eastAsia="zh-CN"/>
                  </w:rPr>
                </w:rPrChange>
              </w:rPr>
              <w:pPrChange w:id="6015" w:author="P52s" w:date="2025-12-15T12:05:32Z">
                <w:pPr>
                  <w:numPr>
                    <w:ilvl w:val="0"/>
                    <w:numId w:val="0"/>
                  </w:numPr>
                </w:pPr>
              </w:pPrChange>
            </w:pPr>
            <w:ins w:id="6019" w:author="P52s" w:date="2025-12-15T11:24:08Z">
              <w:r>
                <w:rPr>
                  <w:rFonts w:hint="eastAsia" w:ascii="Times New Roman" w:hAnsi="Times New Roman" w:eastAsia="宋体" w:cs="Times New Roman"/>
                  <w:color w:val="000000"/>
                  <w:sz w:val="21"/>
                  <w:szCs w:val="24"/>
                  <w:vertAlign w:val="baseline"/>
                  <w:lang w:val="en-US" w:eastAsia="zh-CN" w:bidi="ar"/>
                  <w:rPrChange w:id="6020" w:author="P52s" w:date="2025-12-15T12:05:32Z">
                    <w:rPr>
                      <w:rFonts w:hint="eastAsia" w:ascii="方正仿宋_GBK" w:hAnsi="方正仿宋_GBK" w:eastAsia="方正仿宋_GBK" w:cs="方正仿宋_GBK"/>
                      <w:sz w:val="18"/>
                      <w:szCs w:val="18"/>
                      <w:vertAlign w:val="baseline"/>
                      <w:lang w:val="en-US" w:eastAsia="zh-CN"/>
                    </w:rPr>
                  </w:rPrChange>
                </w:rPr>
                <w:t>-3</w:t>
              </w:r>
            </w:ins>
            <w:ins w:id="6022" w:author="P52s" w:date="2025-12-15T11:24:09Z">
              <w:r>
                <w:rPr>
                  <w:rFonts w:hint="eastAsia" w:ascii="Times New Roman" w:hAnsi="Times New Roman" w:eastAsia="宋体" w:cs="Times New Roman"/>
                  <w:color w:val="000000"/>
                  <w:sz w:val="21"/>
                  <w:szCs w:val="24"/>
                  <w:vertAlign w:val="baseline"/>
                  <w:lang w:val="en-US" w:eastAsia="zh-CN" w:bidi="ar"/>
                  <w:rPrChange w:id="6023"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nil"/>
              <w:right w:val="nil"/>
            </w:tcBorders>
            <w:tcPrChange w:id="6025" w:author="P52s" w:date="2025-12-15T12:29:35Z">
              <w:tcPr>
                <w:tcW w:w="774" w:type="dxa"/>
              </w:tcPr>
            </w:tcPrChange>
          </w:tcPr>
          <w:p>
            <w:pPr>
              <w:widowControl/>
              <w:numPr>
                <w:ilvl w:val="0"/>
                <w:numId w:val="0"/>
              </w:numPr>
              <w:textAlignment w:val="center"/>
              <w:rPr>
                <w:ins w:id="6027" w:author="P52s" w:date="2025-12-15T11:20:53Z"/>
                <w:rFonts w:hint="eastAsia" w:ascii="Times New Roman" w:hAnsi="Times New Roman" w:eastAsia="宋体" w:cs="Times New Roman"/>
                <w:color w:val="000000"/>
                <w:sz w:val="21"/>
                <w:szCs w:val="24"/>
                <w:vertAlign w:val="baseline"/>
                <w:lang w:val="en-US" w:eastAsia="zh-CN" w:bidi="ar"/>
                <w:rPrChange w:id="6028" w:author="P52s" w:date="2025-12-15T12:05:32Z">
                  <w:rPr>
                    <w:ins w:id="6029" w:author="P52s" w:date="2025-12-15T11:20:53Z"/>
                    <w:rFonts w:hint="default" w:ascii="方正仿宋_GBK" w:hAnsi="方正仿宋_GBK" w:eastAsia="方正仿宋_GBK" w:cs="方正仿宋_GBK"/>
                    <w:sz w:val="18"/>
                    <w:szCs w:val="18"/>
                    <w:vertAlign w:val="baseline"/>
                    <w:lang w:val="en-US" w:eastAsia="zh-CN"/>
                  </w:rPr>
                </w:rPrChange>
              </w:rPr>
              <w:pPrChange w:id="6026" w:author="P52s" w:date="2025-12-15T12:05:32Z">
                <w:pPr>
                  <w:numPr>
                    <w:ilvl w:val="0"/>
                    <w:numId w:val="0"/>
                  </w:numPr>
                </w:pPr>
              </w:pPrChange>
            </w:pPr>
            <w:ins w:id="6030" w:author="P52s" w:date="2025-12-15T11:24:11Z">
              <w:r>
                <w:rPr>
                  <w:rFonts w:hint="eastAsia" w:ascii="Times New Roman" w:hAnsi="Times New Roman" w:eastAsia="宋体" w:cs="Times New Roman"/>
                  <w:color w:val="000000"/>
                  <w:sz w:val="21"/>
                  <w:szCs w:val="24"/>
                  <w:vertAlign w:val="baseline"/>
                  <w:lang w:val="en-US" w:eastAsia="zh-CN" w:bidi="ar"/>
                  <w:rPrChange w:id="6031" w:author="P52s" w:date="2025-12-15T12:05:32Z">
                    <w:rPr>
                      <w:rFonts w:hint="eastAsia" w:ascii="方正仿宋_GBK" w:hAnsi="方正仿宋_GBK" w:eastAsia="方正仿宋_GBK" w:cs="方正仿宋_GBK"/>
                      <w:sz w:val="18"/>
                      <w:szCs w:val="18"/>
                      <w:vertAlign w:val="baseline"/>
                      <w:lang w:val="en-US" w:eastAsia="zh-CN"/>
                    </w:rPr>
                  </w:rPrChange>
                </w:rPr>
                <w:t>2.</w:t>
              </w:r>
            </w:ins>
            <w:ins w:id="6033" w:author="P52s" w:date="2025-12-15T11:24:12Z">
              <w:r>
                <w:rPr>
                  <w:rFonts w:hint="eastAsia" w:ascii="Times New Roman" w:hAnsi="Times New Roman" w:eastAsia="宋体" w:cs="Times New Roman"/>
                  <w:color w:val="000000"/>
                  <w:sz w:val="21"/>
                  <w:szCs w:val="24"/>
                  <w:vertAlign w:val="baseline"/>
                  <w:lang w:val="en-US" w:eastAsia="zh-CN" w:bidi="ar"/>
                  <w:rPrChange w:id="6034" w:author="P52s" w:date="2025-12-15T12:05:32Z">
                    <w:rPr>
                      <w:rFonts w:hint="eastAsia" w:ascii="方正仿宋_GBK" w:hAnsi="方正仿宋_GBK" w:eastAsia="方正仿宋_GBK" w:cs="方正仿宋_GBK"/>
                      <w:sz w:val="18"/>
                      <w:szCs w:val="18"/>
                      <w:vertAlign w:val="baseline"/>
                      <w:lang w:val="en-US" w:eastAsia="zh-CN"/>
                    </w:rPr>
                  </w:rPrChange>
                </w:rPr>
                <w:t>94</w:t>
              </w:r>
            </w:ins>
          </w:p>
        </w:tc>
        <w:tc>
          <w:tcPr>
            <w:tcW w:w="625" w:type="pct"/>
            <w:tcBorders>
              <w:top w:val="nil"/>
              <w:left w:val="nil"/>
              <w:bottom w:val="nil"/>
              <w:right w:val="nil"/>
            </w:tcBorders>
            <w:tcPrChange w:id="6036" w:author="P52s" w:date="2025-12-15T12:29:35Z">
              <w:tcPr>
                <w:tcW w:w="774" w:type="dxa"/>
              </w:tcPr>
            </w:tcPrChange>
          </w:tcPr>
          <w:p>
            <w:pPr>
              <w:widowControl/>
              <w:numPr>
                <w:ilvl w:val="0"/>
                <w:numId w:val="0"/>
              </w:numPr>
              <w:textAlignment w:val="center"/>
              <w:rPr>
                <w:ins w:id="6038" w:author="P52s" w:date="2025-12-15T11:20:53Z"/>
                <w:rFonts w:hint="eastAsia" w:ascii="Times New Roman" w:hAnsi="Times New Roman" w:eastAsia="宋体" w:cs="Times New Roman"/>
                <w:color w:val="000000"/>
                <w:sz w:val="21"/>
                <w:szCs w:val="24"/>
                <w:vertAlign w:val="baseline"/>
                <w:lang w:val="en-US" w:eastAsia="zh-CN" w:bidi="ar"/>
                <w:rPrChange w:id="6039" w:author="P52s" w:date="2025-12-15T12:05:32Z">
                  <w:rPr>
                    <w:ins w:id="6040" w:author="P52s" w:date="2025-12-15T11:20:53Z"/>
                    <w:rFonts w:hint="default" w:ascii="方正仿宋_GBK" w:hAnsi="方正仿宋_GBK" w:eastAsia="方正仿宋_GBK" w:cs="方正仿宋_GBK"/>
                    <w:sz w:val="18"/>
                    <w:szCs w:val="18"/>
                    <w:vertAlign w:val="baseline"/>
                    <w:lang w:val="en-US" w:eastAsia="zh-CN"/>
                  </w:rPr>
                </w:rPrChange>
              </w:rPr>
              <w:pPrChange w:id="6037" w:author="P52s" w:date="2025-12-15T12:05:32Z">
                <w:pPr>
                  <w:numPr>
                    <w:ilvl w:val="0"/>
                    <w:numId w:val="0"/>
                  </w:numPr>
                </w:pPr>
              </w:pPrChange>
            </w:pPr>
            <w:ins w:id="6041" w:author="P52s" w:date="2025-12-15T11:24:14Z">
              <w:r>
                <w:rPr>
                  <w:rFonts w:hint="eastAsia" w:ascii="Times New Roman" w:hAnsi="Times New Roman" w:eastAsia="宋体" w:cs="Times New Roman"/>
                  <w:color w:val="000000"/>
                  <w:sz w:val="21"/>
                  <w:szCs w:val="24"/>
                  <w:vertAlign w:val="baseline"/>
                  <w:lang w:val="en-US" w:eastAsia="zh-CN" w:bidi="ar"/>
                  <w:rPrChange w:id="6042" w:author="P52s" w:date="2025-12-15T12:05:32Z">
                    <w:rPr>
                      <w:rFonts w:hint="eastAsia" w:ascii="方正仿宋_GBK" w:hAnsi="方正仿宋_GBK" w:eastAsia="方正仿宋_GBK" w:cs="方正仿宋_GBK"/>
                      <w:sz w:val="18"/>
                      <w:szCs w:val="18"/>
                      <w:vertAlign w:val="baseline"/>
                      <w:lang w:val="en-US" w:eastAsia="zh-CN"/>
                    </w:rPr>
                  </w:rPrChange>
                </w:rPr>
                <w:t>3</w:t>
              </w:r>
            </w:ins>
            <w:ins w:id="6044" w:author="P52s" w:date="2025-12-15T11:24:15Z">
              <w:r>
                <w:rPr>
                  <w:rFonts w:hint="eastAsia" w:ascii="Times New Roman" w:hAnsi="Times New Roman" w:eastAsia="宋体" w:cs="Times New Roman"/>
                  <w:color w:val="000000"/>
                  <w:sz w:val="21"/>
                  <w:szCs w:val="24"/>
                  <w:vertAlign w:val="baseline"/>
                  <w:lang w:val="en-US" w:eastAsia="zh-CN" w:bidi="ar"/>
                  <w:rPrChange w:id="6045" w:author="P52s" w:date="2025-12-15T12:05:32Z">
                    <w:rPr>
                      <w:rFonts w:hint="eastAsia" w:ascii="方正仿宋_GBK" w:hAnsi="方正仿宋_GBK" w:eastAsia="方正仿宋_GBK" w:cs="方正仿宋_GBK"/>
                      <w:sz w:val="18"/>
                      <w:szCs w:val="18"/>
                      <w:vertAlign w:val="baseline"/>
                      <w:lang w:val="en-US" w:eastAsia="zh-CN"/>
                    </w:rPr>
                  </w:rPrChange>
                </w:rPr>
                <w:t>0.00</w:t>
              </w:r>
            </w:ins>
          </w:p>
        </w:tc>
        <w:tc>
          <w:tcPr>
            <w:tcW w:w="625" w:type="pct"/>
            <w:tcBorders>
              <w:top w:val="nil"/>
              <w:left w:val="nil"/>
              <w:bottom w:val="nil"/>
              <w:right w:val="nil"/>
            </w:tcBorders>
            <w:tcPrChange w:id="6047" w:author="P52s" w:date="2025-12-15T12:29:35Z">
              <w:tcPr>
                <w:tcW w:w="774" w:type="dxa"/>
              </w:tcPr>
            </w:tcPrChange>
          </w:tcPr>
          <w:p>
            <w:pPr>
              <w:widowControl/>
              <w:numPr>
                <w:ilvl w:val="0"/>
                <w:numId w:val="0"/>
              </w:numPr>
              <w:textAlignment w:val="center"/>
              <w:rPr>
                <w:ins w:id="6049" w:author="P52s" w:date="2025-12-15T11:20:53Z"/>
                <w:rFonts w:hint="eastAsia" w:ascii="Times New Roman" w:hAnsi="Times New Roman" w:eastAsia="宋体" w:cs="Times New Roman"/>
                <w:color w:val="000000"/>
                <w:sz w:val="21"/>
                <w:szCs w:val="24"/>
                <w:vertAlign w:val="baseline"/>
                <w:lang w:val="en-US" w:eastAsia="zh-CN" w:bidi="ar"/>
                <w:rPrChange w:id="6050" w:author="P52s" w:date="2025-12-15T12:05:32Z">
                  <w:rPr>
                    <w:ins w:id="6051" w:author="P52s" w:date="2025-12-15T11:20:53Z"/>
                    <w:rFonts w:hint="default" w:ascii="方正仿宋_GBK" w:hAnsi="方正仿宋_GBK" w:eastAsia="方正仿宋_GBK" w:cs="方正仿宋_GBK"/>
                    <w:sz w:val="18"/>
                    <w:szCs w:val="18"/>
                    <w:vertAlign w:val="baseline"/>
                    <w:lang w:val="en-US" w:eastAsia="zh-CN"/>
                  </w:rPr>
                </w:rPrChange>
              </w:rPr>
              <w:pPrChange w:id="6048" w:author="P52s" w:date="2025-12-15T12:05:32Z">
                <w:pPr>
                  <w:numPr>
                    <w:ilvl w:val="0"/>
                    <w:numId w:val="0"/>
                  </w:numPr>
                </w:pPr>
              </w:pPrChange>
            </w:pPr>
            <w:ins w:id="6052" w:author="P52s" w:date="2025-12-15T11:24:18Z">
              <w:r>
                <w:rPr>
                  <w:rFonts w:hint="eastAsia" w:ascii="Times New Roman" w:hAnsi="Times New Roman" w:eastAsia="宋体" w:cs="Times New Roman"/>
                  <w:color w:val="000000"/>
                  <w:sz w:val="21"/>
                  <w:szCs w:val="24"/>
                  <w:vertAlign w:val="baseline"/>
                  <w:lang w:val="en-US" w:eastAsia="zh-CN" w:bidi="ar"/>
                  <w:rPrChange w:id="6053" w:author="P52s" w:date="2025-12-15T12:05:32Z">
                    <w:rPr>
                      <w:rFonts w:hint="eastAsia" w:ascii="方正仿宋_GBK" w:hAnsi="方正仿宋_GBK" w:eastAsia="方正仿宋_GBK" w:cs="方正仿宋_GBK"/>
                      <w:sz w:val="18"/>
                      <w:szCs w:val="18"/>
                      <w:vertAlign w:val="baseline"/>
                      <w:lang w:val="en-US" w:eastAsia="zh-CN"/>
                    </w:rPr>
                  </w:rPrChange>
                </w:rPr>
                <w:t>8.</w:t>
              </w:r>
            </w:ins>
            <w:ins w:id="6055" w:author="P52s" w:date="2025-12-15T11:24:20Z">
              <w:r>
                <w:rPr>
                  <w:rFonts w:hint="eastAsia" w:ascii="Times New Roman" w:hAnsi="Times New Roman" w:eastAsia="宋体" w:cs="Times New Roman"/>
                  <w:color w:val="000000"/>
                  <w:sz w:val="21"/>
                  <w:szCs w:val="24"/>
                  <w:vertAlign w:val="baseline"/>
                  <w:lang w:val="en-US" w:eastAsia="zh-CN" w:bidi="ar"/>
                  <w:rPrChange w:id="6056" w:author="P52s" w:date="2025-12-15T12:05:32Z">
                    <w:rPr>
                      <w:rFonts w:hint="eastAsia" w:ascii="方正仿宋_GBK" w:hAnsi="方正仿宋_GBK" w:eastAsia="方正仿宋_GBK" w:cs="方正仿宋_GBK"/>
                      <w:sz w:val="18"/>
                      <w:szCs w:val="18"/>
                      <w:vertAlign w:val="baseline"/>
                      <w:lang w:val="en-US" w:eastAsia="zh-CN"/>
                    </w:rPr>
                  </w:rPrChange>
                </w:rPr>
                <w:t>61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059" w:author="P52s" w:date="2025-12-15T12:29:4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6058" w:author="P52s" w:date="2025-12-15T11:20:53Z"/>
        </w:trPr>
        <w:tc>
          <w:tcPr>
            <w:tcW w:w="473" w:type="pct"/>
            <w:tcBorders>
              <w:top w:val="nil"/>
              <w:left w:val="nil"/>
              <w:bottom w:val="single" w:color="auto" w:sz="4" w:space="0"/>
              <w:right w:val="nil"/>
            </w:tcBorders>
            <w:tcPrChange w:id="6060" w:author="P52s" w:date="2025-12-15T12:29:48Z">
              <w:tcPr>
                <w:tcW w:w="587" w:type="dxa"/>
              </w:tcPr>
            </w:tcPrChange>
          </w:tcPr>
          <w:p>
            <w:pPr>
              <w:widowControl/>
              <w:numPr>
                <w:ilvl w:val="0"/>
                <w:numId w:val="0"/>
              </w:numPr>
              <w:textAlignment w:val="center"/>
              <w:rPr>
                <w:ins w:id="6062" w:author="P52s" w:date="2025-12-15T11:20:53Z"/>
                <w:rFonts w:hint="eastAsia" w:ascii="Times New Roman" w:hAnsi="Times New Roman" w:eastAsia="宋体" w:cs="Times New Roman"/>
                <w:color w:val="000000"/>
                <w:sz w:val="21"/>
                <w:szCs w:val="24"/>
                <w:vertAlign w:val="baseline"/>
                <w:lang w:val="en-US" w:eastAsia="zh-CN" w:bidi="ar"/>
                <w:rPrChange w:id="6063" w:author="P52s" w:date="2025-12-15T12:05:32Z">
                  <w:rPr>
                    <w:ins w:id="6064" w:author="P52s" w:date="2025-12-15T11:20:53Z"/>
                    <w:rFonts w:hint="eastAsia" w:ascii="方正仿宋_GBK" w:hAnsi="方正仿宋_GBK" w:eastAsia="方正仿宋_GBK" w:cs="方正仿宋_GBK"/>
                    <w:sz w:val="18"/>
                    <w:szCs w:val="18"/>
                    <w:vertAlign w:val="baseline"/>
                    <w:lang w:val="en-US" w:eastAsia="zh-CN"/>
                  </w:rPr>
                </w:rPrChange>
              </w:rPr>
              <w:pPrChange w:id="6061" w:author="P52s" w:date="2025-12-15T12:05:32Z">
                <w:pPr>
                  <w:numPr>
                    <w:ilvl w:val="0"/>
                    <w:numId w:val="0"/>
                  </w:numPr>
                </w:pPr>
              </w:pPrChange>
            </w:pPr>
            <w:ins w:id="6065" w:author="P52s" w:date="2025-12-15T11:20:53Z">
              <w:r>
                <w:rPr>
                  <w:rFonts w:hint="eastAsia" w:ascii="Times New Roman" w:hAnsi="Times New Roman" w:eastAsia="宋体" w:cs="Times New Roman"/>
                  <w:color w:val="000000"/>
                  <w:sz w:val="21"/>
                  <w:szCs w:val="24"/>
                  <w:vertAlign w:val="baseline"/>
                  <w:lang w:val="en-US" w:eastAsia="zh-CN" w:bidi="ar"/>
                  <w:rPrChange w:id="6066" w:author="P52s" w:date="2025-12-15T12:05:32Z">
                    <w:rPr>
                      <w:rFonts w:hint="eastAsia" w:ascii="方正仿宋_GBK" w:hAnsi="方正仿宋_GBK" w:eastAsia="方正仿宋_GBK" w:cs="方正仿宋_GBK"/>
                      <w:sz w:val="18"/>
                      <w:szCs w:val="18"/>
                      <w:vertAlign w:val="baseline"/>
                      <w:lang w:val="en-US" w:eastAsia="zh-CN"/>
                    </w:rPr>
                  </w:rPrChange>
                </w:rPr>
                <w:t>4</w:t>
              </w:r>
            </w:ins>
          </w:p>
        </w:tc>
        <w:tc>
          <w:tcPr>
            <w:tcW w:w="775" w:type="pct"/>
            <w:tcBorders>
              <w:top w:val="nil"/>
              <w:left w:val="nil"/>
              <w:bottom w:val="single" w:color="auto" w:sz="4" w:space="0"/>
              <w:right w:val="nil"/>
            </w:tcBorders>
            <w:tcPrChange w:id="6068" w:author="P52s" w:date="2025-12-15T12:29:48Z">
              <w:tcPr>
                <w:tcW w:w="961" w:type="dxa"/>
              </w:tcPr>
            </w:tcPrChange>
          </w:tcPr>
          <w:p>
            <w:pPr>
              <w:widowControl/>
              <w:numPr>
                <w:ilvl w:val="0"/>
                <w:numId w:val="0"/>
              </w:numPr>
              <w:textAlignment w:val="center"/>
              <w:rPr>
                <w:ins w:id="6070" w:author="P52s" w:date="2025-12-15T11:20:53Z"/>
                <w:rFonts w:hint="eastAsia" w:ascii="Times New Roman" w:hAnsi="Times New Roman" w:eastAsia="宋体" w:cs="Times New Roman"/>
                <w:color w:val="000000"/>
                <w:sz w:val="21"/>
                <w:szCs w:val="24"/>
                <w:vertAlign w:val="baseline"/>
                <w:lang w:val="en-US" w:eastAsia="zh-CN" w:bidi="ar"/>
                <w:rPrChange w:id="6071" w:author="P52s" w:date="2025-12-15T12:05:32Z">
                  <w:rPr>
                    <w:ins w:id="6072" w:author="P52s" w:date="2025-12-15T11:20:53Z"/>
                    <w:rFonts w:hint="eastAsia" w:ascii="方正仿宋_GBK" w:hAnsi="方正仿宋_GBK" w:eastAsia="方正仿宋_GBK" w:cs="方正仿宋_GBK"/>
                    <w:sz w:val="18"/>
                    <w:szCs w:val="18"/>
                    <w:vertAlign w:val="baseline"/>
                    <w:lang w:val="en-US" w:eastAsia="zh-CN"/>
                  </w:rPr>
                </w:rPrChange>
              </w:rPr>
              <w:pPrChange w:id="6069" w:author="P52s" w:date="2025-12-15T12:05:32Z">
                <w:pPr>
                  <w:numPr>
                    <w:ilvl w:val="0"/>
                    <w:numId w:val="0"/>
                  </w:numPr>
                </w:pPr>
              </w:pPrChange>
            </w:pPr>
            <w:ins w:id="6073" w:author="P52s" w:date="2025-12-15T11:20:53Z">
              <w:r>
                <w:rPr>
                  <w:rFonts w:hint="eastAsia" w:ascii="Times New Roman" w:hAnsi="Times New Roman" w:eastAsia="宋体" w:cs="Times New Roman"/>
                  <w:color w:val="000000"/>
                  <w:sz w:val="21"/>
                  <w:szCs w:val="24"/>
                  <w:vertAlign w:val="baseline"/>
                  <w:lang w:val="en-US" w:eastAsia="zh-CN" w:bidi="ar"/>
                  <w:rPrChange w:id="6074" w:author="P52s" w:date="2025-12-15T12:05:32Z">
                    <w:rPr>
                      <w:rFonts w:hint="eastAsia" w:ascii="方正仿宋_GBK" w:hAnsi="方正仿宋_GBK" w:eastAsia="方正仿宋_GBK" w:cs="方正仿宋_GBK"/>
                      <w:sz w:val="18"/>
                      <w:szCs w:val="18"/>
                      <w:vertAlign w:val="baseline"/>
                      <w:lang w:val="en-US" w:eastAsia="zh-CN"/>
                    </w:rPr>
                  </w:rPrChange>
                </w:rPr>
                <w:t>钒液流</w:t>
              </w:r>
            </w:ins>
          </w:p>
        </w:tc>
        <w:tc>
          <w:tcPr>
            <w:tcW w:w="625" w:type="pct"/>
            <w:tcBorders>
              <w:top w:val="nil"/>
              <w:left w:val="nil"/>
              <w:bottom w:val="single" w:color="auto" w:sz="4" w:space="0"/>
              <w:right w:val="nil"/>
            </w:tcBorders>
            <w:tcPrChange w:id="6076" w:author="P52s" w:date="2025-12-15T12:29:48Z">
              <w:tcPr>
                <w:tcW w:w="774" w:type="dxa"/>
              </w:tcPr>
            </w:tcPrChange>
          </w:tcPr>
          <w:p>
            <w:pPr>
              <w:widowControl/>
              <w:numPr>
                <w:ilvl w:val="0"/>
                <w:numId w:val="0"/>
              </w:numPr>
              <w:textAlignment w:val="center"/>
              <w:rPr>
                <w:ins w:id="6078" w:author="P52s" w:date="2025-12-15T11:20:53Z"/>
                <w:rFonts w:hint="eastAsia" w:ascii="Times New Roman" w:hAnsi="Times New Roman" w:eastAsia="宋体" w:cs="Times New Roman"/>
                <w:color w:val="000000"/>
                <w:sz w:val="21"/>
                <w:szCs w:val="24"/>
                <w:vertAlign w:val="baseline"/>
                <w:lang w:val="en-US" w:eastAsia="zh-CN" w:bidi="ar"/>
                <w:rPrChange w:id="6079" w:author="P52s" w:date="2025-12-15T12:05:32Z">
                  <w:rPr>
                    <w:ins w:id="6080" w:author="P52s" w:date="2025-12-15T11:20:53Z"/>
                    <w:rFonts w:hint="default" w:ascii="方正仿宋_GBK" w:hAnsi="方正仿宋_GBK" w:eastAsia="方正仿宋_GBK" w:cs="方正仿宋_GBK"/>
                    <w:sz w:val="18"/>
                    <w:szCs w:val="18"/>
                    <w:vertAlign w:val="baseline"/>
                    <w:lang w:val="en-US" w:eastAsia="zh-CN"/>
                  </w:rPr>
                </w:rPrChange>
              </w:rPr>
              <w:pPrChange w:id="6077" w:author="P52s" w:date="2025-12-15T12:05:32Z">
                <w:pPr>
                  <w:numPr>
                    <w:ilvl w:val="0"/>
                    <w:numId w:val="0"/>
                  </w:numPr>
                </w:pPr>
              </w:pPrChange>
            </w:pPr>
            <w:ins w:id="6081" w:author="P52s" w:date="2025-12-15T11:24:30Z">
              <w:r>
                <w:rPr>
                  <w:rFonts w:hint="eastAsia" w:ascii="Times New Roman" w:hAnsi="Times New Roman" w:eastAsia="宋体" w:cs="Times New Roman"/>
                  <w:color w:val="000000"/>
                  <w:sz w:val="21"/>
                  <w:szCs w:val="24"/>
                  <w:vertAlign w:val="baseline"/>
                  <w:lang w:val="en-US" w:eastAsia="zh-CN" w:bidi="ar"/>
                  <w:rPrChange w:id="6082" w:author="P52s" w:date="2025-12-15T12:05:32Z">
                    <w:rPr>
                      <w:rFonts w:hint="eastAsia" w:ascii="方正仿宋_GBK" w:hAnsi="方正仿宋_GBK" w:eastAsia="方正仿宋_GBK" w:cs="方正仿宋_GBK"/>
                      <w:sz w:val="18"/>
                      <w:szCs w:val="18"/>
                      <w:vertAlign w:val="baseline"/>
                      <w:lang w:val="en-US" w:eastAsia="zh-CN"/>
                    </w:rPr>
                  </w:rPrChange>
                </w:rPr>
                <w:t>7.0</w:t>
              </w:r>
            </w:ins>
            <w:ins w:id="6084" w:author="P52s" w:date="2025-12-15T11:24:31Z">
              <w:r>
                <w:rPr>
                  <w:rFonts w:hint="eastAsia" w:ascii="Times New Roman" w:hAnsi="Times New Roman" w:eastAsia="宋体" w:cs="Times New Roman"/>
                  <w:color w:val="000000"/>
                  <w:sz w:val="21"/>
                  <w:szCs w:val="24"/>
                  <w:vertAlign w:val="baseline"/>
                  <w:lang w:val="en-US" w:eastAsia="zh-CN" w:bidi="ar"/>
                  <w:rPrChange w:id="6085" w:author="P52s" w:date="2025-12-15T12:05:32Z">
                    <w:rPr>
                      <w:rFonts w:hint="eastAsia" w:ascii="方正仿宋_GBK" w:hAnsi="方正仿宋_GBK" w:eastAsia="方正仿宋_GBK" w:cs="方正仿宋_GBK"/>
                      <w:sz w:val="18"/>
                      <w:szCs w:val="18"/>
                      <w:vertAlign w:val="baseline"/>
                      <w:lang w:val="en-US" w:eastAsia="zh-CN"/>
                    </w:rPr>
                  </w:rPrChange>
                </w:rPr>
                <w:t>0</w:t>
              </w:r>
            </w:ins>
          </w:p>
        </w:tc>
        <w:tc>
          <w:tcPr>
            <w:tcW w:w="625" w:type="pct"/>
            <w:tcBorders>
              <w:top w:val="nil"/>
              <w:left w:val="nil"/>
              <w:bottom w:val="single" w:color="auto" w:sz="4" w:space="0"/>
              <w:right w:val="nil"/>
            </w:tcBorders>
            <w:tcPrChange w:id="6087" w:author="P52s" w:date="2025-12-15T12:29:48Z">
              <w:tcPr>
                <w:tcW w:w="774" w:type="dxa"/>
              </w:tcPr>
            </w:tcPrChange>
          </w:tcPr>
          <w:p>
            <w:pPr>
              <w:widowControl/>
              <w:numPr>
                <w:ilvl w:val="0"/>
                <w:numId w:val="0"/>
              </w:numPr>
              <w:textAlignment w:val="center"/>
              <w:rPr>
                <w:ins w:id="6089" w:author="P52s" w:date="2025-12-15T11:20:53Z"/>
                <w:rFonts w:hint="eastAsia" w:ascii="Times New Roman" w:hAnsi="Times New Roman" w:eastAsia="宋体" w:cs="Times New Roman"/>
                <w:color w:val="000000"/>
                <w:sz w:val="21"/>
                <w:szCs w:val="24"/>
                <w:vertAlign w:val="baseline"/>
                <w:lang w:val="en-US" w:eastAsia="zh-CN" w:bidi="ar"/>
                <w:rPrChange w:id="6090" w:author="P52s" w:date="2025-12-15T12:05:32Z">
                  <w:rPr>
                    <w:ins w:id="6091" w:author="P52s" w:date="2025-12-15T11:20:53Z"/>
                    <w:rFonts w:hint="default" w:ascii="方正仿宋_GBK" w:hAnsi="方正仿宋_GBK" w:eastAsia="方正仿宋_GBK" w:cs="方正仿宋_GBK"/>
                    <w:sz w:val="18"/>
                    <w:szCs w:val="18"/>
                    <w:vertAlign w:val="baseline"/>
                    <w:lang w:val="en-US" w:eastAsia="zh-CN"/>
                  </w:rPr>
                </w:rPrChange>
              </w:rPr>
              <w:pPrChange w:id="6088" w:author="P52s" w:date="2025-12-15T12:05:32Z">
                <w:pPr>
                  <w:numPr>
                    <w:ilvl w:val="0"/>
                    <w:numId w:val="0"/>
                  </w:numPr>
                </w:pPr>
              </w:pPrChange>
            </w:pPr>
            <w:ins w:id="6092" w:author="P52s" w:date="2025-12-15T11:24:33Z">
              <w:r>
                <w:rPr>
                  <w:rFonts w:hint="eastAsia" w:ascii="Times New Roman" w:hAnsi="Times New Roman" w:eastAsia="宋体" w:cs="Times New Roman"/>
                  <w:color w:val="000000"/>
                  <w:sz w:val="21"/>
                  <w:szCs w:val="24"/>
                  <w:vertAlign w:val="baseline"/>
                  <w:lang w:val="en-US" w:eastAsia="zh-CN" w:bidi="ar"/>
                  <w:rPrChange w:id="6093" w:author="P52s" w:date="2025-12-15T12:05:32Z">
                    <w:rPr>
                      <w:rFonts w:hint="eastAsia" w:ascii="方正仿宋_GBK" w:hAnsi="方正仿宋_GBK" w:eastAsia="方正仿宋_GBK" w:cs="方正仿宋_GBK"/>
                      <w:sz w:val="18"/>
                      <w:szCs w:val="18"/>
                      <w:vertAlign w:val="baseline"/>
                      <w:lang w:val="en-US" w:eastAsia="zh-CN"/>
                    </w:rPr>
                  </w:rPrChange>
                </w:rPr>
                <w:t>5</w:t>
              </w:r>
            </w:ins>
            <w:ins w:id="6095" w:author="P52s" w:date="2025-12-15T11:24:34Z">
              <w:r>
                <w:rPr>
                  <w:rFonts w:hint="eastAsia" w:ascii="Times New Roman" w:hAnsi="Times New Roman" w:eastAsia="宋体" w:cs="Times New Roman"/>
                  <w:color w:val="000000"/>
                  <w:sz w:val="21"/>
                  <w:szCs w:val="24"/>
                  <w:vertAlign w:val="baseline"/>
                  <w:lang w:val="en-US" w:eastAsia="zh-CN" w:bidi="ar"/>
                  <w:rPrChange w:id="6096" w:author="P52s" w:date="2025-12-15T12:05:32Z">
                    <w:rPr>
                      <w:rFonts w:hint="eastAsia" w:ascii="方正仿宋_GBK" w:hAnsi="方正仿宋_GBK" w:eastAsia="方正仿宋_GBK" w:cs="方正仿宋_GBK"/>
                      <w:sz w:val="18"/>
                      <w:szCs w:val="18"/>
                      <w:vertAlign w:val="baseline"/>
                      <w:lang w:val="en-US" w:eastAsia="zh-CN"/>
                    </w:rPr>
                  </w:rPrChange>
                </w:rPr>
                <w:t>.</w:t>
              </w:r>
            </w:ins>
            <w:ins w:id="6098" w:author="P52s" w:date="2025-12-15T11:24:35Z">
              <w:r>
                <w:rPr>
                  <w:rFonts w:hint="eastAsia" w:ascii="Times New Roman" w:hAnsi="Times New Roman" w:eastAsia="宋体" w:cs="Times New Roman"/>
                  <w:color w:val="000000"/>
                  <w:sz w:val="21"/>
                  <w:szCs w:val="24"/>
                  <w:vertAlign w:val="baseline"/>
                  <w:lang w:val="en-US" w:eastAsia="zh-CN" w:bidi="ar"/>
                  <w:rPrChange w:id="6099" w:author="P52s" w:date="2025-12-15T12:05:32Z">
                    <w:rPr>
                      <w:rFonts w:hint="eastAsia" w:ascii="方正仿宋_GBK" w:hAnsi="方正仿宋_GBK" w:eastAsia="方正仿宋_GBK" w:cs="方正仿宋_GBK"/>
                      <w:sz w:val="18"/>
                      <w:szCs w:val="18"/>
                      <w:vertAlign w:val="baseline"/>
                      <w:lang w:val="en-US" w:eastAsia="zh-CN"/>
                    </w:rPr>
                  </w:rPrChange>
                </w:rPr>
                <w:t>10</w:t>
              </w:r>
            </w:ins>
          </w:p>
        </w:tc>
        <w:tc>
          <w:tcPr>
            <w:tcW w:w="625" w:type="pct"/>
            <w:tcBorders>
              <w:top w:val="nil"/>
              <w:left w:val="nil"/>
              <w:bottom w:val="single" w:color="auto" w:sz="4" w:space="0"/>
              <w:right w:val="nil"/>
            </w:tcBorders>
            <w:tcPrChange w:id="6101" w:author="P52s" w:date="2025-12-15T12:29:48Z">
              <w:tcPr>
                <w:tcW w:w="774" w:type="dxa"/>
              </w:tcPr>
            </w:tcPrChange>
          </w:tcPr>
          <w:p>
            <w:pPr>
              <w:widowControl/>
              <w:numPr>
                <w:ilvl w:val="0"/>
                <w:numId w:val="0"/>
              </w:numPr>
              <w:textAlignment w:val="center"/>
              <w:rPr>
                <w:ins w:id="6103" w:author="P52s" w:date="2025-12-15T11:20:53Z"/>
                <w:rFonts w:hint="eastAsia" w:ascii="Times New Roman" w:hAnsi="Times New Roman" w:eastAsia="宋体" w:cs="Times New Roman"/>
                <w:color w:val="000000"/>
                <w:sz w:val="21"/>
                <w:szCs w:val="24"/>
                <w:vertAlign w:val="baseline"/>
                <w:lang w:val="en-US" w:eastAsia="zh-CN" w:bidi="ar"/>
                <w:rPrChange w:id="6104" w:author="P52s" w:date="2025-12-15T12:05:32Z">
                  <w:rPr>
                    <w:ins w:id="6105" w:author="P52s" w:date="2025-12-15T11:20:53Z"/>
                    <w:rFonts w:hint="default" w:ascii="方正仿宋_GBK" w:hAnsi="方正仿宋_GBK" w:eastAsia="方正仿宋_GBK" w:cs="方正仿宋_GBK"/>
                    <w:sz w:val="18"/>
                    <w:szCs w:val="18"/>
                    <w:vertAlign w:val="baseline"/>
                    <w:lang w:val="en-US" w:eastAsia="zh-CN"/>
                  </w:rPr>
                </w:rPrChange>
              </w:rPr>
              <w:pPrChange w:id="6102" w:author="P52s" w:date="2025-12-15T12:05:32Z">
                <w:pPr>
                  <w:numPr>
                    <w:ilvl w:val="0"/>
                    <w:numId w:val="0"/>
                  </w:numPr>
                </w:pPr>
              </w:pPrChange>
            </w:pPr>
            <w:ins w:id="6106" w:author="P52s" w:date="2025-12-15T11:24:37Z">
              <w:r>
                <w:rPr>
                  <w:rFonts w:hint="eastAsia" w:ascii="Times New Roman" w:hAnsi="Times New Roman" w:eastAsia="宋体" w:cs="Times New Roman"/>
                  <w:color w:val="000000"/>
                  <w:sz w:val="21"/>
                  <w:szCs w:val="24"/>
                  <w:vertAlign w:val="baseline"/>
                  <w:lang w:val="en-US" w:eastAsia="zh-CN" w:bidi="ar"/>
                  <w:rPrChange w:id="6107" w:author="P52s" w:date="2025-12-15T12:05:32Z">
                    <w:rPr>
                      <w:rFonts w:hint="eastAsia" w:ascii="方正仿宋_GBK" w:hAnsi="方正仿宋_GBK" w:eastAsia="方正仿宋_GBK" w:cs="方正仿宋_GBK"/>
                      <w:sz w:val="18"/>
                      <w:szCs w:val="18"/>
                      <w:vertAlign w:val="baseline"/>
                      <w:lang w:val="en-US" w:eastAsia="zh-CN"/>
                    </w:rPr>
                  </w:rPrChange>
                </w:rPr>
                <w:t>-</w:t>
              </w:r>
            </w:ins>
            <w:ins w:id="6109" w:author="P52s" w:date="2025-12-15T11:24:39Z">
              <w:r>
                <w:rPr>
                  <w:rFonts w:hint="eastAsia" w:ascii="Times New Roman" w:hAnsi="Times New Roman" w:eastAsia="宋体" w:cs="Times New Roman"/>
                  <w:color w:val="000000"/>
                  <w:sz w:val="21"/>
                  <w:szCs w:val="24"/>
                  <w:vertAlign w:val="baseline"/>
                  <w:lang w:val="en-US" w:eastAsia="zh-CN" w:bidi="ar"/>
                  <w:rPrChange w:id="6110" w:author="P52s" w:date="2025-12-15T12:05:32Z">
                    <w:rPr>
                      <w:rFonts w:hint="eastAsia" w:ascii="方正仿宋_GBK" w:hAnsi="方正仿宋_GBK" w:eastAsia="方正仿宋_GBK" w:cs="方正仿宋_GBK"/>
                      <w:sz w:val="18"/>
                      <w:szCs w:val="18"/>
                      <w:vertAlign w:val="baseline"/>
                      <w:lang w:val="en-US" w:eastAsia="zh-CN"/>
                    </w:rPr>
                  </w:rPrChange>
                </w:rPr>
                <w:t>1.90</w:t>
              </w:r>
            </w:ins>
          </w:p>
        </w:tc>
        <w:tc>
          <w:tcPr>
            <w:tcW w:w="625" w:type="pct"/>
            <w:tcBorders>
              <w:top w:val="nil"/>
              <w:left w:val="nil"/>
              <w:bottom w:val="single" w:color="auto" w:sz="4" w:space="0"/>
              <w:right w:val="nil"/>
            </w:tcBorders>
            <w:tcPrChange w:id="6112" w:author="P52s" w:date="2025-12-15T12:29:48Z">
              <w:tcPr>
                <w:tcW w:w="774" w:type="dxa"/>
              </w:tcPr>
            </w:tcPrChange>
          </w:tcPr>
          <w:p>
            <w:pPr>
              <w:widowControl/>
              <w:numPr>
                <w:ilvl w:val="0"/>
                <w:numId w:val="0"/>
              </w:numPr>
              <w:textAlignment w:val="center"/>
              <w:rPr>
                <w:ins w:id="6114" w:author="P52s" w:date="2025-12-15T11:20:53Z"/>
                <w:rFonts w:hint="eastAsia" w:ascii="Times New Roman" w:hAnsi="Times New Roman" w:eastAsia="宋体" w:cs="Times New Roman"/>
                <w:color w:val="000000"/>
                <w:sz w:val="21"/>
                <w:szCs w:val="24"/>
                <w:vertAlign w:val="baseline"/>
                <w:lang w:val="en-US" w:eastAsia="zh-CN" w:bidi="ar"/>
                <w:rPrChange w:id="6115" w:author="P52s" w:date="2025-12-15T12:05:32Z">
                  <w:rPr>
                    <w:ins w:id="6116" w:author="P52s" w:date="2025-12-15T11:20:53Z"/>
                    <w:rFonts w:hint="default" w:ascii="方正仿宋_GBK" w:hAnsi="方正仿宋_GBK" w:eastAsia="方正仿宋_GBK" w:cs="方正仿宋_GBK"/>
                    <w:sz w:val="18"/>
                    <w:szCs w:val="18"/>
                    <w:vertAlign w:val="baseline"/>
                    <w:lang w:val="en-US" w:eastAsia="zh-CN"/>
                  </w:rPr>
                </w:rPrChange>
              </w:rPr>
              <w:pPrChange w:id="6113" w:author="P52s" w:date="2025-12-15T12:05:32Z">
                <w:pPr>
                  <w:numPr>
                    <w:ilvl w:val="0"/>
                    <w:numId w:val="0"/>
                  </w:numPr>
                </w:pPr>
              </w:pPrChange>
            </w:pPr>
            <w:ins w:id="6117" w:author="P52s" w:date="2025-12-15T11:24:42Z">
              <w:r>
                <w:rPr>
                  <w:rFonts w:hint="eastAsia" w:ascii="Times New Roman" w:hAnsi="Times New Roman" w:eastAsia="宋体" w:cs="Times New Roman"/>
                  <w:color w:val="000000"/>
                  <w:sz w:val="21"/>
                  <w:szCs w:val="24"/>
                  <w:vertAlign w:val="baseline"/>
                  <w:lang w:val="en-US" w:eastAsia="zh-CN" w:bidi="ar"/>
                  <w:rPrChange w:id="6118" w:author="P52s" w:date="2025-12-15T12:05:32Z">
                    <w:rPr>
                      <w:rFonts w:hint="eastAsia" w:ascii="方正仿宋_GBK" w:hAnsi="方正仿宋_GBK" w:eastAsia="方正仿宋_GBK" w:cs="方正仿宋_GBK"/>
                      <w:sz w:val="18"/>
                      <w:szCs w:val="18"/>
                      <w:vertAlign w:val="baseline"/>
                      <w:lang w:val="en-US" w:eastAsia="zh-CN"/>
                    </w:rPr>
                  </w:rPrChange>
                </w:rPr>
                <w:t>1</w:t>
              </w:r>
            </w:ins>
            <w:ins w:id="6120" w:author="P52s" w:date="2025-12-15T11:24:43Z">
              <w:r>
                <w:rPr>
                  <w:rFonts w:hint="eastAsia" w:ascii="Times New Roman" w:hAnsi="Times New Roman" w:eastAsia="宋体" w:cs="Times New Roman"/>
                  <w:color w:val="000000"/>
                  <w:sz w:val="21"/>
                  <w:szCs w:val="24"/>
                  <w:vertAlign w:val="baseline"/>
                  <w:lang w:val="en-US" w:eastAsia="zh-CN" w:bidi="ar"/>
                  <w:rPrChange w:id="6121" w:author="P52s" w:date="2025-12-15T12:05:32Z">
                    <w:rPr>
                      <w:rFonts w:hint="eastAsia" w:ascii="方正仿宋_GBK" w:hAnsi="方正仿宋_GBK" w:eastAsia="方正仿宋_GBK" w:cs="方正仿宋_GBK"/>
                      <w:sz w:val="18"/>
                      <w:szCs w:val="18"/>
                      <w:vertAlign w:val="baseline"/>
                      <w:lang w:val="en-US" w:eastAsia="zh-CN"/>
                    </w:rPr>
                  </w:rPrChange>
                </w:rPr>
                <w:t>.71</w:t>
              </w:r>
            </w:ins>
          </w:p>
        </w:tc>
        <w:tc>
          <w:tcPr>
            <w:tcW w:w="625" w:type="pct"/>
            <w:tcBorders>
              <w:top w:val="nil"/>
              <w:left w:val="nil"/>
              <w:bottom w:val="single" w:color="auto" w:sz="4" w:space="0"/>
              <w:right w:val="nil"/>
            </w:tcBorders>
            <w:tcPrChange w:id="6123" w:author="P52s" w:date="2025-12-15T12:29:48Z">
              <w:tcPr>
                <w:tcW w:w="774" w:type="dxa"/>
              </w:tcPr>
            </w:tcPrChange>
          </w:tcPr>
          <w:p>
            <w:pPr>
              <w:widowControl/>
              <w:numPr>
                <w:ilvl w:val="0"/>
                <w:numId w:val="0"/>
              </w:numPr>
              <w:textAlignment w:val="center"/>
              <w:rPr>
                <w:ins w:id="6125" w:author="P52s" w:date="2025-12-15T11:20:53Z"/>
                <w:rFonts w:hint="eastAsia" w:ascii="Times New Roman" w:hAnsi="Times New Roman" w:eastAsia="宋体" w:cs="Times New Roman"/>
                <w:color w:val="000000"/>
                <w:sz w:val="21"/>
                <w:szCs w:val="24"/>
                <w:vertAlign w:val="baseline"/>
                <w:lang w:val="en-US" w:eastAsia="zh-CN" w:bidi="ar"/>
                <w:rPrChange w:id="6126" w:author="P52s" w:date="2025-12-15T12:05:32Z">
                  <w:rPr>
                    <w:ins w:id="6127" w:author="P52s" w:date="2025-12-15T11:20:53Z"/>
                    <w:rFonts w:hint="default" w:ascii="方正仿宋_GBK" w:hAnsi="方正仿宋_GBK" w:eastAsia="方正仿宋_GBK" w:cs="方正仿宋_GBK"/>
                    <w:sz w:val="18"/>
                    <w:szCs w:val="18"/>
                    <w:vertAlign w:val="baseline"/>
                    <w:lang w:val="en-US" w:eastAsia="zh-CN"/>
                  </w:rPr>
                </w:rPrChange>
              </w:rPr>
              <w:pPrChange w:id="6124" w:author="P52s" w:date="2025-12-15T12:05:32Z">
                <w:pPr>
                  <w:numPr>
                    <w:ilvl w:val="0"/>
                    <w:numId w:val="0"/>
                  </w:numPr>
                </w:pPr>
              </w:pPrChange>
            </w:pPr>
            <w:ins w:id="6128" w:author="P52s" w:date="2025-12-15T11:24:46Z">
              <w:r>
                <w:rPr>
                  <w:rFonts w:hint="eastAsia" w:ascii="Times New Roman" w:hAnsi="Times New Roman" w:eastAsia="宋体" w:cs="Times New Roman"/>
                  <w:color w:val="000000"/>
                  <w:sz w:val="21"/>
                  <w:szCs w:val="24"/>
                  <w:vertAlign w:val="baseline"/>
                  <w:lang w:val="en-US" w:eastAsia="zh-CN" w:bidi="ar"/>
                  <w:rPrChange w:id="6129" w:author="P52s" w:date="2025-12-15T12:05:32Z">
                    <w:rPr>
                      <w:rFonts w:hint="eastAsia" w:ascii="方正仿宋_GBK" w:hAnsi="方正仿宋_GBK" w:eastAsia="方正仿宋_GBK" w:cs="方正仿宋_GBK"/>
                      <w:sz w:val="18"/>
                      <w:szCs w:val="18"/>
                      <w:vertAlign w:val="baseline"/>
                      <w:lang w:val="en-US" w:eastAsia="zh-CN"/>
                    </w:rPr>
                  </w:rPrChange>
                </w:rPr>
                <w:t>5</w:t>
              </w:r>
            </w:ins>
            <w:ins w:id="6131" w:author="P52s" w:date="2025-12-15T11:24:51Z">
              <w:r>
                <w:rPr>
                  <w:rFonts w:hint="eastAsia" w:ascii="Times New Roman" w:hAnsi="Times New Roman" w:eastAsia="宋体" w:cs="Times New Roman"/>
                  <w:color w:val="000000"/>
                  <w:sz w:val="21"/>
                  <w:szCs w:val="24"/>
                  <w:vertAlign w:val="baseline"/>
                  <w:lang w:val="en-US" w:eastAsia="zh-CN" w:bidi="ar"/>
                  <w:rPrChange w:id="6132" w:author="P52s" w:date="2025-12-15T12:05:32Z">
                    <w:rPr>
                      <w:rFonts w:hint="eastAsia" w:ascii="方正仿宋_GBK" w:hAnsi="方正仿宋_GBK" w:eastAsia="方正仿宋_GBK" w:cs="方正仿宋_GBK"/>
                      <w:sz w:val="18"/>
                      <w:szCs w:val="18"/>
                      <w:vertAlign w:val="baseline"/>
                      <w:lang w:val="en-US" w:eastAsia="zh-CN"/>
                    </w:rPr>
                  </w:rPrChange>
                </w:rPr>
                <w:t>.00</w:t>
              </w:r>
            </w:ins>
          </w:p>
        </w:tc>
        <w:tc>
          <w:tcPr>
            <w:tcW w:w="625" w:type="pct"/>
            <w:tcBorders>
              <w:top w:val="nil"/>
              <w:left w:val="nil"/>
              <w:bottom w:val="single" w:color="auto" w:sz="4" w:space="0"/>
              <w:right w:val="nil"/>
            </w:tcBorders>
            <w:tcPrChange w:id="6134" w:author="P52s" w:date="2025-12-15T12:29:48Z">
              <w:tcPr>
                <w:tcW w:w="774" w:type="dxa"/>
              </w:tcPr>
            </w:tcPrChange>
          </w:tcPr>
          <w:p>
            <w:pPr>
              <w:widowControl/>
              <w:numPr>
                <w:ilvl w:val="0"/>
                <w:numId w:val="0"/>
              </w:numPr>
              <w:textAlignment w:val="center"/>
              <w:rPr>
                <w:ins w:id="6136" w:author="P52s" w:date="2025-12-15T11:20:53Z"/>
                <w:rFonts w:hint="eastAsia" w:ascii="Times New Roman" w:hAnsi="Times New Roman" w:eastAsia="宋体" w:cs="Times New Roman"/>
                <w:color w:val="000000"/>
                <w:sz w:val="21"/>
                <w:szCs w:val="24"/>
                <w:vertAlign w:val="baseline"/>
                <w:lang w:val="en-US" w:eastAsia="zh-CN" w:bidi="ar"/>
                <w:rPrChange w:id="6137" w:author="P52s" w:date="2025-12-15T12:05:32Z">
                  <w:rPr>
                    <w:ins w:id="6138" w:author="P52s" w:date="2025-12-15T11:20:53Z"/>
                    <w:rFonts w:hint="default" w:ascii="方正仿宋_GBK" w:hAnsi="方正仿宋_GBK" w:eastAsia="方正仿宋_GBK" w:cs="方正仿宋_GBK"/>
                    <w:sz w:val="18"/>
                    <w:szCs w:val="18"/>
                    <w:vertAlign w:val="baseline"/>
                    <w:lang w:val="en-US" w:eastAsia="zh-CN"/>
                  </w:rPr>
                </w:rPrChange>
              </w:rPr>
              <w:pPrChange w:id="6135" w:author="P52s" w:date="2025-12-15T12:05:32Z">
                <w:pPr>
                  <w:numPr>
                    <w:ilvl w:val="0"/>
                    <w:numId w:val="0"/>
                  </w:numPr>
                </w:pPr>
              </w:pPrChange>
            </w:pPr>
            <w:ins w:id="6139" w:author="P52s" w:date="2025-12-15T11:24:46Z">
              <w:r>
                <w:rPr>
                  <w:rFonts w:hint="eastAsia" w:ascii="Times New Roman" w:hAnsi="Times New Roman" w:eastAsia="宋体" w:cs="Times New Roman"/>
                  <w:color w:val="000000"/>
                  <w:sz w:val="21"/>
                  <w:szCs w:val="24"/>
                  <w:vertAlign w:val="baseline"/>
                  <w:lang w:val="en-US" w:eastAsia="zh-CN" w:bidi="ar"/>
                  <w:rPrChange w:id="6140" w:author="P52s" w:date="2025-12-15T12:05:32Z">
                    <w:rPr>
                      <w:rFonts w:hint="eastAsia" w:ascii="方正仿宋_GBK" w:hAnsi="方正仿宋_GBK" w:eastAsia="方正仿宋_GBK" w:cs="方正仿宋_GBK"/>
                      <w:sz w:val="18"/>
                      <w:szCs w:val="18"/>
                      <w:vertAlign w:val="baseline"/>
                      <w:lang w:val="en-US" w:eastAsia="zh-CN"/>
                    </w:rPr>
                  </w:rPrChange>
                </w:rPr>
                <w:t>5</w:t>
              </w:r>
            </w:ins>
            <w:ins w:id="6142" w:author="P52s" w:date="2025-12-15T11:24:47Z">
              <w:r>
                <w:rPr>
                  <w:rFonts w:hint="eastAsia" w:ascii="Times New Roman" w:hAnsi="Times New Roman" w:eastAsia="宋体" w:cs="Times New Roman"/>
                  <w:color w:val="000000"/>
                  <w:sz w:val="21"/>
                  <w:szCs w:val="24"/>
                  <w:vertAlign w:val="baseline"/>
                  <w:lang w:val="en-US" w:eastAsia="zh-CN" w:bidi="ar"/>
                  <w:rPrChange w:id="6143" w:author="P52s" w:date="2025-12-15T12:05:32Z">
                    <w:rPr>
                      <w:rFonts w:hint="eastAsia" w:ascii="方正仿宋_GBK" w:hAnsi="方正仿宋_GBK" w:eastAsia="方正仿宋_GBK" w:cs="方正仿宋_GBK"/>
                      <w:sz w:val="18"/>
                      <w:szCs w:val="18"/>
                      <w:vertAlign w:val="baseline"/>
                      <w:lang w:val="en-US" w:eastAsia="zh-CN"/>
                    </w:rPr>
                  </w:rPrChange>
                </w:rPr>
                <w:t>.</w:t>
              </w:r>
            </w:ins>
            <w:ins w:id="6145" w:author="P52s" w:date="2025-12-15T11:24:48Z">
              <w:r>
                <w:rPr>
                  <w:rFonts w:hint="eastAsia" w:ascii="Times New Roman" w:hAnsi="Times New Roman" w:eastAsia="宋体" w:cs="Times New Roman"/>
                  <w:color w:val="000000"/>
                  <w:sz w:val="21"/>
                  <w:szCs w:val="24"/>
                  <w:vertAlign w:val="baseline"/>
                  <w:lang w:val="en-US" w:eastAsia="zh-CN" w:bidi="ar"/>
                  <w:rPrChange w:id="6146" w:author="P52s" w:date="2025-12-15T12:05:32Z">
                    <w:rPr>
                      <w:rFonts w:hint="eastAsia" w:ascii="方正仿宋_GBK" w:hAnsi="方正仿宋_GBK" w:eastAsia="方正仿宋_GBK" w:cs="方正仿宋_GBK"/>
                      <w:sz w:val="18"/>
                      <w:szCs w:val="18"/>
                      <w:vertAlign w:val="baseline"/>
                      <w:lang w:val="en-US" w:eastAsia="zh-CN"/>
                    </w:rPr>
                  </w:rPrChange>
                </w:rPr>
                <w:t>00</w:t>
              </w:r>
            </w:ins>
          </w:p>
        </w:tc>
      </w:tr>
    </w:tbl>
    <w:p>
      <w:pPr>
        <w:widowControl/>
        <w:numPr>
          <w:ilvl w:val="0"/>
          <w:numId w:val="0"/>
        </w:numPr>
        <w:spacing w:line="360" w:lineRule="auto"/>
        <w:ind w:firstLine="420" w:firstLineChars="200"/>
        <w:textAlignment w:val="center"/>
        <w:rPr>
          <w:ins w:id="6149" w:author="P52s" w:date="2025-12-15T10:29:53Z"/>
          <w:rFonts w:hint="default" w:ascii="Times New Roman" w:hAnsi="Times New Roman" w:eastAsia="宋体" w:cs="Times New Roman"/>
          <w:color w:val="000000"/>
          <w:sz w:val="21"/>
          <w:szCs w:val="24"/>
          <w:lang w:val="en-US" w:eastAsia="zh-CN" w:bidi="ar"/>
          <w:rPrChange w:id="6150" w:author="P52s" w:date="2025-12-15T12:05:51Z">
            <w:rPr>
              <w:ins w:id="6151" w:author="P52s" w:date="2025-12-15T10:29:53Z"/>
              <w:rFonts w:hint="default" w:ascii="方正仿宋_GBK" w:hAnsi="方正仿宋_GBK" w:eastAsia="方正仿宋_GBK" w:cs="方正仿宋_GBK"/>
              <w:sz w:val="24"/>
              <w:szCs w:val="24"/>
              <w:lang w:val="en-US" w:eastAsia="zh-CN"/>
            </w:rPr>
          </w:rPrChange>
        </w:rPr>
        <w:pPrChange w:id="6148" w:author="P52s" w:date="2025-12-15T12:05:51Z">
          <w:pPr>
            <w:numPr>
              <w:ilvl w:val="0"/>
              <w:numId w:val="0"/>
            </w:numPr>
          </w:pPr>
        </w:pPrChange>
      </w:pPr>
      <w:ins w:id="6152" w:author="P52s" w:date="2025-12-15T11:18:29Z">
        <w:r>
          <w:rPr>
            <w:rFonts w:hint="eastAsia" w:ascii="Times New Roman" w:hAnsi="Times New Roman" w:eastAsia="宋体" w:cs="Times New Roman"/>
            <w:color w:val="000000"/>
            <w:sz w:val="21"/>
            <w:szCs w:val="24"/>
            <w:lang w:val="en-US" w:eastAsia="zh-CN" w:bidi="ar"/>
            <w:rPrChange w:id="6153" w:author="P52s" w:date="2025-12-15T12:05:51Z">
              <w:rPr>
                <w:rFonts w:hint="eastAsia" w:ascii="方正仿宋_GBK" w:hAnsi="方正仿宋_GBK" w:eastAsia="方正仿宋_GBK" w:cs="方正仿宋_GBK"/>
                <w:sz w:val="24"/>
                <w:szCs w:val="24"/>
                <w:lang w:val="en-US" w:eastAsia="zh-CN"/>
              </w:rPr>
            </w:rPrChange>
          </w:rPr>
          <w:t>放电</w:t>
        </w:r>
      </w:ins>
      <w:ins w:id="6155" w:author="P52s" w:date="2025-12-15T11:18:31Z">
        <w:r>
          <w:rPr>
            <w:rFonts w:hint="eastAsia" w:ascii="Times New Roman" w:hAnsi="Times New Roman" w:eastAsia="宋体" w:cs="Times New Roman"/>
            <w:color w:val="000000"/>
            <w:sz w:val="21"/>
            <w:szCs w:val="24"/>
            <w:lang w:val="en-US" w:eastAsia="zh-CN" w:bidi="ar"/>
            <w:rPrChange w:id="6156" w:author="P52s" w:date="2025-12-15T12:05:51Z">
              <w:rPr>
                <w:rFonts w:hint="eastAsia" w:ascii="方正仿宋_GBK" w:hAnsi="方正仿宋_GBK" w:eastAsia="方正仿宋_GBK" w:cs="方正仿宋_GBK"/>
                <w:sz w:val="24"/>
                <w:szCs w:val="24"/>
                <w:lang w:val="en-US" w:eastAsia="zh-CN"/>
              </w:rPr>
            </w:rPrChange>
          </w:rPr>
          <w:t>过程</w:t>
        </w:r>
      </w:ins>
      <w:ins w:id="6158" w:author="P52s" w:date="2025-12-15T11:18:33Z">
        <w:r>
          <w:rPr>
            <w:rFonts w:hint="eastAsia" w:ascii="Times New Roman" w:hAnsi="Times New Roman" w:eastAsia="宋体" w:cs="Times New Roman"/>
            <w:color w:val="000000"/>
            <w:sz w:val="21"/>
            <w:szCs w:val="24"/>
            <w:lang w:val="en-US" w:eastAsia="zh-CN" w:bidi="ar"/>
            <w:rPrChange w:id="6159" w:author="P52s" w:date="2025-12-15T12:05:51Z">
              <w:rPr>
                <w:rFonts w:hint="eastAsia" w:ascii="方正仿宋_GBK" w:hAnsi="方正仿宋_GBK" w:eastAsia="方正仿宋_GBK" w:cs="方正仿宋_GBK"/>
                <w:sz w:val="24"/>
                <w:szCs w:val="24"/>
                <w:lang w:val="en-US" w:eastAsia="zh-CN"/>
              </w:rPr>
            </w:rPrChange>
          </w:rPr>
          <w:t>如图</w:t>
        </w:r>
      </w:ins>
      <w:ins w:id="6161" w:author="P52s" w:date="2025-12-15T12:47:48Z">
        <w:r>
          <w:rPr>
            <w:rFonts w:hint="eastAsia" w:ascii="Times New Roman" w:hAnsi="Times New Roman" w:eastAsia="宋体" w:cs="Times New Roman"/>
            <w:color w:val="000000"/>
            <w:sz w:val="21"/>
            <w:szCs w:val="24"/>
            <w:lang w:val="en-US" w:eastAsia="zh-CN" w:bidi="ar"/>
          </w:rPr>
          <w:t>3</w:t>
        </w:r>
      </w:ins>
      <w:ins w:id="6162" w:author="P52s" w:date="2025-12-15T11:18:37Z">
        <w:r>
          <w:rPr>
            <w:rFonts w:hint="eastAsia" w:ascii="Times New Roman" w:hAnsi="Times New Roman" w:eastAsia="宋体" w:cs="Times New Roman"/>
            <w:color w:val="000000"/>
            <w:sz w:val="21"/>
            <w:szCs w:val="24"/>
            <w:lang w:val="en-US" w:eastAsia="zh-CN" w:bidi="ar"/>
            <w:rPrChange w:id="6163" w:author="P52s" w:date="2025-12-15T12:05:51Z">
              <w:rPr>
                <w:rFonts w:hint="eastAsia" w:ascii="方正仿宋_GBK" w:hAnsi="方正仿宋_GBK" w:eastAsia="方正仿宋_GBK" w:cs="方正仿宋_GBK"/>
                <w:sz w:val="24"/>
                <w:szCs w:val="24"/>
                <w:lang w:val="en-US" w:eastAsia="zh-CN"/>
              </w:rPr>
            </w:rPrChange>
          </w:rPr>
          <w:t>所示</w:t>
        </w:r>
      </w:ins>
      <w:ins w:id="6165" w:author="P52s" w:date="2025-12-15T11:18:44Z">
        <w:r>
          <w:rPr>
            <w:rFonts w:hint="eastAsia" w:ascii="Times New Roman" w:hAnsi="Times New Roman" w:eastAsia="宋体" w:cs="Times New Roman"/>
            <w:color w:val="000000"/>
            <w:sz w:val="21"/>
            <w:szCs w:val="24"/>
            <w:lang w:val="en-US" w:eastAsia="zh-CN" w:bidi="ar"/>
            <w:rPrChange w:id="6166" w:author="P52s" w:date="2025-12-15T12:05:51Z">
              <w:rPr>
                <w:rFonts w:hint="eastAsia" w:ascii="方正仿宋_GBK" w:hAnsi="方正仿宋_GBK" w:eastAsia="方正仿宋_GBK" w:cs="方正仿宋_GBK"/>
                <w:sz w:val="24"/>
                <w:szCs w:val="24"/>
                <w:lang w:val="en-US" w:eastAsia="zh-CN"/>
              </w:rPr>
            </w:rPrChange>
          </w:rPr>
          <w:t>，</w:t>
        </w:r>
      </w:ins>
      <w:ins w:id="6168" w:author="P52s" w:date="2025-12-15T11:26:58Z">
        <w:r>
          <w:rPr>
            <w:rFonts w:hint="eastAsia" w:ascii="Times New Roman" w:hAnsi="Times New Roman" w:eastAsia="宋体" w:cs="Times New Roman"/>
            <w:color w:val="000000"/>
            <w:sz w:val="21"/>
            <w:szCs w:val="24"/>
            <w:lang w:val="en-US" w:eastAsia="zh-CN" w:bidi="ar"/>
            <w:rPrChange w:id="6169" w:author="P52s" w:date="2025-12-15T12:05:51Z">
              <w:rPr>
                <w:rFonts w:hint="eastAsia" w:ascii="方正仿宋_GBK" w:hAnsi="方正仿宋_GBK" w:eastAsia="方正仿宋_GBK" w:cs="方正仿宋_GBK"/>
                <w:sz w:val="24"/>
                <w:szCs w:val="24"/>
                <w:lang w:val="en-US" w:eastAsia="zh-CN"/>
              </w:rPr>
            </w:rPrChange>
          </w:rPr>
          <w:t>储能</w:t>
        </w:r>
      </w:ins>
      <w:ins w:id="6171" w:author="P52s" w:date="2025-12-15T12:48:10Z">
        <w:r>
          <w:rPr>
            <w:rFonts w:hint="eastAsia" w:ascii="Times New Roman" w:hAnsi="Times New Roman" w:eastAsia="宋体" w:cs="Times New Roman"/>
            <w:color w:val="000000"/>
            <w:sz w:val="21"/>
            <w:szCs w:val="24"/>
            <w:lang w:val="en-US" w:eastAsia="zh-CN" w:bidi="ar"/>
          </w:rPr>
          <w:t>系统</w:t>
        </w:r>
      </w:ins>
      <w:ins w:id="6172" w:author="P52s" w:date="2025-12-15T12:48:12Z">
        <w:r>
          <w:rPr>
            <w:rFonts w:hint="eastAsia" w:ascii="Times New Roman" w:hAnsi="Times New Roman" w:eastAsia="宋体" w:cs="Times New Roman"/>
            <w:color w:val="000000"/>
            <w:sz w:val="21"/>
            <w:szCs w:val="24"/>
            <w:lang w:val="en-US" w:eastAsia="zh-CN" w:bidi="ar"/>
          </w:rPr>
          <w:t>在</w:t>
        </w:r>
      </w:ins>
      <w:ins w:id="6173" w:author="P52s" w:date="2025-12-15T12:48:06Z">
        <w:r>
          <w:rPr>
            <w:rFonts w:hint="eastAsia" w:ascii="Times New Roman" w:hAnsi="Times New Roman" w:eastAsia="宋体" w:cs="Times New Roman"/>
            <w:color w:val="000000"/>
            <w:sz w:val="21"/>
            <w:szCs w:val="24"/>
            <w:lang w:val="en-US" w:eastAsia="zh-CN" w:bidi="ar"/>
          </w:rPr>
          <w:t>放电</w:t>
        </w:r>
      </w:ins>
      <w:ins w:id="6174" w:author="P52s" w:date="2025-12-15T12:48:15Z">
        <w:r>
          <w:rPr>
            <w:rFonts w:hint="eastAsia" w:ascii="Times New Roman" w:hAnsi="Times New Roman" w:eastAsia="宋体" w:cs="Times New Roman"/>
            <w:color w:val="000000"/>
            <w:sz w:val="21"/>
            <w:szCs w:val="24"/>
            <w:lang w:val="en-US" w:eastAsia="zh-CN" w:bidi="ar"/>
          </w:rPr>
          <w:t>过程中，</w:t>
        </w:r>
      </w:ins>
      <w:ins w:id="6175" w:author="P52s" w:date="2025-12-15T12:48:19Z">
        <w:r>
          <w:rPr>
            <w:rFonts w:hint="eastAsia" w:ascii="Times New Roman" w:hAnsi="Times New Roman" w:eastAsia="宋体" w:cs="Times New Roman"/>
            <w:color w:val="000000"/>
            <w:sz w:val="21"/>
            <w:szCs w:val="24"/>
            <w:lang w:val="en-US" w:eastAsia="zh-CN" w:bidi="ar"/>
          </w:rPr>
          <w:t>在</w:t>
        </w:r>
      </w:ins>
      <w:ins w:id="6176" w:author="P52s" w:date="2025-12-15T11:27:24Z">
        <w:r>
          <w:rPr>
            <w:rFonts w:hint="eastAsia" w:ascii="Times New Roman" w:hAnsi="Times New Roman" w:eastAsia="宋体" w:cs="Times New Roman"/>
            <w:color w:val="000000"/>
            <w:sz w:val="21"/>
            <w:szCs w:val="24"/>
            <w:lang w:val="en-US" w:eastAsia="zh-CN" w:bidi="ar"/>
            <w:rPrChange w:id="6177" w:author="P52s" w:date="2025-12-15T12:05:51Z">
              <w:rPr>
                <w:rFonts w:hint="eastAsia" w:ascii="方正仿宋_GBK" w:hAnsi="方正仿宋_GBK" w:eastAsia="方正仿宋_GBK" w:cs="方正仿宋_GBK"/>
                <w:sz w:val="24"/>
                <w:szCs w:val="24"/>
                <w:lang w:val="en-US" w:eastAsia="zh-CN"/>
              </w:rPr>
            </w:rPrChange>
          </w:rPr>
          <w:t>0</w:t>
        </w:r>
      </w:ins>
      <w:ins w:id="6179" w:author="P52s" w:date="2025-12-15T11:27:25Z">
        <w:r>
          <w:rPr>
            <w:rFonts w:hint="eastAsia" w:ascii="Times New Roman" w:hAnsi="Times New Roman" w:eastAsia="宋体" w:cs="Times New Roman"/>
            <w:color w:val="000000"/>
            <w:sz w:val="21"/>
            <w:szCs w:val="24"/>
            <w:lang w:val="en-US" w:eastAsia="zh-CN" w:bidi="ar"/>
            <w:rPrChange w:id="6180" w:author="P52s" w:date="2025-12-15T12:05:51Z">
              <w:rPr>
                <w:rFonts w:hint="eastAsia" w:ascii="方正仿宋_GBK" w:hAnsi="方正仿宋_GBK" w:eastAsia="方正仿宋_GBK" w:cs="方正仿宋_GBK"/>
                <w:sz w:val="24"/>
                <w:szCs w:val="24"/>
                <w:lang w:val="en-US" w:eastAsia="zh-CN"/>
              </w:rPr>
            </w:rPrChange>
          </w:rPr>
          <w:t>.09</w:t>
        </w:r>
      </w:ins>
      <w:ins w:id="6182" w:author="P52s" w:date="2025-12-15T11:27:28Z">
        <w:r>
          <w:rPr>
            <w:rFonts w:hint="eastAsia" w:ascii="Times New Roman" w:hAnsi="Times New Roman" w:eastAsia="宋体" w:cs="Times New Roman"/>
            <w:color w:val="000000"/>
            <w:sz w:val="21"/>
            <w:szCs w:val="24"/>
            <w:lang w:val="en-US" w:eastAsia="zh-CN" w:bidi="ar"/>
            <w:rPrChange w:id="6183" w:author="P52s" w:date="2025-12-15T12:05:51Z">
              <w:rPr>
                <w:rFonts w:hint="eastAsia" w:ascii="方正仿宋_GBK" w:hAnsi="方正仿宋_GBK" w:eastAsia="方正仿宋_GBK" w:cs="方正仿宋_GBK"/>
                <w:sz w:val="24"/>
                <w:szCs w:val="24"/>
                <w:lang w:val="en-US" w:eastAsia="zh-CN"/>
              </w:rPr>
            </w:rPrChange>
          </w:rPr>
          <w:t>h</w:t>
        </w:r>
      </w:ins>
      <w:ins w:id="6185" w:author="P52s" w:date="2025-12-15T11:28:53Z">
        <w:r>
          <w:rPr>
            <w:rFonts w:hint="eastAsia" w:ascii="Times New Roman" w:hAnsi="Times New Roman" w:eastAsia="宋体" w:cs="Times New Roman"/>
            <w:color w:val="000000"/>
            <w:sz w:val="21"/>
            <w:szCs w:val="24"/>
            <w:lang w:val="en-US" w:eastAsia="zh-CN" w:bidi="ar"/>
            <w:rPrChange w:id="6186" w:author="P52s" w:date="2025-12-15T12:05:51Z">
              <w:rPr>
                <w:rFonts w:hint="eastAsia" w:ascii="方正仿宋_GBK" w:hAnsi="方正仿宋_GBK" w:eastAsia="方正仿宋_GBK" w:cs="方正仿宋_GBK"/>
                <w:sz w:val="24"/>
                <w:szCs w:val="24"/>
                <w:lang w:val="en-US" w:eastAsia="zh-CN"/>
              </w:rPr>
            </w:rPrChange>
          </w:rPr>
          <w:t>时</w:t>
        </w:r>
      </w:ins>
      <w:ins w:id="6188" w:author="P52s" w:date="2025-12-15T11:27:55Z">
        <w:r>
          <w:rPr>
            <w:rFonts w:hint="eastAsia" w:ascii="Times New Roman" w:hAnsi="Times New Roman" w:eastAsia="宋体" w:cs="Times New Roman"/>
            <w:color w:val="000000"/>
            <w:sz w:val="21"/>
            <w:szCs w:val="24"/>
            <w:lang w:val="en-US" w:eastAsia="zh-CN" w:bidi="ar"/>
            <w:rPrChange w:id="6189" w:author="P52s" w:date="2025-12-15T12:05:51Z">
              <w:rPr>
                <w:rFonts w:hint="eastAsia" w:ascii="方正仿宋_GBK" w:hAnsi="方正仿宋_GBK" w:eastAsia="方正仿宋_GBK" w:cs="方正仿宋_GBK"/>
                <w:sz w:val="24"/>
                <w:szCs w:val="24"/>
                <w:lang w:val="en-US" w:eastAsia="zh-CN"/>
              </w:rPr>
            </w:rPrChange>
          </w:rPr>
          <w:t>钠</w:t>
        </w:r>
      </w:ins>
      <w:ins w:id="6191" w:author="P52s" w:date="2025-12-15T11:27:56Z">
        <w:r>
          <w:rPr>
            <w:rFonts w:hint="eastAsia" w:ascii="Times New Roman" w:hAnsi="Times New Roman" w:eastAsia="宋体" w:cs="Times New Roman"/>
            <w:color w:val="000000"/>
            <w:sz w:val="21"/>
            <w:szCs w:val="24"/>
            <w:lang w:val="en-US" w:eastAsia="zh-CN" w:bidi="ar"/>
            <w:rPrChange w:id="6192" w:author="P52s" w:date="2025-12-15T12:05:51Z">
              <w:rPr>
                <w:rFonts w:hint="eastAsia" w:ascii="方正仿宋_GBK" w:hAnsi="方正仿宋_GBK" w:eastAsia="方正仿宋_GBK" w:cs="方正仿宋_GBK"/>
                <w:sz w:val="24"/>
                <w:szCs w:val="24"/>
                <w:lang w:val="en-US" w:eastAsia="zh-CN"/>
              </w:rPr>
            </w:rPrChange>
          </w:rPr>
          <w:t>电池</w:t>
        </w:r>
      </w:ins>
      <w:ins w:id="6194" w:author="P52s" w:date="2025-12-15T11:27:59Z">
        <w:r>
          <w:rPr>
            <w:rFonts w:hint="eastAsia" w:ascii="Times New Roman" w:hAnsi="Times New Roman" w:eastAsia="宋体" w:cs="Times New Roman"/>
            <w:color w:val="000000"/>
            <w:sz w:val="21"/>
            <w:szCs w:val="24"/>
            <w:lang w:val="en-US" w:eastAsia="zh-CN" w:bidi="ar"/>
            <w:rPrChange w:id="6195" w:author="P52s" w:date="2025-12-15T12:05:51Z">
              <w:rPr>
                <w:rFonts w:hint="eastAsia" w:ascii="方正仿宋_GBK" w:hAnsi="方正仿宋_GBK" w:eastAsia="方正仿宋_GBK" w:cs="方正仿宋_GBK"/>
                <w:sz w:val="24"/>
                <w:szCs w:val="24"/>
                <w:lang w:val="en-US" w:eastAsia="zh-CN"/>
              </w:rPr>
            </w:rPrChange>
          </w:rPr>
          <w:t>放空，</w:t>
        </w:r>
      </w:ins>
      <w:ins w:id="6197" w:author="P52s" w:date="2025-12-15T11:29:07Z">
        <w:r>
          <w:rPr>
            <w:rFonts w:hint="eastAsia" w:ascii="Times New Roman" w:hAnsi="Times New Roman" w:eastAsia="宋体" w:cs="Times New Roman"/>
            <w:color w:val="000000"/>
            <w:sz w:val="21"/>
            <w:szCs w:val="24"/>
            <w:lang w:val="en-US" w:eastAsia="zh-CN" w:bidi="ar"/>
            <w:rPrChange w:id="6198" w:author="P52s" w:date="2025-12-15T12:05:51Z">
              <w:rPr>
                <w:rFonts w:hint="eastAsia" w:ascii="方正仿宋_GBK" w:hAnsi="方正仿宋_GBK" w:eastAsia="方正仿宋_GBK" w:cs="方正仿宋_GBK"/>
                <w:sz w:val="24"/>
                <w:szCs w:val="24"/>
                <w:lang w:val="en-US" w:eastAsia="zh-CN"/>
              </w:rPr>
            </w:rPrChange>
          </w:rPr>
          <w:t>功率</w:t>
        </w:r>
      </w:ins>
      <w:ins w:id="6200" w:author="P52s" w:date="2025-12-15T11:29:08Z">
        <w:r>
          <w:rPr>
            <w:rFonts w:hint="eastAsia" w:ascii="Times New Roman" w:hAnsi="Times New Roman" w:eastAsia="宋体" w:cs="Times New Roman"/>
            <w:color w:val="000000"/>
            <w:sz w:val="21"/>
            <w:szCs w:val="24"/>
            <w:lang w:val="en-US" w:eastAsia="zh-CN" w:bidi="ar"/>
            <w:rPrChange w:id="6201" w:author="P52s" w:date="2025-12-15T12:05:51Z">
              <w:rPr>
                <w:rFonts w:hint="eastAsia" w:ascii="方正仿宋_GBK" w:hAnsi="方正仿宋_GBK" w:eastAsia="方正仿宋_GBK" w:cs="方正仿宋_GBK"/>
                <w:sz w:val="24"/>
                <w:szCs w:val="24"/>
                <w:lang w:val="en-US" w:eastAsia="zh-CN"/>
              </w:rPr>
            </w:rPrChange>
          </w:rPr>
          <w:t>从10</w:t>
        </w:r>
      </w:ins>
      <w:ins w:id="6203" w:author="P52s" w:date="2025-12-15T11:29:09Z">
        <w:r>
          <w:rPr>
            <w:rFonts w:hint="eastAsia" w:ascii="Times New Roman" w:hAnsi="Times New Roman" w:eastAsia="宋体" w:cs="Times New Roman"/>
            <w:color w:val="000000"/>
            <w:sz w:val="21"/>
            <w:szCs w:val="24"/>
            <w:lang w:val="en-US" w:eastAsia="zh-CN" w:bidi="ar"/>
            <w:rPrChange w:id="6204" w:author="P52s" w:date="2025-12-15T12:05:51Z">
              <w:rPr>
                <w:rFonts w:hint="eastAsia" w:ascii="方正仿宋_GBK" w:hAnsi="方正仿宋_GBK" w:eastAsia="方正仿宋_GBK" w:cs="方正仿宋_GBK"/>
                <w:sz w:val="24"/>
                <w:szCs w:val="24"/>
                <w:lang w:val="en-US" w:eastAsia="zh-CN"/>
              </w:rPr>
            </w:rPrChange>
          </w:rPr>
          <w:t>0</w:t>
        </w:r>
      </w:ins>
      <w:ins w:id="6206" w:author="P52s" w:date="2025-12-15T11:29:10Z">
        <w:r>
          <w:rPr>
            <w:rFonts w:hint="eastAsia" w:ascii="Times New Roman" w:hAnsi="Times New Roman" w:eastAsia="宋体" w:cs="Times New Roman"/>
            <w:color w:val="000000"/>
            <w:sz w:val="21"/>
            <w:szCs w:val="24"/>
            <w:lang w:val="en-US" w:eastAsia="zh-CN" w:bidi="ar"/>
            <w:rPrChange w:id="6207" w:author="P52s" w:date="2025-12-15T12:05:51Z">
              <w:rPr>
                <w:rFonts w:hint="eastAsia" w:ascii="方正仿宋_GBK" w:hAnsi="方正仿宋_GBK" w:eastAsia="方正仿宋_GBK" w:cs="方正仿宋_GBK"/>
                <w:sz w:val="24"/>
                <w:szCs w:val="24"/>
                <w:lang w:val="en-US" w:eastAsia="zh-CN"/>
              </w:rPr>
            </w:rPrChange>
          </w:rPr>
          <w:t>kW</w:t>
        </w:r>
      </w:ins>
      <w:ins w:id="6209" w:author="P52s" w:date="2025-12-15T11:28:05Z">
        <w:r>
          <w:rPr>
            <w:rFonts w:hint="eastAsia" w:ascii="Times New Roman" w:hAnsi="Times New Roman" w:eastAsia="宋体" w:cs="Times New Roman"/>
            <w:color w:val="000000"/>
            <w:sz w:val="21"/>
            <w:szCs w:val="24"/>
            <w:lang w:val="en-US" w:eastAsia="zh-CN" w:bidi="ar"/>
            <w:rPrChange w:id="6210" w:author="P52s" w:date="2025-12-15T12:05:51Z">
              <w:rPr>
                <w:rFonts w:hint="eastAsia" w:ascii="方正仿宋_GBK" w:hAnsi="方正仿宋_GBK" w:eastAsia="方正仿宋_GBK" w:cs="方正仿宋_GBK"/>
                <w:sz w:val="24"/>
                <w:szCs w:val="24"/>
                <w:lang w:val="en-US" w:eastAsia="zh-CN"/>
              </w:rPr>
            </w:rPrChange>
          </w:rPr>
          <w:t>调整</w:t>
        </w:r>
      </w:ins>
      <w:ins w:id="6212" w:author="P52s" w:date="2025-12-15T11:28:07Z">
        <w:r>
          <w:rPr>
            <w:rFonts w:hint="eastAsia" w:ascii="Times New Roman" w:hAnsi="Times New Roman" w:eastAsia="宋体" w:cs="Times New Roman"/>
            <w:color w:val="000000"/>
            <w:sz w:val="21"/>
            <w:szCs w:val="24"/>
            <w:lang w:val="en-US" w:eastAsia="zh-CN" w:bidi="ar"/>
            <w:rPrChange w:id="6213" w:author="P52s" w:date="2025-12-15T12:05:51Z">
              <w:rPr>
                <w:rFonts w:hint="eastAsia" w:ascii="方正仿宋_GBK" w:hAnsi="方正仿宋_GBK" w:eastAsia="方正仿宋_GBK" w:cs="方正仿宋_GBK"/>
                <w:sz w:val="24"/>
                <w:szCs w:val="24"/>
                <w:lang w:val="en-US" w:eastAsia="zh-CN"/>
              </w:rPr>
            </w:rPrChange>
          </w:rPr>
          <w:t>为</w:t>
        </w:r>
      </w:ins>
      <w:ins w:id="6215" w:author="P52s" w:date="2025-12-15T11:28:08Z">
        <w:r>
          <w:rPr>
            <w:rFonts w:hint="eastAsia" w:ascii="Times New Roman" w:hAnsi="Times New Roman" w:eastAsia="宋体" w:cs="Times New Roman"/>
            <w:color w:val="000000"/>
            <w:sz w:val="21"/>
            <w:szCs w:val="24"/>
            <w:lang w:val="en-US" w:eastAsia="zh-CN" w:bidi="ar"/>
            <w:rPrChange w:id="6216" w:author="P52s" w:date="2025-12-15T12:05:51Z">
              <w:rPr>
                <w:rFonts w:hint="eastAsia" w:ascii="方正仿宋_GBK" w:hAnsi="方正仿宋_GBK" w:eastAsia="方正仿宋_GBK" w:cs="方正仿宋_GBK"/>
                <w:sz w:val="24"/>
                <w:szCs w:val="24"/>
                <w:lang w:val="en-US" w:eastAsia="zh-CN"/>
              </w:rPr>
            </w:rPrChange>
          </w:rPr>
          <w:t>70</w:t>
        </w:r>
      </w:ins>
      <w:ins w:id="6218" w:author="P52s" w:date="2025-12-15T11:28:09Z">
        <w:r>
          <w:rPr>
            <w:rFonts w:hint="eastAsia" w:ascii="Times New Roman" w:hAnsi="Times New Roman" w:eastAsia="宋体" w:cs="Times New Roman"/>
            <w:color w:val="000000"/>
            <w:sz w:val="21"/>
            <w:szCs w:val="24"/>
            <w:lang w:val="en-US" w:eastAsia="zh-CN" w:bidi="ar"/>
            <w:rPrChange w:id="6219" w:author="P52s" w:date="2025-12-15T12:05:51Z">
              <w:rPr>
                <w:rFonts w:hint="eastAsia" w:ascii="方正仿宋_GBK" w:hAnsi="方正仿宋_GBK" w:eastAsia="方正仿宋_GBK" w:cs="方正仿宋_GBK"/>
                <w:sz w:val="24"/>
                <w:szCs w:val="24"/>
                <w:lang w:val="en-US" w:eastAsia="zh-CN"/>
              </w:rPr>
            </w:rPrChange>
          </w:rPr>
          <w:t>kW</w:t>
        </w:r>
      </w:ins>
      <w:ins w:id="6221" w:author="P52s" w:date="2025-12-15T11:28:14Z">
        <w:r>
          <w:rPr>
            <w:rFonts w:hint="eastAsia" w:ascii="Times New Roman" w:hAnsi="Times New Roman" w:eastAsia="宋体" w:cs="Times New Roman"/>
            <w:color w:val="000000"/>
            <w:sz w:val="21"/>
            <w:szCs w:val="24"/>
            <w:lang w:val="en-US" w:eastAsia="zh-CN" w:bidi="ar"/>
            <w:rPrChange w:id="6222" w:author="P52s" w:date="2025-12-15T12:05:51Z">
              <w:rPr>
                <w:rFonts w:hint="eastAsia" w:ascii="方正仿宋_GBK" w:hAnsi="方正仿宋_GBK" w:eastAsia="方正仿宋_GBK" w:cs="方正仿宋_GBK"/>
                <w:sz w:val="24"/>
                <w:szCs w:val="24"/>
                <w:lang w:val="en-US" w:eastAsia="zh-CN"/>
              </w:rPr>
            </w:rPrChange>
          </w:rPr>
          <w:t>。</w:t>
        </w:r>
      </w:ins>
      <w:ins w:id="6224" w:author="P52s" w:date="2025-12-15T11:28:16Z">
        <w:r>
          <w:rPr>
            <w:rFonts w:hint="eastAsia" w:ascii="Times New Roman" w:hAnsi="Times New Roman" w:eastAsia="宋体" w:cs="Times New Roman"/>
            <w:color w:val="000000"/>
            <w:sz w:val="21"/>
            <w:szCs w:val="24"/>
            <w:lang w:val="en-US" w:eastAsia="zh-CN" w:bidi="ar"/>
            <w:rPrChange w:id="6225" w:author="P52s" w:date="2025-12-15T12:05:51Z">
              <w:rPr>
                <w:rFonts w:hint="eastAsia" w:ascii="方正仿宋_GBK" w:hAnsi="方正仿宋_GBK" w:eastAsia="方正仿宋_GBK" w:cs="方正仿宋_GBK"/>
                <w:sz w:val="24"/>
                <w:szCs w:val="24"/>
                <w:lang w:val="en-US" w:eastAsia="zh-CN"/>
              </w:rPr>
            </w:rPrChange>
          </w:rPr>
          <w:t>在</w:t>
        </w:r>
      </w:ins>
      <w:ins w:id="6227" w:author="P52s" w:date="2025-12-15T11:28:28Z">
        <w:r>
          <w:rPr>
            <w:rFonts w:hint="eastAsia" w:ascii="Times New Roman" w:hAnsi="Times New Roman" w:eastAsia="宋体" w:cs="Times New Roman"/>
            <w:color w:val="000000"/>
            <w:sz w:val="21"/>
            <w:szCs w:val="24"/>
            <w:lang w:val="en-US" w:eastAsia="zh-CN" w:bidi="ar"/>
            <w:rPrChange w:id="6228" w:author="P52s" w:date="2025-12-15T12:05:51Z">
              <w:rPr>
                <w:rFonts w:hint="eastAsia" w:ascii="方正仿宋_GBK" w:hAnsi="方正仿宋_GBK" w:eastAsia="方正仿宋_GBK" w:cs="方正仿宋_GBK"/>
                <w:sz w:val="24"/>
                <w:szCs w:val="24"/>
                <w:lang w:val="en-US" w:eastAsia="zh-CN"/>
              </w:rPr>
            </w:rPrChange>
          </w:rPr>
          <w:t>0</w:t>
        </w:r>
      </w:ins>
      <w:ins w:id="6230" w:author="P52s" w:date="2025-12-15T11:28:29Z">
        <w:r>
          <w:rPr>
            <w:rFonts w:hint="eastAsia" w:ascii="Times New Roman" w:hAnsi="Times New Roman" w:eastAsia="宋体" w:cs="Times New Roman"/>
            <w:color w:val="000000"/>
            <w:sz w:val="21"/>
            <w:szCs w:val="24"/>
            <w:lang w:val="en-US" w:eastAsia="zh-CN" w:bidi="ar"/>
            <w:rPrChange w:id="6231" w:author="P52s" w:date="2025-12-15T12:05:51Z">
              <w:rPr>
                <w:rFonts w:hint="eastAsia" w:ascii="方正仿宋_GBK" w:hAnsi="方正仿宋_GBK" w:eastAsia="方正仿宋_GBK" w:cs="方正仿宋_GBK"/>
                <w:sz w:val="24"/>
                <w:szCs w:val="24"/>
                <w:lang w:val="en-US" w:eastAsia="zh-CN"/>
              </w:rPr>
            </w:rPrChange>
          </w:rPr>
          <w:t>.</w:t>
        </w:r>
      </w:ins>
      <w:ins w:id="6233" w:author="P52s" w:date="2025-12-15T11:28:32Z">
        <w:r>
          <w:rPr>
            <w:rFonts w:hint="eastAsia" w:ascii="Times New Roman" w:hAnsi="Times New Roman" w:eastAsia="宋体" w:cs="Times New Roman"/>
            <w:color w:val="000000"/>
            <w:sz w:val="21"/>
            <w:szCs w:val="24"/>
            <w:lang w:val="en-US" w:eastAsia="zh-CN" w:bidi="ar"/>
            <w:rPrChange w:id="6234" w:author="P52s" w:date="2025-12-15T12:05:51Z">
              <w:rPr>
                <w:rFonts w:hint="eastAsia" w:ascii="方正仿宋_GBK" w:hAnsi="方正仿宋_GBK" w:eastAsia="方正仿宋_GBK" w:cs="方正仿宋_GBK"/>
                <w:sz w:val="24"/>
                <w:szCs w:val="24"/>
                <w:lang w:val="en-US" w:eastAsia="zh-CN"/>
              </w:rPr>
            </w:rPrChange>
          </w:rPr>
          <w:t>125</w:t>
        </w:r>
      </w:ins>
      <w:ins w:id="6236" w:author="P52s" w:date="2025-12-15T11:28:34Z">
        <w:r>
          <w:rPr>
            <w:rFonts w:hint="eastAsia" w:ascii="Times New Roman" w:hAnsi="Times New Roman" w:eastAsia="宋体" w:cs="Times New Roman"/>
            <w:color w:val="000000"/>
            <w:sz w:val="21"/>
            <w:szCs w:val="24"/>
            <w:lang w:val="en-US" w:eastAsia="zh-CN" w:bidi="ar"/>
            <w:rPrChange w:id="6237" w:author="P52s" w:date="2025-12-15T12:05:51Z">
              <w:rPr>
                <w:rFonts w:hint="eastAsia" w:ascii="方正仿宋_GBK" w:hAnsi="方正仿宋_GBK" w:eastAsia="方正仿宋_GBK" w:cs="方正仿宋_GBK"/>
                <w:sz w:val="24"/>
                <w:szCs w:val="24"/>
                <w:lang w:val="en-US" w:eastAsia="zh-CN"/>
              </w:rPr>
            </w:rPrChange>
          </w:rPr>
          <w:t>h</w:t>
        </w:r>
      </w:ins>
      <w:ins w:id="6239" w:author="P52s" w:date="2025-12-15T11:28:38Z">
        <w:r>
          <w:rPr>
            <w:rFonts w:hint="eastAsia" w:ascii="Times New Roman" w:hAnsi="Times New Roman" w:eastAsia="宋体" w:cs="Times New Roman"/>
            <w:color w:val="000000"/>
            <w:sz w:val="21"/>
            <w:szCs w:val="24"/>
            <w:lang w:val="en-US" w:eastAsia="zh-CN" w:bidi="ar"/>
            <w:rPrChange w:id="6240" w:author="P52s" w:date="2025-12-15T12:05:51Z">
              <w:rPr>
                <w:rFonts w:hint="eastAsia" w:ascii="方正仿宋_GBK" w:hAnsi="方正仿宋_GBK" w:eastAsia="方正仿宋_GBK" w:cs="方正仿宋_GBK"/>
                <w:sz w:val="24"/>
                <w:szCs w:val="24"/>
                <w:lang w:val="en-US" w:eastAsia="zh-CN"/>
              </w:rPr>
            </w:rPrChange>
          </w:rPr>
          <w:t>时，</w:t>
        </w:r>
      </w:ins>
      <w:ins w:id="6242" w:author="P52s" w:date="2025-12-15T11:29:21Z">
        <w:r>
          <w:rPr>
            <w:rFonts w:hint="eastAsia" w:ascii="Times New Roman" w:hAnsi="Times New Roman" w:eastAsia="宋体" w:cs="Times New Roman"/>
            <w:color w:val="000000"/>
            <w:sz w:val="21"/>
            <w:szCs w:val="24"/>
            <w:lang w:val="en-US" w:eastAsia="zh-CN" w:bidi="ar"/>
            <w:rPrChange w:id="6243" w:author="P52s" w:date="2025-12-15T12:05:51Z">
              <w:rPr>
                <w:rFonts w:hint="eastAsia" w:ascii="方正仿宋_GBK" w:hAnsi="方正仿宋_GBK" w:eastAsia="方正仿宋_GBK" w:cs="方正仿宋_GBK"/>
                <w:sz w:val="24"/>
                <w:szCs w:val="24"/>
                <w:lang w:val="en-US" w:eastAsia="zh-CN"/>
              </w:rPr>
            </w:rPrChange>
          </w:rPr>
          <w:t>氢燃料</w:t>
        </w:r>
      </w:ins>
      <w:ins w:id="6245" w:author="P52s" w:date="2025-12-15T11:29:22Z">
        <w:r>
          <w:rPr>
            <w:rFonts w:hint="eastAsia" w:ascii="Times New Roman" w:hAnsi="Times New Roman" w:eastAsia="宋体" w:cs="Times New Roman"/>
            <w:color w:val="000000"/>
            <w:sz w:val="21"/>
            <w:szCs w:val="24"/>
            <w:lang w:val="en-US" w:eastAsia="zh-CN" w:bidi="ar"/>
            <w:rPrChange w:id="6246" w:author="P52s" w:date="2025-12-15T12:05:51Z">
              <w:rPr>
                <w:rFonts w:hint="eastAsia" w:ascii="方正仿宋_GBK" w:hAnsi="方正仿宋_GBK" w:eastAsia="方正仿宋_GBK" w:cs="方正仿宋_GBK"/>
                <w:sz w:val="24"/>
                <w:szCs w:val="24"/>
                <w:lang w:val="en-US" w:eastAsia="zh-CN"/>
              </w:rPr>
            </w:rPrChange>
          </w:rPr>
          <w:t>电池</w:t>
        </w:r>
      </w:ins>
      <w:ins w:id="6248" w:author="P52s" w:date="2025-12-15T11:29:23Z">
        <w:r>
          <w:rPr>
            <w:rFonts w:hint="eastAsia" w:ascii="Times New Roman" w:hAnsi="Times New Roman" w:eastAsia="宋体" w:cs="Times New Roman"/>
            <w:color w:val="000000"/>
            <w:sz w:val="21"/>
            <w:szCs w:val="24"/>
            <w:lang w:val="en-US" w:eastAsia="zh-CN" w:bidi="ar"/>
            <w:rPrChange w:id="6249" w:author="P52s" w:date="2025-12-15T12:05:51Z">
              <w:rPr>
                <w:rFonts w:hint="eastAsia" w:ascii="方正仿宋_GBK" w:hAnsi="方正仿宋_GBK" w:eastAsia="方正仿宋_GBK" w:cs="方正仿宋_GBK"/>
                <w:sz w:val="24"/>
                <w:szCs w:val="24"/>
                <w:lang w:val="en-US" w:eastAsia="zh-CN"/>
              </w:rPr>
            </w:rPrChange>
          </w:rPr>
          <w:t>放空</w:t>
        </w:r>
      </w:ins>
      <w:ins w:id="6251" w:author="P52s" w:date="2025-12-15T11:29:24Z">
        <w:r>
          <w:rPr>
            <w:rFonts w:hint="eastAsia" w:ascii="Times New Roman" w:hAnsi="Times New Roman" w:eastAsia="宋体" w:cs="Times New Roman"/>
            <w:color w:val="000000"/>
            <w:sz w:val="21"/>
            <w:szCs w:val="24"/>
            <w:lang w:val="en-US" w:eastAsia="zh-CN" w:bidi="ar"/>
            <w:rPrChange w:id="6252" w:author="P52s" w:date="2025-12-15T12:05:51Z">
              <w:rPr>
                <w:rFonts w:hint="eastAsia" w:ascii="方正仿宋_GBK" w:hAnsi="方正仿宋_GBK" w:eastAsia="方正仿宋_GBK" w:cs="方正仿宋_GBK"/>
                <w:sz w:val="24"/>
                <w:szCs w:val="24"/>
                <w:lang w:val="en-US" w:eastAsia="zh-CN"/>
              </w:rPr>
            </w:rPrChange>
          </w:rPr>
          <w:t>，</w:t>
        </w:r>
      </w:ins>
      <w:ins w:id="6254" w:author="P52s" w:date="2025-12-15T11:29:29Z">
        <w:r>
          <w:rPr>
            <w:rFonts w:hint="eastAsia" w:ascii="Times New Roman" w:hAnsi="Times New Roman" w:eastAsia="宋体" w:cs="Times New Roman"/>
            <w:color w:val="000000"/>
            <w:sz w:val="21"/>
            <w:szCs w:val="24"/>
            <w:lang w:val="en-US" w:eastAsia="zh-CN" w:bidi="ar"/>
            <w:rPrChange w:id="6255" w:author="P52s" w:date="2025-12-15T12:05:51Z">
              <w:rPr>
                <w:rFonts w:hint="eastAsia" w:ascii="方正仿宋_GBK" w:hAnsi="方正仿宋_GBK" w:eastAsia="方正仿宋_GBK" w:cs="方正仿宋_GBK"/>
                <w:sz w:val="24"/>
                <w:szCs w:val="24"/>
                <w:lang w:val="en-US" w:eastAsia="zh-CN"/>
              </w:rPr>
            </w:rPrChange>
          </w:rPr>
          <w:t>功率</w:t>
        </w:r>
      </w:ins>
      <w:ins w:id="6257" w:author="P52s" w:date="2025-12-15T11:29:34Z">
        <w:r>
          <w:rPr>
            <w:rFonts w:hint="eastAsia" w:ascii="Times New Roman" w:hAnsi="Times New Roman" w:eastAsia="宋体" w:cs="Times New Roman"/>
            <w:color w:val="000000"/>
            <w:sz w:val="21"/>
            <w:szCs w:val="24"/>
            <w:lang w:val="en-US" w:eastAsia="zh-CN" w:bidi="ar"/>
            <w:rPrChange w:id="6258" w:author="P52s" w:date="2025-12-15T12:05:51Z">
              <w:rPr>
                <w:rFonts w:hint="eastAsia" w:ascii="方正仿宋_GBK" w:hAnsi="方正仿宋_GBK" w:eastAsia="方正仿宋_GBK" w:cs="方正仿宋_GBK"/>
                <w:sz w:val="24"/>
                <w:szCs w:val="24"/>
                <w:lang w:val="en-US" w:eastAsia="zh-CN"/>
              </w:rPr>
            </w:rPrChange>
          </w:rPr>
          <w:t>调整</w:t>
        </w:r>
      </w:ins>
      <w:ins w:id="6260" w:author="P52s" w:date="2025-12-15T11:29:36Z">
        <w:r>
          <w:rPr>
            <w:rFonts w:hint="eastAsia" w:ascii="Times New Roman" w:hAnsi="Times New Roman" w:eastAsia="宋体" w:cs="Times New Roman"/>
            <w:color w:val="000000"/>
            <w:sz w:val="21"/>
            <w:szCs w:val="24"/>
            <w:lang w:val="en-US" w:eastAsia="zh-CN" w:bidi="ar"/>
            <w:rPrChange w:id="6261" w:author="P52s" w:date="2025-12-15T12:05:51Z">
              <w:rPr>
                <w:rFonts w:hint="eastAsia" w:ascii="方正仿宋_GBK" w:hAnsi="方正仿宋_GBK" w:eastAsia="方正仿宋_GBK" w:cs="方正仿宋_GBK"/>
                <w:sz w:val="24"/>
                <w:szCs w:val="24"/>
                <w:lang w:val="en-US" w:eastAsia="zh-CN"/>
              </w:rPr>
            </w:rPrChange>
          </w:rPr>
          <w:t>至</w:t>
        </w:r>
      </w:ins>
      <w:ins w:id="6263" w:author="P52s" w:date="2025-12-15T11:29:37Z">
        <w:r>
          <w:rPr>
            <w:rFonts w:hint="eastAsia" w:ascii="Times New Roman" w:hAnsi="Times New Roman" w:eastAsia="宋体" w:cs="Times New Roman"/>
            <w:color w:val="000000"/>
            <w:sz w:val="21"/>
            <w:szCs w:val="24"/>
            <w:lang w:val="en-US" w:eastAsia="zh-CN" w:bidi="ar"/>
            <w:rPrChange w:id="6264" w:author="P52s" w:date="2025-12-15T12:05:51Z">
              <w:rPr>
                <w:rFonts w:hint="eastAsia" w:ascii="方正仿宋_GBK" w:hAnsi="方正仿宋_GBK" w:eastAsia="方正仿宋_GBK" w:cs="方正仿宋_GBK"/>
                <w:sz w:val="24"/>
                <w:szCs w:val="24"/>
                <w:lang w:val="en-US" w:eastAsia="zh-CN"/>
              </w:rPr>
            </w:rPrChange>
          </w:rPr>
          <w:t>10</w:t>
        </w:r>
      </w:ins>
      <w:ins w:id="6266" w:author="P52s" w:date="2025-12-15T11:29:38Z">
        <w:r>
          <w:rPr>
            <w:rFonts w:hint="eastAsia" w:ascii="Times New Roman" w:hAnsi="Times New Roman" w:eastAsia="宋体" w:cs="Times New Roman"/>
            <w:color w:val="000000"/>
            <w:sz w:val="21"/>
            <w:szCs w:val="24"/>
            <w:lang w:val="en-US" w:eastAsia="zh-CN" w:bidi="ar"/>
            <w:rPrChange w:id="6267" w:author="P52s" w:date="2025-12-15T12:05:51Z">
              <w:rPr>
                <w:rFonts w:hint="eastAsia" w:ascii="方正仿宋_GBK" w:hAnsi="方正仿宋_GBK" w:eastAsia="方正仿宋_GBK" w:cs="方正仿宋_GBK"/>
                <w:sz w:val="24"/>
                <w:szCs w:val="24"/>
                <w:lang w:val="en-US" w:eastAsia="zh-CN"/>
              </w:rPr>
            </w:rPrChange>
          </w:rPr>
          <w:t>kW</w:t>
        </w:r>
      </w:ins>
      <w:ins w:id="6269" w:author="P52s" w:date="2025-12-15T11:29:40Z">
        <w:r>
          <w:rPr>
            <w:rFonts w:hint="eastAsia" w:ascii="Times New Roman" w:hAnsi="Times New Roman" w:eastAsia="宋体" w:cs="Times New Roman"/>
            <w:color w:val="000000"/>
            <w:sz w:val="21"/>
            <w:szCs w:val="24"/>
            <w:lang w:val="en-US" w:eastAsia="zh-CN" w:bidi="ar"/>
            <w:rPrChange w:id="6270" w:author="P52s" w:date="2025-12-15T12:05:51Z">
              <w:rPr>
                <w:rFonts w:hint="eastAsia" w:ascii="方正仿宋_GBK" w:hAnsi="方正仿宋_GBK" w:eastAsia="方正仿宋_GBK" w:cs="方正仿宋_GBK"/>
                <w:sz w:val="24"/>
                <w:szCs w:val="24"/>
                <w:lang w:val="en-US" w:eastAsia="zh-CN"/>
              </w:rPr>
            </w:rPrChange>
          </w:rPr>
          <w:t>。</w:t>
        </w:r>
      </w:ins>
      <w:ins w:id="6272" w:author="P52s" w:date="2025-12-15T11:29:42Z">
        <w:r>
          <w:rPr>
            <w:rFonts w:hint="eastAsia" w:ascii="Times New Roman" w:hAnsi="Times New Roman" w:eastAsia="宋体" w:cs="Times New Roman"/>
            <w:color w:val="000000"/>
            <w:sz w:val="21"/>
            <w:szCs w:val="24"/>
            <w:lang w:val="en-US" w:eastAsia="zh-CN" w:bidi="ar"/>
            <w:rPrChange w:id="6273" w:author="P52s" w:date="2025-12-15T12:05:51Z">
              <w:rPr>
                <w:rFonts w:hint="eastAsia" w:ascii="方正仿宋_GBK" w:hAnsi="方正仿宋_GBK" w:eastAsia="方正仿宋_GBK" w:cs="方正仿宋_GBK"/>
                <w:sz w:val="24"/>
                <w:szCs w:val="24"/>
                <w:lang w:val="en-US" w:eastAsia="zh-CN"/>
              </w:rPr>
            </w:rPrChange>
          </w:rPr>
          <w:t>在</w:t>
        </w:r>
      </w:ins>
      <w:ins w:id="6275" w:author="P52s" w:date="2025-12-15T11:29:43Z">
        <w:r>
          <w:rPr>
            <w:rFonts w:hint="eastAsia" w:ascii="Times New Roman" w:hAnsi="Times New Roman" w:eastAsia="宋体" w:cs="Times New Roman"/>
            <w:color w:val="000000"/>
            <w:sz w:val="21"/>
            <w:szCs w:val="24"/>
            <w:lang w:val="en-US" w:eastAsia="zh-CN" w:bidi="ar"/>
            <w:rPrChange w:id="6276" w:author="P52s" w:date="2025-12-15T12:05:51Z">
              <w:rPr>
                <w:rFonts w:hint="eastAsia" w:ascii="方正仿宋_GBK" w:hAnsi="方正仿宋_GBK" w:eastAsia="方正仿宋_GBK" w:cs="方正仿宋_GBK"/>
                <w:sz w:val="24"/>
                <w:szCs w:val="24"/>
                <w:lang w:val="en-US" w:eastAsia="zh-CN"/>
              </w:rPr>
            </w:rPrChange>
          </w:rPr>
          <w:t>0.</w:t>
        </w:r>
      </w:ins>
      <w:ins w:id="6278" w:author="P52s" w:date="2025-12-15T11:29:47Z">
        <w:r>
          <w:rPr>
            <w:rFonts w:hint="eastAsia" w:ascii="Times New Roman" w:hAnsi="Times New Roman" w:eastAsia="宋体" w:cs="Times New Roman"/>
            <w:color w:val="000000"/>
            <w:sz w:val="21"/>
            <w:szCs w:val="24"/>
            <w:lang w:val="en-US" w:eastAsia="zh-CN" w:bidi="ar"/>
            <w:rPrChange w:id="6279" w:author="P52s" w:date="2025-12-15T12:05:51Z">
              <w:rPr>
                <w:rFonts w:hint="eastAsia" w:ascii="方正仿宋_GBK" w:hAnsi="方正仿宋_GBK" w:eastAsia="方正仿宋_GBK" w:cs="方正仿宋_GBK"/>
                <w:sz w:val="24"/>
                <w:szCs w:val="24"/>
                <w:lang w:val="en-US" w:eastAsia="zh-CN"/>
              </w:rPr>
            </w:rPrChange>
          </w:rPr>
          <w:t>18</w:t>
        </w:r>
      </w:ins>
      <w:ins w:id="6281" w:author="P52s" w:date="2025-12-15T11:29:48Z">
        <w:r>
          <w:rPr>
            <w:rFonts w:hint="eastAsia" w:ascii="Times New Roman" w:hAnsi="Times New Roman" w:eastAsia="宋体" w:cs="Times New Roman"/>
            <w:color w:val="000000"/>
            <w:sz w:val="21"/>
            <w:szCs w:val="24"/>
            <w:lang w:val="en-US" w:eastAsia="zh-CN" w:bidi="ar"/>
            <w:rPrChange w:id="6282" w:author="P52s" w:date="2025-12-15T12:05:51Z">
              <w:rPr>
                <w:rFonts w:hint="eastAsia" w:ascii="方正仿宋_GBK" w:hAnsi="方正仿宋_GBK" w:eastAsia="方正仿宋_GBK" w:cs="方正仿宋_GBK"/>
                <w:sz w:val="24"/>
                <w:szCs w:val="24"/>
                <w:lang w:val="en-US" w:eastAsia="zh-CN"/>
              </w:rPr>
            </w:rPrChange>
          </w:rPr>
          <w:t>h</w:t>
        </w:r>
      </w:ins>
      <w:ins w:id="6284" w:author="P52s" w:date="2025-12-15T11:29:49Z">
        <w:r>
          <w:rPr>
            <w:rFonts w:hint="eastAsia" w:ascii="Times New Roman" w:hAnsi="Times New Roman" w:eastAsia="宋体" w:cs="Times New Roman"/>
            <w:color w:val="000000"/>
            <w:sz w:val="21"/>
            <w:szCs w:val="24"/>
            <w:lang w:val="en-US" w:eastAsia="zh-CN" w:bidi="ar"/>
            <w:rPrChange w:id="6285" w:author="P52s" w:date="2025-12-15T12:05:51Z">
              <w:rPr>
                <w:rFonts w:hint="eastAsia" w:ascii="方正仿宋_GBK" w:hAnsi="方正仿宋_GBK" w:eastAsia="方正仿宋_GBK" w:cs="方正仿宋_GBK"/>
                <w:sz w:val="24"/>
                <w:szCs w:val="24"/>
                <w:lang w:val="en-US" w:eastAsia="zh-CN"/>
              </w:rPr>
            </w:rPrChange>
          </w:rPr>
          <w:t>时，</w:t>
        </w:r>
      </w:ins>
      <w:ins w:id="6287" w:author="P52s" w:date="2025-12-15T11:29:54Z">
        <w:r>
          <w:rPr>
            <w:rFonts w:hint="eastAsia" w:ascii="Times New Roman" w:hAnsi="Times New Roman" w:eastAsia="宋体" w:cs="Times New Roman"/>
            <w:color w:val="000000"/>
            <w:sz w:val="21"/>
            <w:szCs w:val="24"/>
            <w:lang w:val="en-US" w:eastAsia="zh-CN" w:bidi="ar"/>
            <w:rPrChange w:id="6288" w:author="P52s" w:date="2025-12-15T12:05:51Z">
              <w:rPr>
                <w:rFonts w:hint="eastAsia" w:ascii="方正仿宋_GBK" w:hAnsi="方正仿宋_GBK" w:eastAsia="方正仿宋_GBK" w:cs="方正仿宋_GBK"/>
                <w:sz w:val="24"/>
                <w:szCs w:val="24"/>
                <w:lang w:val="en-US" w:eastAsia="zh-CN"/>
              </w:rPr>
            </w:rPrChange>
          </w:rPr>
          <w:t>铁硫</w:t>
        </w:r>
      </w:ins>
      <w:ins w:id="6290" w:author="P52s" w:date="2025-12-15T11:29:55Z">
        <w:r>
          <w:rPr>
            <w:rFonts w:hint="eastAsia" w:ascii="Times New Roman" w:hAnsi="Times New Roman" w:eastAsia="宋体" w:cs="Times New Roman"/>
            <w:color w:val="000000"/>
            <w:sz w:val="21"/>
            <w:szCs w:val="24"/>
            <w:lang w:val="en-US" w:eastAsia="zh-CN" w:bidi="ar"/>
            <w:rPrChange w:id="6291" w:author="P52s" w:date="2025-12-15T12:05:51Z">
              <w:rPr>
                <w:rFonts w:hint="eastAsia" w:ascii="方正仿宋_GBK" w:hAnsi="方正仿宋_GBK" w:eastAsia="方正仿宋_GBK" w:cs="方正仿宋_GBK"/>
                <w:sz w:val="24"/>
                <w:szCs w:val="24"/>
                <w:lang w:val="en-US" w:eastAsia="zh-CN"/>
              </w:rPr>
            </w:rPrChange>
          </w:rPr>
          <w:t>电池</w:t>
        </w:r>
      </w:ins>
      <w:ins w:id="6293" w:author="P52s" w:date="2025-12-15T11:29:56Z">
        <w:r>
          <w:rPr>
            <w:rFonts w:hint="eastAsia" w:ascii="Times New Roman" w:hAnsi="Times New Roman" w:eastAsia="宋体" w:cs="Times New Roman"/>
            <w:color w:val="000000"/>
            <w:sz w:val="21"/>
            <w:szCs w:val="24"/>
            <w:lang w:val="en-US" w:eastAsia="zh-CN" w:bidi="ar"/>
            <w:rPrChange w:id="6294" w:author="P52s" w:date="2025-12-15T12:05:51Z">
              <w:rPr>
                <w:rFonts w:hint="eastAsia" w:ascii="方正仿宋_GBK" w:hAnsi="方正仿宋_GBK" w:eastAsia="方正仿宋_GBK" w:cs="方正仿宋_GBK"/>
                <w:sz w:val="24"/>
                <w:szCs w:val="24"/>
                <w:lang w:val="en-US" w:eastAsia="zh-CN"/>
              </w:rPr>
            </w:rPrChange>
          </w:rPr>
          <w:t>放空</w:t>
        </w:r>
      </w:ins>
      <w:ins w:id="6296" w:author="P52s" w:date="2025-12-15T11:29:57Z">
        <w:r>
          <w:rPr>
            <w:rFonts w:hint="eastAsia" w:ascii="Times New Roman" w:hAnsi="Times New Roman" w:eastAsia="宋体" w:cs="Times New Roman"/>
            <w:color w:val="000000"/>
            <w:sz w:val="21"/>
            <w:szCs w:val="24"/>
            <w:lang w:val="en-US" w:eastAsia="zh-CN" w:bidi="ar"/>
            <w:rPrChange w:id="6297" w:author="P52s" w:date="2025-12-15T12:05:51Z">
              <w:rPr>
                <w:rFonts w:hint="eastAsia" w:ascii="方正仿宋_GBK" w:hAnsi="方正仿宋_GBK" w:eastAsia="方正仿宋_GBK" w:cs="方正仿宋_GBK"/>
                <w:sz w:val="24"/>
                <w:szCs w:val="24"/>
                <w:lang w:val="en-US" w:eastAsia="zh-CN"/>
              </w:rPr>
            </w:rPrChange>
          </w:rPr>
          <w:t>，</w:t>
        </w:r>
      </w:ins>
      <w:ins w:id="6299" w:author="P52s" w:date="2025-12-15T11:29:58Z">
        <w:r>
          <w:rPr>
            <w:rFonts w:hint="eastAsia" w:ascii="Times New Roman" w:hAnsi="Times New Roman" w:eastAsia="宋体" w:cs="Times New Roman"/>
            <w:color w:val="000000"/>
            <w:sz w:val="21"/>
            <w:szCs w:val="24"/>
            <w:lang w:val="en-US" w:eastAsia="zh-CN" w:bidi="ar"/>
            <w:rPrChange w:id="6300" w:author="P52s" w:date="2025-12-15T12:05:51Z">
              <w:rPr>
                <w:rFonts w:hint="eastAsia" w:ascii="方正仿宋_GBK" w:hAnsi="方正仿宋_GBK" w:eastAsia="方正仿宋_GBK" w:cs="方正仿宋_GBK"/>
                <w:sz w:val="24"/>
                <w:szCs w:val="24"/>
                <w:lang w:val="en-US" w:eastAsia="zh-CN"/>
              </w:rPr>
            </w:rPrChange>
          </w:rPr>
          <w:t>功率</w:t>
        </w:r>
      </w:ins>
      <w:ins w:id="6302" w:author="P52s" w:date="2025-12-15T11:30:00Z">
        <w:r>
          <w:rPr>
            <w:rFonts w:hint="eastAsia" w:ascii="Times New Roman" w:hAnsi="Times New Roman" w:eastAsia="宋体" w:cs="Times New Roman"/>
            <w:color w:val="000000"/>
            <w:sz w:val="21"/>
            <w:szCs w:val="24"/>
            <w:lang w:val="en-US" w:eastAsia="zh-CN" w:bidi="ar"/>
            <w:rPrChange w:id="6303" w:author="P52s" w:date="2025-12-15T12:05:51Z">
              <w:rPr>
                <w:rFonts w:hint="eastAsia" w:ascii="方正仿宋_GBK" w:hAnsi="方正仿宋_GBK" w:eastAsia="方正仿宋_GBK" w:cs="方正仿宋_GBK"/>
                <w:sz w:val="24"/>
                <w:szCs w:val="24"/>
                <w:lang w:val="en-US" w:eastAsia="zh-CN"/>
              </w:rPr>
            </w:rPrChange>
          </w:rPr>
          <w:t>调整</w:t>
        </w:r>
      </w:ins>
      <w:ins w:id="6305" w:author="P52s" w:date="2025-12-15T11:30:01Z">
        <w:r>
          <w:rPr>
            <w:rFonts w:hint="eastAsia" w:ascii="Times New Roman" w:hAnsi="Times New Roman" w:eastAsia="宋体" w:cs="Times New Roman"/>
            <w:color w:val="000000"/>
            <w:sz w:val="21"/>
            <w:szCs w:val="24"/>
            <w:lang w:val="en-US" w:eastAsia="zh-CN" w:bidi="ar"/>
            <w:rPrChange w:id="6306" w:author="P52s" w:date="2025-12-15T12:05:51Z">
              <w:rPr>
                <w:rFonts w:hint="eastAsia" w:ascii="方正仿宋_GBK" w:hAnsi="方正仿宋_GBK" w:eastAsia="方正仿宋_GBK" w:cs="方正仿宋_GBK"/>
                <w:sz w:val="24"/>
                <w:szCs w:val="24"/>
                <w:lang w:val="en-US" w:eastAsia="zh-CN"/>
              </w:rPr>
            </w:rPrChange>
          </w:rPr>
          <w:t>至</w:t>
        </w:r>
      </w:ins>
      <w:ins w:id="6308" w:author="P52s" w:date="2025-12-15T11:30:02Z">
        <w:r>
          <w:rPr>
            <w:rFonts w:hint="eastAsia" w:ascii="Times New Roman" w:hAnsi="Times New Roman" w:eastAsia="宋体" w:cs="Times New Roman"/>
            <w:color w:val="000000"/>
            <w:sz w:val="21"/>
            <w:szCs w:val="24"/>
            <w:lang w:val="en-US" w:eastAsia="zh-CN" w:bidi="ar"/>
            <w:rPrChange w:id="6309" w:author="P52s" w:date="2025-12-15T12:05:51Z">
              <w:rPr>
                <w:rFonts w:hint="eastAsia" w:ascii="方正仿宋_GBK" w:hAnsi="方正仿宋_GBK" w:eastAsia="方正仿宋_GBK" w:cs="方正仿宋_GBK"/>
                <w:sz w:val="24"/>
                <w:szCs w:val="24"/>
                <w:lang w:val="en-US" w:eastAsia="zh-CN"/>
              </w:rPr>
            </w:rPrChange>
          </w:rPr>
          <w:t>5</w:t>
        </w:r>
      </w:ins>
      <w:ins w:id="6311" w:author="P52s" w:date="2025-12-15T11:30:03Z">
        <w:r>
          <w:rPr>
            <w:rFonts w:hint="eastAsia" w:ascii="Times New Roman" w:hAnsi="Times New Roman" w:eastAsia="宋体" w:cs="Times New Roman"/>
            <w:color w:val="000000"/>
            <w:sz w:val="21"/>
            <w:szCs w:val="24"/>
            <w:lang w:val="en-US" w:eastAsia="zh-CN" w:bidi="ar"/>
            <w:rPrChange w:id="6312" w:author="P52s" w:date="2025-12-15T12:05:51Z">
              <w:rPr>
                <w:rFonts w:hint="eastAsia" w:ascii="方正仿宋_GBK" w:hAnsi="方正仿宋_GBK" w:eastAsia="方正仿宋_GBK" w:cs="方正仿宋_GBK"/>
                <w:sz w:val="24"/>
                <w:szCs w:val="24"/>
                <w:lang w:val="en-US" w:eastAsia="zh-CN"/>
              </w:rPr>
            </w:rPrChange>
          </w:rPr>
          <w:t>kW</w:t>
        </w:r>
      </w:ins>
      <w:ins w:id="6314" w:author="P52s" w:date="2025-12-15T11:30:04Z">
        <w:r>
          <w:rPr>
            <w:rFonts w:hint="eastAsia" w:ascii="Times New Roman" w:hAnsi="Times New Roman" w:eastAsia="宋体" w:cs="Times New Roman"/>
            <w:color w:val="000000"/>
            <w:sz w:val="21"/>
            <w:szCs w:val="24"/>
            <w:lang w:val="en-US" w:eastAsia="zh-CN" w:bidi="ar"/>
            <w:rPrChange w:id="6315" w:author="P52s" w:date="2025-12-15T12:05:51Z">
              <w:rPr>
                <w:rFonts w:hint="eastAsia" w:ascii="方正仿宋_GBK" w:hAnsi="方正仿宋_GBK" w:eastAsia="方正仿宋_GBK" w:cs="方正仿宋_GBK"/>
                <w:sz w:val="24"/>
                <w:szCs w:val="24"/>
                <w:lang w:val="en-US" w:eastAsia="zh-CN"/>
              </w:rPr>
            </w:rPrChange>
          </w:rPr>
          <w:t>。</w:t>
        </w:r>
      </w:ins>
      <w:ins w:id="6317" w:author="P52s" w:date="2025-12-15T11:30:14Z">
        <w:r>
          <w:rPr>
            <w:rFonts w:hint="eastAsia" w:ascii="Times New Roman" w:hAnsi="Times New Roman" w:eastAsia="宋体" w:cs="Times New Roman"/>
            <w:color w:val="000000"/>
            <w:sz w:val="21"/>
            <w:szCs w:val="24"/>
            <w:lang w:val="en-US" w:eastAsia="zh-CN" w:bidi="ar"/>
            <w:rPrChange w:id="6318" w:author="P52s" w:date="2025-12-15T12:05:51Z">
              <w:rPr>
                <w:rFonts w:hint="eastAsia" w:ascii="方正仿宋_GBK" w:hAnsi="方正仿宋_GBK" w:eastAsia="方正仿宋_GBK" w:cs="方正仿宋_GBK"/>
                <w:sz w:val="24"/>
                <w:szCs w:val="24"/>
                <w:lang w:val="en-US" w:eastAsia="zh-CN"/>
              </w:rPr>
            </w:rPrChange>
          </w:rPr>
          <w:t>在</w:t>
        </w:r>
      </w:ins>
      <w:ins w:id="6320" w:author="P52s" w:date="2025-12-15T11:30:15Z">
        <w:r>
          <w:rPr>
            <w:rFonts w:hint="eastAsia" w:ascii="Times New Roman" w:hAnsi="Times New Roman" w:eastAsia="宋体" w:cs="Times New Roman"/>
            <w:color w:val="000000"/>
            <w:sz w:val="21"/>
            <w:szCs w:val="24"/>
            <w:lang w:val="en-US" w:eastAsia="zh-CN" w:bidi="ar"/>
            <w:rPrChange w:id="6321" w:author="P52s" w:date="2025-12-15T12:05:51Z">
              <w:rPr>
                <w:rFonts w:hint="eastAsia" w:ascii="方正仿宋_GBK" w:hAnsi="方正仿宋_GBK" w:eastAsia="方正仿宋_GBK" w:cs="方正仿宋_GBK"/>
                <w:sz w:val="24"/>
                <w:szCs w:val="24"/>
                <w:lang w:val="en-US" w:eastAsia="zh-CN"/>
              </w:rPr>
            </w:rPrChange>
          </w:rPr>
          <w:t>0.</w:t>
        </w:r>
      </w:ins>
      <w:ins w:id="6323" w:author="P52s" w:date="2025-12-15T11:30:16Z">
        <w:r>
          <w:rPr>
            <w:rFonts w:hint="eastAsia" w:ascii="Times New Roman" w:hAnsi="Times New Roman" w:eastAsia="宋体" w:cs="Times New Roman"/>
            <w:color w:val="000000"/>
            <w:sz w:val="21"/>
            <w:szCs w:val="24"/>
            <w:lang w:val="en-US" w:eastAsia="zh-CN" w:bidi="ar"/>
            <w:rPrChange w:id="6324" w:author="P52s" w:date="2025-12-15T12:05:51Z">
              <w:rPr>
                <w:rFonts w:hint="eastAsia" w:ascii="方正仿宋_GBK" w:hAnsi="方正仿宋_GBK" w:eastAsia="方正仿宋_GBK" w:cs="方正仿宋_GBK"/>
                <w:sz w:val="24"/>
                <w:szCs w:val="24"/>
                <w:lang w:val="en-US" w:eastAsia="zh-CN"/>
              </w:rPr>
            </w:rPrChange>
          </w:rPr>
          <w:t>34</w:t>
        </w:r>
      </w:ins>
      <w:ins w:id="6326" w:author="P52s" w:date="2025-12-15T11:30:17Z">
        <w:r>
          <w:rPr>
            <w:rFonts w:hint="eastAsia" w:ascii="Times New Roman" w:hAnsi="Times New Roman" w:eastAsia="宋体" w:cs="Times New Roman"/>
            <w:color w:val="000000"/>
            <w:sz w:val="21"/>
            <w:szCs w:val="24"/>
            <w:lang w:val="en-US" w:eastAsia="zh-CN" w:bidi="ar"/>
            <w:rPrChange w:id="6327" w:author="P52s" w:date="2025-12-15T12:05:51Z">
              <w:rPr>
                <w:rFonts w:hint="eastAsia" w:ascii="方正仿宋_GBK" w:hAnsi="方正仿宋_GBK" w:eastAsia="方正仿宋_GBK" w:cs="方正仿宋_GBK"/>
                <w:sz w:val="24"/>
                <w:szCs w:val="24"/>
                <w:lang w:val="en-US" w:eastAsia="zh-CN"/>
              </w:rPr>
            </w:rPrChange>
          </w:rPr>
          <w:t>h</w:t>
        </w:r>
      </w:ins>
      <w:ins w:id="6329" w:author="P52s" w:date="2025-12-15T11:30:18Z">
        <w:r>
          <w:rPr>
            <w:rFonts w:hint="eastAsia" w:ascii="Times New Roman" w:hAnsi="Times New Roman" w:eastAsia="宋体" w:cs="Times New Roman"/>
            <w:color w:val="000000"/>
            <w:sz w:val="21"/>
            <w:szCs w:val="24"/>
            <w:lang w:val="en-US" w:eastAsia="zh-CN" w:bidi="ar"/>
            <w:rPrChange w:id="6330" w:author="P52s" w:date="2025-12-15T12:05:51Z">
              <w:rPr>
                <w:rFonts w:hint="eastAsia" w:ascii="方正仿宋_GBK" w:hAnsi="方正仿宋_GBK" w:eastAsia="方正仿宋_GBK" w:cs="方正仿宋_GBK"/>
                <w:sz w:val="24"/>
                <w:szCs w:val="24"/>
                <w:lang w:val="en-US" w:eastAsia="zh-CN"/>
              </w:rPr>
            </w:rPrChange>
          </w:rPr>
          <w:t>时，</w:t>
        </w:r>
      </w:ins>
      <w:ins w:id="6332" w:author="P52s" w:date="2025-12-15T11:30:23Z">
        <w:r>
          <w:rPr>
            <w:rFonts w:hint="eastAsia" w:ascii="Times New Roman" w:hAnsi="Times New Roman" w:eastAsia="宋体" w:cs="Times New Roman"/>
            <w:color w:val="000000"/>
            <w:sz w:val="21"/>
            <w:szCs w:val="24"/>
            <w:lang w:val="en-US" w:eastAsia="zh-CN" w:bidi="ar"/>
            <w:rPrChange w:id="6333" w:author="P52s" w:date="2025-12-15T12:05:51Z">
              <w:rPr>
                <w:rFonts w:hint="eastAsia" w:ascii="方正仿宋_GBK" w:hAnsi="方正仿宋_GBK" w:eastAsia="方正仿宋_GBK" w:cs="方正仿宋_GBK"/>
                <w:sz w:val="24"/>
                <w:szCs w:val="24"/>
                <w:lang w:val="en-US" w:eastAsia="zh-CN"/>
              </w:rPr>
            </w:rPrChange>
          </w:rPr>
          <w:t>钒</w:t>
        </w:r>
      </w:ins>
      <w:ins w:id="6335" w:author="P52s" w:date="2025-12-15T11:30:24Z">
        <w:r>
          <w:rPr>
            <w:rFonts w:hint="eastAsia" w:ascii="Times New Roman" w:hAnsi="Times New Roman" w:eastAsia="宋体" w:cs="Times New Roman"/>
            <w:color w:val="000000"/>
            <w:sz w:val="21"/>
            <w:szCs w:val="24"/>
            <w:lang w:val="en-US" w:eastAsia="zh-CN" w:bidi="ar"/>
            <w:rPrChange w:id="6336" w:author="P52s" w:date="2025-12-15T12:05:51Z">
              <w:rPr>
                <w:rFonts w:hint="eastAsia" w:ascii="方正仿宋_GBK" w:hAnsi="方正仿宋_GBK" w:eastAsia="方正仿宋_GBK" w:cs="方正仿宋_GBK"/>
                <w:sz w:val="24"/>
                <w:szCs w:val="24"/>
                <w:lang w:val="en-US" w:eastAsia="zh-CN"/>
              </w:rPr>
            </w:rPrChange>
          </w:rPr>
          <w:t>液流</w:t>
        </w:r>
      </w:ins>
      <w:ins w:id="6338" w:author="P52s" w:date="2025-12-15T11:30:25Z">
        <w:r>
          <w:rPr>
            <w:rFonts w:hint="eastAsia" w:ascii="Times New Roman" w:hAnsi="Times New Roman" w:eastAsia="宋体" w:cs="Times New Roman"/>
            <w:color w:val="000000"/>
            <w:sz w:val="21"/>
            <w:szCs w:val="24"/>
            <w:lang w:val="en-US" w:eastAsia="zh-CN" w:bidi="ar"/>
            <w:rPrChange w:id="6339" w:author="P52s" w:date="2025-12-15T12:05:51Z">
              <w:rPr>
                <w:rFonts w:hint="eastAsia" w:ascii="方正仿宋_GBK" w:hAnsi="方正仿宋_GBK" w:eastAsia="方正仿宋_GBK" w:cs="方正仿宋_GBK"/>
                <w:sz w:val="24"/>
                <w:szCs w:val="24"/>
                <w:lang w:val="en-US" w:eastAsia="zh-CN"/>
              </w:rPr>
            </w:rPrChange>
          </w:rPr>
          <w:t>电池</w:t>
        </w:r>
      </w:ins>
      <w:ins w:id="6341" w:author="P52s" w:date="2025-12-15T11:30:28Z">
        <w:r>
          <w:rPr>
            <w:rFonts w:hint="eastAsia" w:ascii="Times New Roman" w:hAnsi="Times New Roman" w:eastAsia="宋体" w:cs="Times New Roman"/>
            <w:color w:val="000000"/>
            <w:sz w:val="21"/>
            <w:szCs w:val="24"/>
            <w:lang w:val="en-US" w:eastAsia="zh-CN" w:bidi="ar"/>
            <w:rPrChange w:id="6342" w:author="P52s" w:date="2025-12-15T12:05:51Z">
              <w:rPr>
                <w:rFonts w:hint="eastAsia" w:ascii="方正仿宋_GBK" w:hAnsi="方正仿宋_GBK" w:eastAsia="方正仿宋_GBK" w:cs="方正仿宋_GBK"/>
                <w:sz w:val="24"/>
                <w:szCs w:val="24"/>
                <w:lang w:val="en-US" w:eastAsia="zh-CN"/>
              </w:rPr>
            </w:rPrChange>
          </w:rPr>
          <w:t>能量</w:t>
        </w:r>
      </w:ins>
      <w:ins w:id="6344" w:author="P52s" w:date="2025-12-15T11:30:31Z">
        <w:r>
          <w:rPr>
            <w:rFonts w:hint="eastAsia" w:ascii="Times New Roman" w:hAnsi="Times New Roman" w:eastAsia="宋体" w:cs="Times New Roman"/>
            <w:color w:val="000000"/>
            <w:sz w:val="21"/>
            <w:szCs w:val="24"/>
            <w:lang w:val="en-US" w:eastAsia="zh-CN" w:bidi="ar"/>
            <w:rPrChange w:id="6345" w:author="P52s" w:date="2025-12-15T12:05:51Z">
              <w:rPr>
                <w:rFonts w:hint="eastAsia" w:ascii="方正仿宋_GBK" w:hAnsi="方正仿宋_GBK" w:eastAsia="方正仿宋_GBK" w:cs="方正仿宋_GBK"/>
                <w:sz w:val="24"/>
                <w:szCs w:val="24"/>
                <w:lang w:val="en-US" w:eastAsia="zh-CN"/>
              </w:rPr>
            </w:rPrChange>
          </w:rPr>
          <w:t>触底</w:t>
        </w:r>
      </w:ins>
      <w:ins w:id="6347" w:author="P52s" w:date="2025-12-15T11:30:34Z">
        <w:r>
          <w:rPr>
            <w:rFonts w:hint="eastAsia" w:ascii="Times New Roman" w:hAnsi="Times New Roman" w:eastAsia="宋体" w:cs="Times New Roman"/>
            <w:color w:val="000000"/>
            <w:sz w:val="21"/>
            <w:szCs w:val="24"/>
            <w:lang w:val="en-US" w:eastAsia="zh-CN" w:bidi="ar"/>
            <w:rPrChange w:id="6348" w:author="P52s" w:date="2025-12-15T12:05:51Z">
              <w:rPr>
                <w:rFonts w:hint="eastAsia" w:ascii="方正仿宋_GBK" w:hAnsi="方正仿宋_GBK" w:eastAsia="方正仿宋_GBK" w:cs="方正仿宋_GBK"/>
                <w:sz w:val="24"/>
                <w:szCs w:val="24"/>
                <w:lang w:val="en-US" w:eastAsia="zh-CN"/>
              </w:rPr>
            </w:rPrChange>
          </w:rPr>
          <w:t>至</w:t>
        </w:r>
      </w:ins>
      <w:ins w:id="6350" w:author="P52s" w:date="2025-12-15T11:30:39Z">
        <w:r>
          <w:rPr>
            <w:rFonts w:hint="eastAsia" w:ascii="Times New Roman" w:hAnsi="Times New Roman" w:eastAsia="宋体" w:cs="Times New Roman"/>
            <w:color w:val="000000"/>
            <w:sz w:val="21"/>
            <w:szCs w:val="24"/>
            <w:lang w:val="en-US" w:eastAsia="zh-CN" w:bidi="ar"/>
            <w:rPrChange w:id="6351" w:author="P52s" w:date="2025-12-15T12:05:51Z">
              <w:rPr>
                <w:rFonts w:hint="eastAsia" w:ascii="方正仿宋_GBK" w:hAnsi="方正仿宋_GBK" w:eastAsia="方正仿宋_GBK" w:cs="方正仿宋_GBK"/>
                <w:sz w:val="24"/>
                <w:szCs w:val="24"/>
                <w:lang w:val="en-US" w:eastAsia="zh-CN"/>
              </w:rPr>
            </w:rPrChange>
          </w:rPr>
          <w:t>SOC</w:t>
        </w:r>
      </w:ins>
      <w:ins w:id="6353" w:author="P52s" w:date="2025-12-15T11:30:40Z">
        <w:r>
          <w:rPr>
            <w:rFonts w:hint="eastAsia" w:ascii="Times New Roman" w:hAnsi="Times New Roman" w:eastAsia="宋体" w:cs="Times New Roman"/>
            <w:color w:val="000000"/>
            <w:sz w:val="21"/>
            <w:szCs w:val="24"/>
            <w:lang w:val="en-US" w:eastAsia="zh-CN" w:bidi="ar"/>
            <w:rPrChange w:id="6354" w:author="P52s" w:date="2025-12-15T12:05:51Z">
              <w:rPr>
                <w:rFonts w:hint="eastAsia" w:ascii="方正仿宋_GBK" w:hAnsi="方正仿宋_GBK" w:eastAsia="方正仿宋_GBK" w:cs="方正仿宋_GBK"/>
                <w:sz w:val="24"/>
                <w:szCs w:val="24"/>
                <w:lang w:val="en-US" w:eastAsia="zh-CN"/>
              </w:rPr>
            </w:rPrChange>
          </w:rPr>
          <w:t>为</w:t>
        </w:r>
      </w:ins>
      <w:ins w:id="6356" w:author="P52s" w:date="2025-12-15T11:30:35Z">
        <w:r>
          <w:rPr>
            <w:rFonts w:hint="eastAsia" w:ascii="Times New Roman" w:hAnsi="Times New Roman" w:eastAsia="宋体" w:cs="Times New Roman"/>
            <w:color w:val="000000"/>
            <w:sz w:val="21"/>
            <w:szCs w:val="24"/>
            <w:lang w:val="en-US" w:eastAsia="zh-CN" w:bidi="ar"/>
            <w:rPrChange w:id="6357" w:author="P52s" w:date="2025-12-15T12:05:51Z">
              <w:rPr>
                <w:rFonts w:hint="eastAsia" w:ascii="方正仿宋_GBK" w:hAnsi="方正仿宋_GBK" w:eastAsia="方正仿宋_GBK" w:cs="方正仿宋_GBK"/>
                <w:sz w:val="24"/>
                <w:szCs w:val="24"/>
                <w:lang w:val="en-US" w:eastAsia="zh-CN"/>
              </w:rPr>
            </w:rPrChange>
          </w:rPr>
          <w:t>5</w:t>
        </w:r>
      </w:ins>
      <w:ins w:id="6359" w:author="P52s" w:date="2025-12-15T11:30:36Z">
        <w:r>
          <w:rPr>
            <w:rFonts w:hint="eastAsia" w:ascii="Times New Roman" w:hAnsi="Times New Roman" w:eastAsia="宋体" w:cs="Times New Roman"/>
            <w:color w:val="000000"/>
            <w:sz w:val="21"/>
            <w:szCs w:val="24"/>
            <w:lang w:val="en-US" w:eastAsia="zh-CN" w:bidi="ar"/>
            <w:rPrChange w:id="6360" w:author="P52s" w:date="2025-12-15T12:05:51Z">
              <w:rPr>
                <w:rFonts w:hint="eastAsia" w:ascii="方正仿宋_GBK" w:hAnsi="方正仿宋_GBK" w:eastAsia="方正仿宋_GBK" w:cs="方正仿宋_GBK"/>
                <w:sz w:val="24"/>
                <w:szCs w:val="24"/>
                <w:lang w:val="en-US" w:eastAsia="zh-CN"/>
              </w:rPr>
            </w:rPrChange>
          </w:rPr>
          <w:t>%</w:t>
        </w:r>
      </w:ins>
      <w:ins w:id="6362" w:author="P52s" w:date="2025-12-15T11:30:42Z">
        <w:r>
          <w:rPr>
            <w:rFonts w:hint="eastAsia" w:ascii="Times New Roman" w:hAnsi="Times New Roman" w:eastAsia="宋体" w:cs="Times New Roman"/>
            <w:color w:val="000000"/>
            <w:sz w:val="21"/>
            <w:szCs w:val="24"/>
            <w:lang w:val="en-US" w:eastAsia="zh-CN" w:bidi="ar"/>
            <w:rPrChange w:id="6363" w:author="P52s" w:date="2025-12-15T12:05:51Z">
              <w:rPr>
                <w:rFonts w:hint="eastAsia" w:ascii="方正仿宋_GBK" w:hAnsi="方正仿宋_GBK" w:eastAsia="方正仿宋_GBK" w:cs="方正仿宋_GBK"/>
                <w:sz w:val="24"/>
                <w:szCs w:val="24"/>
                <w:lang w:val="en-US" w:eastAsia="zh-CN"/>
              </w:rPr>
            </w:rPrChange>
          </w:rPr>
          <w:t>，</w:t>
        </w:r>
      </w:ins>
      <w:ins w:id="6365" w:author="P52s" w:date="2025-12-15T11:30:43Z">
        <w:r>
          <w:rPr>
            <w:rFonts w:hint="eastAsia" w:ascii="Times New Roman" w:hAnsi="Times New Roman" w:eastAsia="宋体" w:cs="Times New Roman"/>
            <w:color w:val="000000"/>
            <w:sz w:val="21"/>
            <w:szCs w:val="24"/>
            <w:lang w:val="en-US" w:eastAsia="zh-CN" w:bidi="ar"/>
            <w:rPrChange w:id="6366" w:author="P52s" w:date="2025-12-15T12:05:51Z">
              <w:rPr>
                <w:rFonts w:hint="eastAsia" w:ascii="方正仿宋_GBK" w:hAnsi="方正仿宋_GBK" w:eastAsia="方正仿宋_GBK" w:cs="方正仿宋_GBK"/>
                <w:sz w:val="24"/>
                <w:szCs w:val="24"/>
                <w:lang w:val="en-US" w:eastAsia="zh-CN"/>
              </w:rPr>
            </w:rPrChange>
          </w:rPr>
          <w:t>系统</w:t>
        </w:r>
      </w:ins>
      <w:ins w:id="6368" w:author="P52s" w:date="2025-12-15T11:30:46Z">
        <w:r>
          <w:rPr>
            <w:rFonts w:hint="eastAsia" w:ascii="Times New Roman" w:hAnsi="Times New Roman" w:eastAsia="宋体" w:cs="Times New Roman"/>
            <w:color w:val="000000"/>
            <w:sz w:val="21"/>
            <w:szCs w:val="24"/>
            <w:lang w:val="en-US" w:eastAsia="zh-CN" w:bidi="ar"/>
            <w:rPrChange w:id="6369" w:author="P52s" w:date="2025-12-15T12:05:51Z">
              <w:rPr>
                <w:rFonts w:hint="eastAsia" w:ascii="方正仿宋_GBK" w:hAnsi="方正仿宋_GBK" w:eastAsia="方正仿宋_GBK" w:cs="方正仿宋_GBK"/>
                <w:sz w:val="24"/>
                <w:szCs w:val="24"/>
                <w:lang w:val="en-US" w:eastAsia="zh-CN"/>
              </w:rPr>
            </w:rPrChange>
          </w:rPr>
          <w:t>停止</w:t>
        </w:r>
      </w:ins>
      <w:ins w:id="6371" w:author="P52s" w:date="2025-12-15T11:30:47Z">
        <w:r>
          <w:rPr>
            <w:rFonts w:hint="eastAsia" w:ascii="Times New Roman" w:hAnsi="Times New Roman" w:eastAsia="宋体" w:cs="Times New Roman"/>
            <w:color w:val="000000"/>
            <w:sz w:val="21"/>
            <w:szCs w:val="24"/>
            <w:lang w:val="en-US" w:eastAsia="zh-CN" w:bidi="ar"/>
            <w:rPrChange w:id="6372" w:author="P52s" w:date="2025-12-15T12:05:51Z">
              <w:rPr>
                <w:rFonts w:hint="eastAsia" w:ascii="方正仿宋_GBK" w:hAnsi="方正仿宋_GBK" w:eastAsia="方正仿宋_GBK" w:cs="方正仿宋_GBK"/>
                <w:sz w:val="24"/>
                <w:szCs w:val="24"/>
                <w:lang w:val="en-US" w:eastAsia="zh-CN"/>
              </w:rPr>
            </w:rPrChange>
          </w:rPr>
          <w:t>运行。</w:t>
        </w:r>
      </w:ins>
      <w:ins w:id="6374" w:author="P52s" w:date="2025-12-15T12:48:41Z">
        <w:r>
          <w:rPr>
            <w:rFonts w:hint="eastAsia" w:ascii="Times New Roman" w:hAnsi="Times New Roman" w:eastAsia="宋体" w:cs="Times New Roman"/>
            <w:color w:val="000000"/>
            <w:sz w:val="21"/>
            <w:szCs w:val="24"/>
            <w:lang w:val="en-US" w:eastAsia="zh-CN" w:bidi="ar"/>
          </w:rPr>
          <w:t>整个</w:t>
        </w:r>
      </w:ins>
      <w:ins w:id="6375" w:author="P52s" w:date="2025-12-15T12:48:44Z">
        <w:r>
          <w:rPr>
            <w:rFonts w:hint="eastAsia" w:ascii="Times New Roman" w:hAnsi="Times New Roman" w:eastAsia="宋体" w:cs="Times New Roman"/>
            <w:color w:val="000000"/>
            <w:sz w:val="21"/>
            <w:szCs w:val="24"/>
            <w:lang w:val="en-US" w:eastAsia="zh-CN" w:bidi="ar"/>
          </w:rPr>
          <w:t>过程</w:t>
        </w:r>
      </w:ins>
      <w:ins w:id="6376" w:author="P52s" w:date="2025-12-15T12:48:46Z">
        <w:r>
          <w:rPr>
            <w:rFonts w:hint="eastAsia" w:ascii="Times New Roman" w:hAnsi="Times New Roman" w:eastAsia="宋体" w:cs="Times New Roman"/>
            <w:color w:val="000000"/>
            <w:sz w:val="21"/>
            <w:szCs w:val="24"/>
            <w:lang w:val="en-US" w:eastAsia="zh-CN" w:bidi="ar"/>
          </w:rPr>
          <w:t>满足</w:t>
        </w:r>
      </w:ins>
      <w:ins w:id="6377" w:author="P52s" w:date="2025-12-15T12:48:50Z">
        <w:r>
          <w:rPr>
            <w:rFonts w:hint="eastAsia" w:ascii="Times New Roman" w:hAnsi="Times New Roman" w:eastAsia="宋体" w:cs="Times New Roman"/>
            <w:color w:val="000000"/>
            <w:sz w:val="21"/>
            <w:szCs w:val="24"/>
            <w:lang w:val="en-US" w:eastAsia="zh-CN" w:bidi="ar"/>
          </w:rPr>
          <w:t>约束</w:t>
        </w:r>
      </w:ins>
      <w:ins w:id="6378" w:author="P52s" w:date="2025-12-15T12:48:54Z">
        <w:r>
          <w:rPr>
            <w:rFonts w:hint="eastAsia" w:ascii="Times New Roman" w:hAnsi="Times New Roman" w:eastAsia="宋体" w:cs="Times New Roman"/>
            <w:color w:val="000000"/>
            <w:sz w:val="21"/>
            <w:szCs w:val="24"/>
            <w:lang w:val="en-US" w:eastAsia="zh-CN" w:bidi="ar"/>
          </w:rPr>
          <w:t>条件，</w:t>
        </w:r>
      </w:ins>
      <w:ins w:id="6379" w:author="P52s" w:date="2025-12-15T12:48:55Z">
        <w:r>
          <w:rPr>
            <w:rFonts w:hint="eastAsia" w:ascii="Times New Roman" w:hAnsi="Times New Roman" w:eastAsia="宋体" w:cs="Times New Roman"/>
            <w:color w:val="000000"/>
            <w:sz w:val="21"/>
            <w:szCs w:val="24"/>
            <w:lang w:val="en-US" w:eastAsia="zh-CN" w:bidi="ar"/>
          </w:rPr>
          <w:t>在</w:t>
        </w:r>
      </w:ins>
      <w:ins w:id="6380" w:author="P52s" w:date="2025-12-15T12:49:10Z">
        <w:r>
          <w:rPr>
            <w:rFonts w:hint="eastAsia" w:ascii="Times New Roman" w:hAnsi="Times New Roman" w:eastAsia="宋体" w:cs="Times New Roman"/>
            <w:color w:val="000000"/>
            <w:sz w:val="21"/>
            <w:szCs w:val="24"/>
            <w:lang w:val="en-US" w:eastAsia="zh-CN" w:bidi="ar"/>
          </w:rPr>
          <w:t>储能</w:t>
        </w:r>
      </w:ins>
      <w:ins w:id="6381" w:author="P52s" w:date="2025-12-15T12:49:11Z">
        <w:r>
          <w:rPr>
            <w:rFonts w:hint="eastAsia" w:ascii="Times New Roman" w:hAnsi="Times New Roman" w:eastAsia="宋体" w:cs="Times New Roman"/>
            <w:color w:val="000000"/>
            <w:sz w:val="21"/>
            <w:szCs w:val="24"/>
            <w:lang w:val="en-US" w:eastAsia="zh-CN" w:bidi="ar"/>
          </w:rPr>
          <w:t>系统</w:t>
        </w:r>
      </w:ins>
      <w:ins w:id="6382" w:author="P52s" w:date="2025-12-15T12:49:13Z">
        <w:r>
          <w:rPr>
            <w:rFonts w:hint="eastAsia" w:ascii="Times New Roman" w:hAnsi="Times New Roman" w:eastAsia="宋体" w:cs="Times New Roman"/>
            <w:color w:val="000000"/>
            <w:sz w:val="21"/>
            <w:szCs w:val="24"/>
            <w:lang w:val="en-US" w:eastAsia="zh-CN" w:bidi="ar"/>
          </w:rPr>
          <w:t>退出</w:t>
        </w:r>
      </w:ins>
      <w:ins w:id="6383" w:author="P52s" w:date="2025-12-15T12:49:14Z">
        <w:r>
          <w:rPr>
            <w:rFonts w:hint="eastAsia" w:ascii="Times New Roman" w:hAnsi="Times New Roman" w:eastAsia="宋体" w:cs="Times New Roman"/>
            <w:color w:val="000000"/>
            <w:sz w:val="21"/>
            <w:szCs w:val="24"/>
            <w:lang w:val="en-US" w:eastAsia="zh-CN" w:bidi="ar"/>
          </w:rPr>
          <w:t>时</w:t>
        </w:r>
      </w:ins>
      <w:ins w:id="6384" w:author="P52s" w:date="2025-12-15T12:49:16Z">
        <w:r>
          <w:rPr>
            <w:rFonts w:hint="eastAsia" w:ascii="Times New Roman" w:hAnsi="Times New Roman" w:eastAsia="宋体" w:cs="Times New Roman"/>
            <w:color w:val="000000"/>
            <w:sz w:val="21"/>
            <w:szCs w:val="24"/>
            <w:lang w:val="en-US" w:eastAsia="zh-CN" w:bidi="ar"/>
          </w:rPr>
          <w:t>未</w:t>
        </w:r>
      </w:ins>
      <w:ins w:id="6385" w:author="P52s" w:date="2025-12-15T12:49:20Z">
        <w:r>
          <w:rPr>
            <w:rFonts w:hint="eastAsia" w:ascii="Times New Roman" w:hAnsi="Times New Roman" w:eastAsia="宋体" w:cs="Times New Roman"/>
            <w:color w:val="000000"/>
            <w:sz w:val="21"/>
            <w:szCs w:val="24"/>
            <w:lang w:val="en-US" w:eastAsia="zh-CN" w:bidi="ar"/>
          </w:rPr>
          <w:t>发生</w:t>
        </w:r>
      </w:ins>
      <w:ins w:id="6386" w:author="P52s" w:date="2025-12-15T12:49:21Z">
        <w:r>
          <w:rPr>
            <w:rFonts w:hint="eastAsia" w:ascii="Times New Roman" w:hAnsi="Times New Roman" w:eastAsia="宋体" w:cs="Times New Roman"/>
            <w:color w:val="000000"/>
            <w:sz w:val="21"/>
            <w:szCs w:val="24"/>
            <w:lang w:val="en-US" w:eastAsia="zh-CN" w:bidi="ar"/>
          </w:rPr>
          <w:t>功率</w:t>
        </w:r>
      </w:ins>
      <w:ins w:id="6387" w:author="P52s" w:date="2025-12-15T12:49:26Z">
        <w:r>
          <w:rPr>
            <w:rFonts w:hint="eastAsia" w:ascii="Times New Roman" w:hAnsi="Times New Roman" w:eastAsia="宋体" w:cs="Times New Roman"/>
            <w:color w:val="000000"/>
            <w:sz w:val="21"/>
            <w:szCs w:val="24"/>
            <w:lang w:val="en-US" w:eastAsia="zh-CN" w:bidi="ar"/>
          </w:rPr>
          <w:t>振荡，</w:t>
        </w:r>
      </w:ins>
      <w:ins w:id="6388" w:author="P52s" w:date="2025-12-15T12:49:39Z">
        <w:r>
          <w:rPr>
            <w:rFonts w:hint="eastAsia" w:ascii="Times New Roman" w:hAnsi="Times New Roman" w:eastAsia="宋体" w:cs="Times New Roman"/>
            <w:color w:val="000000"/>
            <w:sz w:val="21"/>
            <w:szCs w:val="24"/>
            <w:lang w:val="en-US" w:eastAsia="zh-CN" w:bidi="ar"/>
          </w:rPr>
          <w:t>功率</w:t>
        </w:r>
      </w:ins>
      <w:ins w:id="6389" w:author="P52s" w:date="2025-12-15T12:49:41Z">
        <w:r>
          <w:rPr>
            <w:rFonts w:hint="eastAsia" w:ascii="Times New Roman" w:hAnsi="Times New Roman" w:eastAsia="宋体" w:cs="Times New Roman"/>
            <w:color w:val="000000"/>
            <w:sz w:val="21"/>
            <w:szCs w:val="24"/>
            <w:lang w:val="en-US" w:eastAsia="zh-CN" w:bidi="ar"/>
          </w:rPr>
          <w:t>能够</w:t>
        </w:r>
      </w:ins>
      <w:ins w:id="6390" w:author="P52s" w:date="2025-12-15T12:49:43Z">
        <w:r>
          <w:rPr>
            <w:rFonts w:hint="eastAsia" w:ascii="Times New Roman" w:hAnsi="Times New Roman" w:eastAsia="宋体" w:cs="Times New Roman"/>
            <w:color w:val="000000"/>
            <w:sz w:val="21"/>
            <w:szCs w:val="24"/>
            <w:lang w:val="en-US" w:eastAsia="zh-CN" w:bidi="ar"/>
          </w:rPr>
          <w:t>平稳</w:t>
        </w:r>
      </w:ins>
      <w:ins w:id="6391" w:author="P52s" w:date="2025-12-15T12:49:45Z">
        <w:r>
          <w:rPr>
            <w:rFonts w:hint="eastAsia" w:ascii="Times New Roman" w:hAnsi="Times New Roman" w:eastAsia="宋体" w:cs="Times New Roman"/>
            <w:color w:val="000000"/>
            <w:sz w:val="21"/>
            <w:szCs w:val="24"/>
            <w:lang w:val="en-US" w:eastAsia="zh-CN" w:bidi="ar"/>
          </w:rPr>
          <w:t>切换。</w:t>
        </w:r>
      </w:ins>
    </w:p>
    <w:p>
      <w:pPr>
        <w:numPr>
          <w:ilvl w:val="0"/>
          <w:numId w:val="0"/>
        </w:numPr>
        <w:rPr>
          <w:ins w:id="6392" w:author="P52s" w:date="2025-12-15T10:29:24Z"/>
          <w:rFonts w:hint="default" w:ascii="方正仿宋_GBK" w:hAnsi="方正仿宋_GBK" w:eastAsia="方正仿宋_GBK" w:cs="方正仿宋_GBK"/>
          <w:sz w:val="24"/>
          <w:szCs w:val="24"/>
          <w:lang w:val="en-US" w:eastAsia="zh-CN"/>
        </w:rPr>
      </w:pPr>
      <w:ins w:id="6393" w:author="P52s" w:date="2025-12-15T11:15:58Z">
        <w:bookmarkStart w:id="2" w:name="OLE_LINK2"/>
        <w:r>
          <w:rPr>
            <w:rFonts w:hint="default" w:ascii="方正仿宋_GBK" w:hAnsi="方正仿宋_GBK" w:eastAsia="方正仿宋_GBK" w:cs="方正仿宋_GBK"/>
            <w:sz w:val="24"/>
            <w:szCs w:val="24"/>
            <w:lang w:val="en-US" w:eastAsia="zh-CN"/>
          </w:rPr>
          <w:drawing>
            <wp:inline distT="0" distB="0" distL="114300" distR="114300">
              <wp:extent cx="5273040" cy="3954780"/>
              <wp:effectExtent l="0" t="0" r="3810" b="7620"/>
              <wp:docPr id="1" name="图片 1" descr="100kW放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0kW放电"/>
                      <pic:cNvPicPr>
                        <a:picLocks noChangeAspect="1"/>
                      </pic:cNvPicPr>
                    </pic:nvPicPr>
                    <pic:blipFill>
                      <a:blip r:embed="rId111"/>
                      <a:stretch>
                        <a:fillRect/>
                      </a:stretch>
                    </pic:blipFill>
                    <pic:spPr>
                      <a:xfrm>
                        <a:off x="0" y="0"/>
                        <a:ext cx="5273040" cy="3954780"/>
                      </a:xfrm>
                      <a:prstGeom prst="rect">
                        <a:avLst/>
                      </a:prstGeom>
                    </pic:spPr>
                  </pic:pic>
                </a:graphicData>
              </a:graphic>
            </wp:inline>
          </w:drawing>
        </w:r>
      </w:ins>
    </w:p>
    <w:p>
      <w:pPr>
        <w:numPr>
          <w:ilvl w:val="0"/>
          <w:numId w:val="0"/>
        </w:numPr>
        <w:jc w:val="center"/>
        <w:rPr>
          <w:ins w:id="6396" w:author="P52s" w:date="2025-12-15T12:34:35Z"/>
          <w:rFonts w:hint="eastAsia" w:ascii="Times New Roman" w:hAnsi="Times New Roman" w:eastAsia="黑体" w:cs="Times New Roman"/>
          <w:bCs/>
          <w:color w:val="000000"/>
          <w:sz w:val="18"/>
          <w:szCs w:val="20"/>
          <w:lang w:val="en-US" w:eastAsia="zh-CN"/>
        </w:rPr>
        <w:pPrChange w:id="6395" w:author="P52s" w:date="2025-12-15T12:06:22Z">
          <w:pPr>
            <w:numPr>
              <w:ilvl w:val="0"/>
              <w:numId w:val="0"/>
            </w:numPr>
          </w:pPr>
        </w:pPrChange>
      </w:pPr>
      <w:ins w:id="6397" w:author="P52s" w:date="2025-12-15T12:06:18Z">
        <w:r>
          <w:rPr>
            <w:rFonts w:hint="eastAsia" w:ascii="Times New Roman" w:hAnsi="Times New Roman" w:eastAsia="黑体" w:cs="Times New Roman"/>
            <w:bCs/>
            <w:color w:val="000000"/>
            <w:sz w:val="18"/>
            <w:szCs w:val="20"/>
            <w:lang w:val="en-US" w:eastAsia="zh-CN"/>
          </w:rPr>
          <w:t>图</w:t>
        </w:r>
      </w:ins>
      <w:ins w:id="6398" w:author="P52s" w:date="2025-12-15T12:06:20Z">
        <w:r>
          <w:rPr>
            <w:rFonts w:hint="eastAsia" w:ascii="Times New Roman" w:hAnsi="Times New Roman" w:eastAsia="黑体" w:cs="Times New Roman"/>
            <w:bCs/>
            <w:color w:val="000000"/>
            <w:sz w:val="18"/>
            <w:szCs w:val="20"/>
            <w:lang w:val="en-US" w:eastAsia="zh-CN"/>
          </w:rPr>
          <w:t>3</w:t>
        </w:r>
      </w:ins>
      <w:ins w:id="6399" w:author="P52s" w:date="2025-12-15T12:06:18Z">
        <w:r>
          <w:rPr>
            <w:rFonts w:hint="eastAsia" w:ascii="Times New Roman" w:hAnsi="Times New Roman" w:eastAsia="黑体" w:cs="Times New Roman"/>
            <w:bCs/>
            <w:color w:val="000000"/>
            <w:sz w:val="18"/>
            <w:szCs w:val="20"/>
            <w:lang w:val="en-US" w:eastAsia="zh-CN"/>
          </w:rPr>
          <w:t xml:space="preserve"> 多类型储能电站</w:t>
        </w:r>
      </w:ins>
      <w:ins w:id="6400" w:author="P52s" w:date="2025-12-15T12:34:32Z">
        <w:r>
          <w:rPr>
            <w:rFonts w:hint="eastAsia" w:ascii="Times New Roman" w:hAnsi="Times New Roman" w:eastAsia="黑体" w:cs="Times New Roman"/>
            <w:bCs/>
            <w:color w:val="000000"/>
            <w:sz w:val="18"/>
            <w:szCs w:val="20"/>
            <w:lang w:val="en-US" w:eastAsia="zh-CN"/>
          </w:rPr>
          <w:t>放电</w:t>
        </w:r>
      </w:ins>
      <w:ins w:id="6401" w:author="P52s" w:date="2025-12-15T12:06:29Z">
        <w:r>
          <w:rPr>
            <w:rFonts w:hint="eastAsia" w:ascii="Times New Roman" w:hAnsi="Times New Roman" w:eastAsia="黑体" w:cs="Times New Roman"/>
            <w:bCs/>
            <w:color w:val="000000"/>
            <w:sz w:val="18"/>
            <w:szCs w:val="20"/>
            <w:lang w:val="en-US" w:eastAsia="zh-CN"/>
          </w:rPr>
          <w:t>仿真</w:t>
        </w:r>
      </w:ins>
      <w:ins w:id="6402" w:author="P52s" w:date="2025-12-15T12:06:34Z">
        <w:r>
          <w:rPr>
            <w:rFonts w:hint="eastAsia" w:ascii="Times New Roman" w:hAnsi="Times New Roman" w:eastAsia="黑体" w:cs="Times New Roman"/>
            <w:bCs/>
            <w:color w:val="000000"/>
            <w:sz w:val="18"/>
            <w:szCs w:val="20"/>
            <w:lang w:val="en-US" w:eastAsia="zh-CN"/>
          </w:rPr>
          <w:t>结果</w:t>
        </w:r>
      </w:ins>
    </w:p>
    <w:bookmarkEnd w:id="2"/>
    <w:p>
      <w:pPr>
        <w:numPr>
          <w:ilvl w:val="-1"/>
          <w:numId w:val="0"/>
        </w:numPr>
        <w:spacing w:line="480" w:lineRule="auto"/>
        <w:rPr>
          <w:ins w:id="6404" w:author="P52s" w:date="2025-12-12T06:30:07Z"/>
          <w:rFonts w:hint="eastAsia" w:ascii="黑体" w:hAnsi="Times New Roman" w:eastAsia="黑体" w:cs="Times New Roman"/>
          <w:color w:val="000000"/>
          <w:sz w:val="24"/>
          <w:szCs w:val="24"/>
          <w:lang w:val="en-US" w:eastAsia="zh-CN"/>
          <w:rPrChange w:id="6405" w:author="P52s" w:date="2025-12-15T11:51:10Z">
            <w:rPr>
              <w:ins w:id="6406" w:author="P52s" w:date="2025-12-12T06:30:07Z"/>
              <w:rFonts w:hint="eastAsia" w:ascii="方正仿宋_GBK" w:hAnsi="方正仿宋_GBK" w:eastAsia="方正仿宋_GBK" w:cs="方正仿宋_GBK"/>
              <w:sz w:val="24"/>
              <w:szCs w:val="24"/>
              <w:lang w:val="en-US" w:eastAsia="zh-CN"/>
            </w:rPr>
          </w:rPrChange>
        </w:rPr>
        <w:pPrChange w:id="6403" w:author="P52s" w:date="2025-12-15T11:51:10Z">
          <w:pPr>
            <w:numPr>
              <w:ilvl w:val="0"/>
              <w:numId w:val="0"/>
            </w:numPr>
          </w:pPr>
        </w:pPrChange>
      </w:pPr>
      <w:ins w:id="6407" w:author="P52s" w:date="2025-12-15T11:51:12Z">
        <w:r>
          <w:rPr>
            <w:rFonts w:hint="eastAsia" w:ascii="黑体" w:hAnsi="Times New Roman" w:eastAsia="黑体" w:cs="Times New Roman"/>
            <w:color w:val="000000"/>
            <w:sz w:val="24"/>
            <w:szCs w:val="24"/>
            <w:lang w:val="en-US" w:eastAsia="zh-CN"/>
          </w:rPr>
          <w:t xml:space="preserve">4 </w:t>
        </w:r>
      </w:ins>
      <w:ins w:id="6408" w:author="P52s" w:date="2025-12-12T06:30:06Z">
        <w:r>
          <w:rPr>
            <w:rFonts w:hint="eastAsia" w:ascii="黑体" w:hAnsi="Times New Roman" w:eastAsia="黑体" w:cs="Times New Roman"/>
            <w:color w:val="000000"/>
            <w:sz w:val="24"/>
            <w:szCs w:val="24"/>
            <w:lang w:val="en-US" w:eastAsia="zh-CN"/>
            <w:rPrChange w:id="6409" w:author="P52s" w:date="2025-12-15T11:51:10Z">
              <w:rPr>
                <w:rFonts w:hint="eastAsia" w:ascii="方正仿宋_GBK" w:hAnsi="方正仿宋_GBK" w:eastAsia="方正仿宋_GBK" w:cs="方正仿宋_GBK"/>
                <w:sz w:val="24"/>
                <w:szCs w:val="24"/>
                <w:lang w:val="en-US" w:eastAsia="zh-CN"/>
              </w:rPr>
            </w:rPrChange>
          </w:rPr>
          <w:t>结论</w:t>
        </w:r>
      </w:ins>
    </w:p>
    <w:p>
      <w:pPr>
        <w:keepNext w:val="0"/>
        <w:keepLines w:val="0"/>
        <w:widowControl/>
        <w:numPr>
          <w:ilvl w:val="0"/>
          <w:numId w:val="0"/>
        </w:numPr>
        <w:suppressLineNumbers w:val="0"/>
        <w:shd w:val="clear"/>
        <w:autoSpaceDE/>
        <w:autoSpaceDN/>
        <w:spacing w:line="360" w:lineRule="auto"/>
        <w:ind w:firstLine="480" w:firstLineChars="200"/>
        <w:jc w:val="left"/>
        <w:textAlignment w:val="center"/>
        <w:outlineLvl w:val="9"/>
        <w:rPr>
          <w:ins w:id="6412" w:author="P52s" w:date="2025-12-15T12:41:19Z"/>
          <w:rFonts w:hint="eastAsia" w:ascii="Times New Roman" w:hAnsi="Times New Roman" w:eastAsia="宋体" w:cs="Times New Roman"/>
          <w:color w:val="000000"/>
          <w:kern w:val="2"/>
          <w:szCs w:val="24"/>
          <w:lang w:bidi="ar"/>
          <w:rPrChange w:id="6413" w:author="P52s" w:date="2025-12-15T12:41:27Z">
            <w:rPr>
              <w:ins w:id="6414" w:author="P52s" w:date="2025-12-15T12:41:19Z"/>
              <w:rFonts w:hint="default" w:ascii="Times New Roman" w:hAnsi="Times New Roman" w:eastAsia="宋体" w:cs="Times New Roman"/>
              <w:color w:val="auto"/>
              <w:kern w:val="0"/>
              <w:szCs w:val="21"/>
              <w:lang w:bidi="ar"/>
            </w:rPr>
          </w:rPrChange>
        </w:rPr>
        <w:pPrChange w:id="6411" w:author="P52s" w:date="2025-12-15T12:41:27Z">
          <w:pPr>
            <w:keepNext w:val="0"/>
            <w:keepLines w:val="0"/>
            <w:widowControl w:val="0"/>
            <w:numPr>
              <w:ilvl w:val="0"/>
              <w:numId w:val="0"/>
            </w:numPr>
            <w:suppressLineNumbers w:val="0"/>
            <w:shd w:val="clear" w:color="auto" w:fill="auto"/>
            <w:autoSpaceDE w:val="0"/>
            <w:autoSpaceDN w:val="0"/>
            <w:spacing w:line="240" w:lineRule="auto"/>
            <w:ind w:firstLine="420" w:firstLineChars="200"/>
            <w:jc w:val="left"/>
            <w:textAlignment w:val="auto"/>
            <w:outlineLvl w:val="9"/>
          </w:pPr>
        </w:pPrChange>
      </w:pPr>
      <w:ins w:id="6415" w:author="P52s" w:date="2025-12-15T12:41:19Z">
        <w:r>
          <w:rPr>
            <w:rFonts w:hint="eastAsia" w:ascii="Times New Roman" w:hAnsi="Times New Roman" w:eastAsia="宋体" w:cs="Times New Roman"/>
            <w:color w:val="000000"/>
            <w:kern w:val="2"/>
            <w:sz w:val="21"/>
            <w:szCs w:val="24"/>
            <w:lang w:val="en-US" w:eastAsia="zh-CN" w:bidi="ar"/>
            <w:rPrChange w:id="6416" w:author="P52s" w:date="2025-12-15T12:41:27Z">
              <w:rPr>
                <w:rFonts w:hint="default" w:ascii="Times New Roman" w:hAnsi="Times New Roman" w:eastAsia="宋体" w:cs="Times New Roman"/>
                <w:color w:val="auto"/>
                <w:kern w:val="0"/>
                <w:sz w:val="21"/>
                <w:szCs w:val="21"/>
                <w:lang w:val="en-US" w:eastAsia="zh-CN" w:bidi="ar"/>
              </w:rPr>
            </w:rPrChange>
          </w:rPr>
          <w:t>本文基于</w:t>
        </w:r>
      </w:ins>
      <w:ins w:id="6418" w:author="P52s" w:date="2025-12-15T12:41:47Z">
        <w:r>
          <w:rPr>
            <w:rFonts w:hint="eastAsia" w:ascii="Times New Roman" w:hAnsi="Times New Roman" w:eastAsia="宋体" w:cs="Times New Roman"/>
            <w:b w:val="0"/>
            <w:bCs w:val="0"/>
            <w:color w:val="000000"/>
            <w:kern w:val="2"/>
            <w:sz w:val="21"/>
            <w:szCs w:val="24"/>
            <w:shd w:val="clear"/>
            <w:lang w:val="en-US" w:eastAsia="zh-CN" w:bidi="ar"/>
          </w:rPr>
          <w:t>多类型</w:t>
        </w:r>
      </w:ins>
      <w:ins w:id="6419" w:author="P52s" w:date="2025-12-15T12:41:19Z">
        <w:r>
          <w:rPr>
            <w:rFonts w:hint="eastAsia" w:ascii="Times New Roman" w:hAnsi="Times New Roman" w:eastAsia="宋体" w:cs="Times New Roman"/>
            <w:color w:val="000000"/>
            <w:kern w:val="2"/>
            <w:sz w:val="21"/>
            <w:szCs w:val="24"/>
            <w:lang w:val="en-US" w:eastAsia="zh-CN" w:bidi="ar"/>
            <w:rPrChange w:id="6420" w:author="P52s" w:date="2025-12-15T12:41:27Z">
              <w:rPr>
                <w:rFonts w:hint="eastAsia" w:ascii="Times New Roman" w:hAnsi="Times New Roman" w:eastAsia="宋体" w:cs="Times New Roman"/>
                <w:color w:val="auto"/>
                <w:kern w:val="0"/>
                <w:sz w:val="21"/>
                <w:szCs w:val="21"/>
                <w:lang w:val="en-US" w:eastAsia="zh-CN" w:bidi="ar"/>
              </w:rPr>
            </w:rPrChange>
          </w:rPr>
          <w:t>储能电站</w:t>
        </w:r>
      </w:ins>
      <w:ins w:id="6422" w:author="P52s" w:date="2025-12-15T12:41:56Z">
        <w:r>
          <w:rPr>
            <w:rFonts w:hint="eastAsia" w:ascii="Times New Roman" w:hAnsi="Times New Roman" w:eastAsia="宋体" w:cs="Times New Roman"/>
            <w:color w:val="000000"/>
            <w:kern w:val="2"/>
            <w:sz w:val="21"/>
            <w:szCs w:val="24"/>
            <w:lang w:val="en-US" w:eastAsia="zh-CN" w:bidi="ar"/>
          </w:rPr>
          <w:t>合理</w:t>
        </w:r>
      </w:ins>
      <w:ins w:id="6423" w:author="P52s" w:date="2025-12-15T12:41:57Z">
        <w:r>
          <w:rPr>
            <w:rFonts w:hint="eastAsia" w:ascii="Times New Roman" w:hAnsi="Times New Roman" w:eastAsia="宋体" w:cs="Times New Roman"/>
            <w:color w:val="000000"/>
            <w:kern w:val="2"/>
            <w:sz w:val="21"/>
            <w:szCs w:val="24"/>
            <w:lang w:val="en-US" w:eastAsia="zh-CN" w:bidi="ar"/>
          </w:rPr>
          <w:t>功率</w:t>
        </w:r>
      </w:ins>
      <w:ins w:id="6424" w:author="P52s" w:date="2025-12-15T12:41:59Z">
        <w:r>
          <w:rPr>
            <w:rFonts w:hint="eastAsia" w:ascii="Times New Roman" w:hAnsi="Times New Roman" w:eastAsia="宋体" w:cs="Times New Roman"/>
            <w:color w:val="000000"/>
            <w:kern w:val="2"/>
            <w:sz w:val="21"/>
            <w:szCs w:val="24"/>
            <w:lang w:val="en-US" w:eastAsia="zh-CN" w:bidi="ar"/>
          </w:rPr>
          <w:t>分配</w:t>
        </w:r>
      </w:ins>
      <w:ins w:id="6425" w:author="P52s" w:date="2025-12-15T12:41:19Z">
        <w:r>
          <w:rPr>
            <w:rFonts w:hint="eastAsia" w:ascii="Times New Roman" w:hAnsi="Times New Roman" w:eastAsia="宋体" w:cs="Times New Roman"/>
            <w:color w:val="000000"/>
            <w:kern w:val="2"/>
            <w:sz w:val="21"/>
            <w:szCs w:val="24"/>
            <w:lang w:val="en-US" w:eastAsia="zh-CN" w:bidi="ar"/>
            <w:rPrChange w:id="6426" w:author="P52s" w:date="2025-12-15T12:41:27Z">
              <w:rPr>
                <w:rFonts w:hint="eastAsia" w:ascii="Times New Roman" w:hAnsi="Times New Roman" w:eastAsia="宋体" w:cs="Times New Roman"/>
                <w:color w:val="auto"/>
                <w:kern w:val="0"/>
                <w:sz w:val="21"/>
                <w:szCs w:val="21"/>
                <w:lang w:val="en-US" w:eastAsia="zh-CN" w:bidi="ar"/>
              </w:rPr>
            </w:rPrChange>
          </w:rPr>
          <w:t>的需求，分析了</w:t>
        </w:r>
      </w:ins>
      <w:ins w:id="6428" w:author="P52s" w:date="2025-12-15T12:42:04Z">
        <w:r>
          <w:rPr>
            <w:rFonts w:hint="eastAsia" w:ascii="Times New Roman" w:hAnsi="Times New Roman" w:eastAsia="宋体" w:cs="Times New Roman"/>
            <w:color w:val="000000"/>
            <w:kern w:val="2"/>
            <w:sz w:val="21"/>
            <w:szCs w:val="24"/>
            <w:lang w:val="en-US" w:eastAsia="zh-CN" w:bidi="ar"/>
          </w:rPr>
          <w:t>多类型</w:t>
        </w:r>
      </w:ins>
      <w:ins w:id="6429" w:author="P52s" w:date="2025-12-15T12:42:06Z">
        <w:r>
          <w:rPr>
            <w:rFonts w:hint="eastAsia" w:ascii="Times New Roman" w:hAnsi="Times New Roman" w:eastAsia="宋体" w:cs="Times New Roman"/>
            <w:color w:val="000000"/>
            <w:kern w:val="2"/>
            <w:sz w:val="21"/>
            <w:szCs w:val="24"/>
            <w:lang w:val="en-US" w:eastAsia="zh-CN" w:bidi="ar"/>
          </w:rPr>
          <w:t>储能</w:t>
        </w:r>
      </w:ins>
      <w:ins w:id="6430" w:author="P52s" w:date="2025-12-15T12:42:07Z">
        <w:r>
          <w:rPr>
            <w:rFonts w:hint="eastAsia" w:ascii="Times New Roman" w:hAnsi="Times New Roman" w:eastAsia="宋体" w:cs="Times New Roman"/>
            <w:color w:val="000000"/>
            <w:kern w:val="2"/>
            <w:sz w:val="21"/>
            <w:szCs w:val="24"/>
            <w:lang w:val="en-US" w:eastAsia="zh-CN" w:bidi="ar"/>
          </w:rPr>
          <w:t>电站</w:t>
        </w:r>
      </w:ins>
      <w:ins w:id="6431" w:author="P52s" w:date="2025-12-15T12:42:09Z">
        <w:r>
          <w:rPr>
            <w:rFonts w:hint="eastAsia" w:ascii="Times New Roman" w:hAnsi="Times New Roman" w:eastAsia="宋体" w:cs="Times New Roman"/>
            <w:color w:val="000000"/>
            <w:kern w:val="2"/>
            <w:sz w:val="21"/>
            <w:szCs w:val="24"/>
            <w:lang w:val="en-US" w:eastAsia="zh-CN" w:bidi="ar"/>
          </w:rPr>
          <w:t>中</w:t>
        </w:r>
      </w:ins>
      <w:ins w:id="6432" w:author="P52s" w:date="2025-12-15T12:42:11Z">
        <w:r>
          <w:rPr>
            <w:rFonts w:hint="eastAsia" w:ascii="Times New Roman" w:hAnsi="Times New Roman" w:eastAsia="宋体" w:cs="Times New Roman"/>
            <w:color w:val="000000"/>
            <w:kern w:val="2"/>
            <w:sz w:val="21"/>
            <w:szCs w:val="24"/>
            <w:lang w:val="en-US" w:eastAsia="zh-CN" w:bidi="ar"/>
          </w:rPr>
          <w:t>储能</w:t>
        </w:r>
      </w:ins>
      <w:ins w:id="6433" w:author="P52s" w:date="2025-12-15T12:42:12Z">
        <w:r>
          <w:rPr>
            <w:rFonts w:hint="eastAsia" w:ascii="Times New Roman" w:hAnsi="Times New Roman" w:eastAsia="宋体" w:cs="Times New Roman"/>
            <w:color w:val="000000"/>
            <w:kern w:val="2"/>
            <w:sz w:val="21"/>
            <w:szCs w:val="24"/>
            <w:lang w:val="en-US" w:eastAsia="zh-CN" w:bidi="ar"/>
          </w:rPr>
          <w:t>系统</w:t>
        </w:r>
      </w:ins>
      <w:ins w:id="6434" w:author="P52s" w:date="2025-12-15T12:42:13Z">
        <w:r>
          <w:rPr>
            <w:rFonts w:hint="eastAsia" w:ascii="Times New Roman" w:hAnsi="Times New Roman" w:eastAsia="宋体" w:cs="Times New Roman"/>
            <w:color w:val="000000"/>
            <w:kern w:val="2"/>
            <w:sz w:val="21"/>
            <w:szCs w:val="24"/>
            <w:lang w:val="en-US" w:eastAsia="zh-CN" w:bidi="ar"/>
          </w:rPr>
          <w:t>运行</w:t>
        </w:r>
      </w:ins>
      <w:ins w:id="6435" w:author="P52s" w:date="2025-12-15T12:42:14Z">
        <w:r>
          <w:rPr>
            <w:rFonts w:hint="eastAsia" w:ascii="Times New Roman" w:hAnsi="Times New Roman" w:eastAsia="宋体" w:cs="Times New Roman"/>
            <w:color w:val="000000"/>
            <w:kern w:val="2"/>
            <w:sz w:val="21"/>
            <w:szCs w:val="24"/>
            <w:lang w:val="en-US" w:eastAsia="zh-CN" w:bidi="ar"/>
          </w:rPr>
          <w:t>的</w:t>
        </w:r>
      </w:ins>
      <w:ins w:id="6436" w:author="P52s" w:date="2025-12-15T12:42:15Z">
        <w:r>
          <w:rPr>
            <w:rFonts w:hint="eastAsia" w:ascii="Times New Roman" w:hAnsi="Times New Roman" w:eastAsia="宋体" w:cs="Times New Roman"/>
            <w:color w:val="000000"/>
            <w:kern w:val="2"/>
            <w:sz w:val="21"/>
            <w:szCs w:val="24"/>
            <w:lang w:val="en-US" w:eastAsia="zh-CN" w:bidi="ar"/>
          </w:rPr>
          <w:t>特性</w:t>
        </w:r>
      </w:ins>
      <w:ins w:id="6437" w:author="P52s" w:date="2025-12-15T12:42:16Z">
        <w:r>
          <w:rPr>
            <w:rFonts w:hint="eastAsia" w:ascii="Times New Roman" w:hAnsi="Times New Roman" w:eastAsia="宋体" w:cs="Times New Roman"/>
            <w:color w:val="000000"/>
            <w:kern w:val="2"/>
            <w:sz w:val="21"/>
            <w:szCs w:val="24"/>
            <w:lang w:val="en-US" w:eastAsia="zh-CN" w:bidi="ar"/>
          </w:rPr>
          <w:t>，</w:t>
        </w:r>
      </w:ins>
      <w:ins w:id="6438" w:author="P52s" w:date="2025-12-15T12:42:32Z">
        <w:r>
          <w:rPr>
            <w:rFonts w:hint="eastAsia" w:ascii="Times New Roman" w:hAnsi="Times New Roman" w:eastAsia="宋体" w:cs="Times New Roman"/>
            <w:color w:val="000000"/>
            <w:kern w:val="2"/>
            <w:sz w:val="21"/>
            <w:szCs w:val="24"/>
            <w:lang w:val="en-US" w:eastAsia="zh-CN" w:bidi="ar"/>
          </w:rPr>
          <w:t>提出</w:t>
        </w:r>
      </w:ins>
      <w:ins w:id="6439" w:author="P52s" w:date="2025-12-15T12:42:37Z">
        <w:r>
          <w:rPr>
            <w:rFonts w:hint="eastAsia" w:ascii="Times New Roman" w:hAnsi="Times New Roman" w:eastAsia="宋体" w:cs="Times New Roman"/>
            <w:color w:val="000000"/>
            <w:kern w:val="2"/>
            <w:sz w:val="21"/>
            <w:szCs w:val="24"/>
            <w:lang w:val="en-US" w:eastAsia="zh-CN" w:bidi="ar"/>
          </w:rPr>
          <w:t>相应</w:t>
        </w:r>
      </w:ins>
      <w:ins w:id="6440" w:author="P52s" w:date="2025-12-15T12:42:38Z">
        <w:r>
          <w:rPr>
            <w:rFonts w:hint="eastAsia" w:ascii="Times New Roman" w:hAnsi="Times New Roman" w:eastAsia="宋体" w:cs="Times New Roman"/>
            <w:color w:val="000000"/>
            <w:kern w:val="2"/>
            <w:sz w:val="21"/>
            <w:szCs w:val="24"/>
            <w:lang w:val="en-US" w:eastAsia="zh-CN" w:bidi="ar"/>
          </w:rPr>
          <w:t>的</w:t>
        </w:r>
      </w:ins>
      <w:ins w:id="6441" w:author="P52s" w:date="2025-12-15T12:43:42Z">
        <w:r>
          <w:rPr>
            <w:rFonts w:hint="eastAsia" w:ascii="Times New Roman" w:hAnsi="Times New Roman" w:eastAsia="宋体" w:cs="Times New Roman"/>
            <w:color w:val="000000"/>
            <w:kern w:val="2"/>
            <w:sz w:val="21"/>
            <w:szCs w:val="24"/>
            <w:lang w:val="en-US" w:eastAsia="zh-CN" w:bidi="ar"/>
          </w:rPr>
          <w:t>功率</w:t>
        </w:r>
      </w:ins>
      <w:ins w:id="6442" w:author="P52s" w:date="2025-12-15T12:43:45Z">
        <w:r>
          <w:rPr>
            <w:rFonts w:hint="eastAsia" w:ascii="Times New Roman" w:hAnsi="Times New Roman" w:eastAsia="宋体" w:cs="Times New Roman"/>
            <w:color w:val="000000"/>
            <w:kern w:val="2"/>
            <w:sz w:val="21"/>
            <w:szCs w:val="24"/>
            <w:lang w:val="en-US" w:eastAsia="zh-CN" w:bidi="ar"/>
          </w:rPr>
          <w:t>分配</w:t>
        </w:r>
      </w:ins>
      <w:ins w:id="6443" w:author="P52s" w:date="2025-12-15T12:42:47Z">
        <w:r>
          <w:rPr>
            <w:rFonts w:hint="eastAsia" w:ascii="Times New Roman" w:hAnsi="Times New Roman" w:eastAsia="宋体" w:cs="Times New Roman"/>
            <w:color w:val="000000"/>
            <w:kern w:val="2"/>
            <w:sz w:val="21"/>
            <w:szCs w:val="24"/>
            <w:lang w:val="en-US" w:eastAsia="zh-CN" w:bidi="ar"/>
          </w:rPr>
          <w:t>策略，</w:t>
        </w:r>
      </w:ins>
      <w:ins w:id="6444" w:author="P52s" w:date="2025-12-15T12:42:49Z">
        <w:r>
          <w:rPr>
            <w:rFonts w:hint="eastAsia" w:ascii="Times New Roman" w:hAnsi="Times New Roman" w:eastAsia="宋体" w:cs="Times New Roman"/>
            <w:color w:val="000000"/>
            <w:kern w:val="2"/>
            <w:sz w:val="21"/>
            <w:szCs w:val="24"/>
            <w:lang w:val="en-US" w:eastAsia="zh-CN" w:bidi="ar"/>
          </w:rPr>
          <w:t>并</w:t>
        </w:r>
      </w:ins>
      <w:ins w:id="6445" w:author="P52s" w:date="2025-12-15T12:44:19Z">
        <w:r>
          <w:rPr>
            <w:rFonts w:hint="eastAsia" w:ascii="Times New Roman" w:hAnsi="Times New Roman" w:eastAsia="宋体" w:cs="Times New Roman"/>
            <w:color w:val="000000"/>
            <w:kern w:val="2"/>
            <w:sz w:val="21"/>
            <w:szCs w:val="24"/>
            <w:lang w:val="en-US" w:eastAsia="zh-CN" w:bidi="ar"/>
          </w:rPr>
          <w:t>将其</w:t>
        </w:r>
      </w:ins>
      <w:ins w:id="6446" w:author="P52s" w:date="2025-12-15T12:44:03Z">
        <w:r>
          <w:rPr>
            <w:rFonts w:hint="eastAsia" w:ascii="Times New Roman" w:hAnsi="Times New Roman" w:eastAsia="宋体" w:cs="Times New Roman"/>
            <w:color w:val="000000"/>
            <w:kern w:val="2"/>
            <w:sz w:val="21"/>
            <w:szCs w:val="24"/>
            <w:lang w:val="en-US" w:eastAsia="zh-CN" w:bidi="ar"/>
          </w:rPr>
          <w:t>构造</w:t>
        </w:r>
      </w:ins>
      <w:ins w:id="6447" w:author="P52s" w:date="2025-12-15T12:44:21Z">
        <w:r>
          <w:rPr>
            <w:rFonts w:hint="eastAsia" w:ascii="Times New Roman" w:hAnsi="Times New Roman" w:eastAsia="宋体" w:cs="Times New Roman"/>
            <w:color w:val="000000"/>
            <w:kern w:val="2"/>
            <w:sz w:val="21"/>
            <w:szCs w:val="24"/>
            <w:lang w:val="en-US" w:eastAsia="zh-CN" w:bidi="ar"/>
          </w:rPr>
          <w:t>为</w:t>
        </w:r>
      </w:ins>
      <w:ins w:id="6448" w:author="P52s" w:date="2025-12-15T12:43:00Z">
        <w:r>
          <w:rPr>
            <w:rFonts w:hint="eastAsia" w:ascii="Times New Roman" w:hAnsi="Times New Roman" w:eastAsia="宋体" w:cs="Times New Roman"/>
            <w:color w:val="000000"/>
            <w:kern w:val="2"/>
            <w:sz w:val="21"/>
            <w:szCs w:val="24"/>
            <w:lang w:val="en-US" w:eastAsia="zh-CN" w:bidi="ar"/>
          </w:rPr>
          <w:t>最优化</w:t>
        </w:r>
      </w:ins>
      <w:ins w:id="6449" w:author="P52s" w:date="2025-12-15T12:43:01Z">
        <w:r>
          <w:rPr>
            <w:rFonts w:hint="eastAsia" w:ascii="Times New Roman" w:hAnsi="Times New Roman" w:eastAsia="宋体" w:cs="Times New Roman"/>
            <w:color w:val="000000"/>
            <w:kern w:val="2"/>
            <w:sz w:val="21"/>
            <w:szCs w:val="24"/>
            <w:lang w:val="en-US" w:eastAsia="zh-CN" w:bidi="ar"/>
          </w:rPr>
          <w:t>问题</w:t>
        </w:r>
      </w:ins>
      <w:ins w:id="6450" w:author="P52s" w:date="2025-12-15T12:43:05Z">
        <w:r>
          <w:rPr>
            <w:rFonts w:hint="eastAsia" w:ascii="Times New Roman" w:hAnsi="Times New Roman" w:eastAsia="宋体" w:cs="Times New Roman"/>
            <w:color w:val="000000"/>
            <w:kern w:val="2"/>
            <w:sz w:val="21"/>
            <w:szCs w:val="24"/>
            <w:lang w:val="en-US" w:eastAsia="zh-CN" w:bidi="ar"/>
          </w:rPr>
          <w:t>，</w:t>
        </w:r>
      </w:ins>
      <w:ins w:id="6451" w:author="P52s" w:date="2025-12-15T12:41:19Z">
        <w:r>
          <w:rPr>
            <w:rFonts w:hint="eastAsia" w:ascii="Times New Roman" w:hAnsi="Times New Roman" w:eastAsia="宋体" w:cs="Times New Roman"/>
            <w:color w:val="000000"/>
            <w:kern w:val="2"/>
            <w:sz w:val="21"/>
            <w:szCs w:val="24"/>
            <w:lang w:val="en-US" w:eastAsia="zh-CN" w:bidi="ar"/>
            <w:rPrChange w:id="6452" w:author="P52s" w:date="2025-12-15T12:41:27Z">
              <w:rPr>
                <w:rFonts w:hint="eastAsia" w:ascii="Times New Roman" w:hAnsi="Times New Roman" w:eastAsia="宋体" w:cs="Times New Roman"/>
                <w:color w:val="auto"/>
                <w:kern w:val="0"/>
                <w:sz w:val="21"/>
                <w:szCs w:val="21"/>
                <w:lang w:val="en-US" w:eastAsia="zh-CN" w:bidi="ar"/>
              </w:rPr>
            </w:rPrChange>
          </w:rPr>
          <w:t>形成了一套</w:t>
        </w:r>
      </w:ins>
      <w:ins w:id="6454" w:author="P52s" w:date="2025-12-15T12:46:07Z">
        <w:r>
          <w:rPr>
            <w:rFonts w:hint="eastAsia" w:ascii="Times New Roman" w:hAnsi="Times New Roman" w:eastAsia="宋体" w:cs="Times New Roman"/>
            <w:color w:val="000000"/>
            <w:kern w:val="2"/>
            <w:sz w:val="21"/>
            <w:szCs w:val="24"/>
            <w:lang w:val="en-US" w:eastAsia="zh-CN" w:bidi="ar"/>
          </w:rPr>
          <w:t>基于</w:t>
        </w:r>
      </w:ins>
      <w:ins w:id="6455" w:author="P52s" w:date="2025-12-15T12:46:10Z">
        <w:r>
          <w:rPr>
            <w:rFonts w:hint="eastAsia" w:ascii="Times New Roman" w:hAnsi="Times New Roman" w:eastAsia="宋体" w:cs="Times New Roman"/>
            <w:color w:val="000000"/>
            <w:kern w:val="2"/>
            <w:sz w:val="21"/>
            <w:szCs w:val="24"/>
            <w:lang w:val="en-US" w:eastAsia="zh-CN" w:bidi="ar"/>
          </w:rPr>
          <w:t>粒子群</w:t>
        </w:r>
      </w:ins>
      <w:ins w:id="6456" w:author="P52s" w:date="2025-12-15T12:46:11Z">
        <w:r>
          <w:rPr>
            <w:rFonts w:hint="eastAsia" w:ascii="Times New Roman" w:hAnsi="Times New Roman" w:eastAsia="宋体" w:cs="Times New Roman"/>
            <w:color w:val="000000"/>
            <w:kern w:val="2"/>
            <w:sz w:val="21"/>
            <w:szCs w:val="24"/>
            <w:lang w:val="en-US" w:eastAsia="zh-CN" w:bidi="ar"/>
          </w:rPr>
          <w:t>算法</w:t>
        </w:r>
      </w:ins>
      <w:ins w:id="6457" w:author="P52s" w:date="2025-12-15T12:46:12Z">
        <w:r>
          <w:rPr>
            <w:rFonts w:hint="eastAsia" w:ascii="Times New Roman" w:hAnsi="Times New Roman" w:eastAsia="宋体" w:cs="Times New Roman"/>
            <w:color w:val="000000"/>
            <w:kern w:val="2"/>
            <w:sz w:val="21"/>
            <w:szCs w:val="24"/>
            <w:lang w:val="en-US" w:eastAsia="zh-CN" w:bidi="ar"/>
          </w:rPr>
          <w:t>的</w:t>
        </w:r>
      </w:ins>
      <w:ins w:id="6458" w:author="P52s" w:date="2025-12-15T12:45:23Z">
        <w:r>
          <w:rPr>
            <w:rFonts w:hint="eastAsia" w:ascii="Times New Roman" w:hAnsi="Times New Roman" w:eastAsia="宋体" w:cs="Times New Roman"/>
            <w:color w:val="000000"/>
            <w:kern w:val="2"/>
            <w:sz w:val="21"/>
            <w:szCs w:val="24"/>
            <w:lang w:val="en-US" w:eastAsia="zh-CN" w:bidi="ar"/>
          </w:rPr>
          <w:t>多类型</w:t>
        </w:r>
      </w:ins>
      <w:ins w:id="6459" w:author="P52s" w:date="2025-12-15T12:41:19Z">
        <w:r>
          <w:rPr>
            <w:rFonts w:hint="eastAsia" w:ascii="Times New Roman" w:hAnsi="Times New Roman" w:eastAsia="宋体" w:cs="Times New Roman"/>
            <w:color w:val="000000"/>
            <w:kern w:val="2"/>
            <w:sz w:val="21"/>
            <w:szCs w:val="24"/>
            <w:lang w:val="en-US" w:eastAsia="zh-CN" w:bidi="ar"/>
            <w:rPrChange w:id="6460" w:author="P52s" w:date="2025-12-15T12:41:27Z">
              <w:rPr>
                <w:rFonts w:hint="eastAsia" w:ascii="Times New Roman" w:hAnsi="Times New Roman" w:eastAsia="宋体" w:cs="Times New Roman"/>
                <w:color w:val="auto"/>
                <w:kern w:val="0"/>
                <w:sz w:val="21"/>
                <w:szCs w:val="21"/>
                <w:lang w:val="en-US" w:eastAsia="zh-CN" w:bidi="ar"/>
              </w:rPr>
            </w:rPrChange>
          </w:rPr>
          <w:t>储能</w:t>
        </w:r>
      </w:ins>
      <w:ins w:id="6462" w:author="P52s" w:date="2025-12-15T12:45:31Z">
        <w:r>
          <w:rPr>
            <w:rFonts w:hint="eastAsia" w:ascii="Times New Roman" w:hAnsi="Times New Roman" w:eastAsia="宋体" w:cs="Times New Roman"/>
            <w:color w:val="000000"/>
            <w:kern w:val="2"/>
            <w:sz w:val="21"/>
            <w:szCs w:val="24"/>
            <w:lang w:val="en-US" w:eastAsia="zh-CN" w:bidi="ar"/>
          </w:rPr>
          <w:t>系统</w:t>
        </w:r>
      </w:ins>
      <w:ins w:id="6463" w:author="P52s" w:date="2025-12-15T12:45:37Z">
        <w:r>
          <w:rPr>
            <w:rFonts w:hint="eastAsia" w:ascii="Times New Roman" w:hAnsi="Times New Roman" w:eastAsia="宋体" w:cs="Times New Roman"/>
            <w:color w:val="000000"/>
            <w:kern w:val="2"/>
            <w:sz w:val="21"/>
            <w:szCs w:val="24"/>
            <w:lang w:val="en-US" w:eastAsia="zh-CN" w:bidi="ar"/>
          </w:rPr>
          <w:t>功率</w:t>
        </w:r>
      </w:ins>
      <w:ins w:id="6464" w:author="P52s" w:date="2025-12-15T12:45:39Z">
        <w:r>
          <w:rPr>
            <w:rFonts w:hint="eastAsia" w:ascii="Times New Roman" w:hAnsi="Times New Roman" w:eastAsia="宋体" w:cs="Times New Roman"/>
            <w:color w:val="000000"/>
            <w:kern w:val="2"/>
            <w:sz w:val="21"/>
            <w:szCs w:val="24"/>
            <w:lang w:val="en-US" w:eastAsia="zh-CN" w:bidi="ar"/>
          </w:rPr>
          <w:t>分配</w:t>
        </w:r>
      </w:ins>
      <w:ins w:id="6465" w:author="P52s" w:date="2025-12-15T12:45:44Z">
        <w:r>
          <w:rPr>
            <w:rFonts w:hint="eastAsia" w:ascii="Times New Roman" w:hAnsi="Times New Roman" w:eastAsia="宋体" w:cs="Times New Roman"/>
            <w:color w:val="000000"/>
            <w:kern w:val="2"/>
            <w:sz w:val="21"/>
            <w:szCs w:val="24"/>
            <w:lang w:val="en-US" w:eastAsia="zh-CN" w:bidi="ar"/>
          </w:rPr>
          <w:t>计算</w:t>
        </w:r>
      </w:ins>
      <w:ins w:id="6466" w:author="P52s" w:date="2025-12-15T12:45:45Z">
        <w:r>
          <w:rPr>
            <w:rFonts w:hint="eastAsia" w:ascii="Times New Roman" w:hAnsi="Times New Roman" w:eastAsia="宋体" w:cs="Times New Roman"/>
            <w:color w:val="000000"/>
            <w:kern w:val="2"/>
            <w:sz w:val="21"/>
            <w:szCs w:val="24"/>
            <w:lang w:val="en-US" w:eastAsia="zh-CN" w:bidi="ar"/>
          </w:rPr>
          <w:t>方法</w:t>
        </w:r>
      </w:ins>
      <w:ins w:id="6467" w:author="P52s" w:date="2025-12-15T12:41:19Z">
        <w:r>
          <w:rPr>
            <w:rFonts w:hint="eastAsia" w:ascii="Times New Roman" w:hAnsi="Times New Roman" w:eastAsia="宋体" w:cs="Times New Roman"/>
            <w:color w:val="000000"/>
            <w:kern w:val="2"/>
            <w:sz w:val="21"/>
            <w:szCs w:val="24"/>
            <w:lang w:val="en-US" w:eastAsia="zh-CN" w:bidi="ar"/>
            <w:rPrChange w:id="6468" w:author="P52s" w:date="2025-12-15T12:41:27Z">
              <w:rPr>
                <w:rFonts w:hint="eastAsia" w:ascii="Times New Roman" w:hAnsi="Times New Roman" w:eastAsia="宋体" w:cs="Times New Roman"/>
                <w:color w:val="auto"/>
                <w:kern w:val="0"/>
                <w:sz w:val="21"/>
                <w:szCs w:val="21"/>
                <w:lang w:val="en-US" w:eastAsia="zh-CN" w:bidi="ar"/>
              </w:rPr>
            </w:rPrChange>
          </w:rPr>
          <w:t>。研究结果表明：</w:t>
        </w:r>
      </w:ins>
    </w:p>
    <w:p>
      <w:pPr>
        <w:widowControl/>
        <w:numPr>
          <w:ilvl w:val="0"/>
          <w:numId w:val="0"/>
        </w:numPr>
        <w:spacing w:line="360" w:lineRule="auto"/>
        <w:ind w:firstLine="420" w:firstLineChars="200"/>
        <w:textAlignment w:val="center"/>
        <w:rPr>
          <w:ins w:id="6471" w:author="P52s" w:date="2025-12-15T12:55:29Z"/>
          <w:rFonts w:hint="eastAsia" w:ascii="Times New Roman" w:hAnsi="Times New Roman" w:eastAsia="宋体" w:cs="Times New Roman"/>
          <w:color w:val="000000"/>
          <w:szCs w:val="24"/>
          <w:lang w:val="en-US" w:eastAsia="zh-CN" w:bidi="ar"/>
        </w:rPr>
        <w:pPrChange w:id="6470" w:author="P52s" w:date="2025-12-15T12:41:27Z">
          <w:pPr>
            <w:ind w:firstLine="420"/>
          </w:pPr>
        </w:pPrChange>
      </w:pPr>
      <w:ins w:id="6472" w:author="P52s" w:date="2025-12-15T12:41:19Z">
        <w:r>
          <w:rPr>
            <w:rFonts w:hint="eastAsia" w:ascii="Times New Roman" w:hAnsi="Times New Roman" w:eastAsia="宋体" w:cs="Times New Roman"/>
            <w:color w:val="000000"/>
            <w:szCs w:val="24"/>
            <w:lang w:bidi="ar"/>
            <w:rPrChange w:id="6473" w:author="P52s" w:date="2025-12-15T12:41:27Z">
              <w:rPr>
                <w:rFonts w:hint="eastAsia"/>
                <w:color w:val="auto"/>
                <w:szCs w:val="21"/>
              </w:rPr>
            </w:rPrChange>
          </w:rPr>
          <w:t>1)</w:t>
        </w:r>
      </w:ins>
      <w:ins w:id="6475" w:author="P52s" w:date="2025-12-15T12:54:35Z">
        <w:r>
          <w:rPr>
            <w:rFonts w:hint="eastAsia" w:ascii="Times New Roman" w:hAnsi="Times New Roman" w:eastAsia="宋体" w:cs="Times New Roman"/>
            <w:color w:val="000000"/>
            <w:szCs w:val="24"/>
            <w:lang w:val="en-US" w:eastAsia="zh-CN" w:bidi="ar"/>
          </w:rPr>
          <w:t>基于</w:t>
        </w:r>
      </w:ins>
      <w:ins w:id="6476" w:author="P52s" w:date="2025-12-15T12:50:04Z">
        <w:r>
          <w:rPr>
            <w:rFonts w:hint="eastAsia" w:ascii="Times New Roman" w:hAnsi="Times New Roman" w:eastAsia="宋体" w:cs="Times New Roman"/>
            <w:color w:val="000000"/>
            <w:szCs w:val="24"/>
            <w:lang w:val="en-US" w:eastAsia="zh-CN" w:bidi="ar"/>
          </w:rPr>
          <w:t>多类型</w:t>
        </w:r>
      </w:ins>
      <w:ins w:id="6477" w:author="P52s" w:date="2025-12-15T12:50:05Z">
        <w:r>
          <w:rPr>
            <w:rFonts w:hint="eastAsia" w:ascii="Times New Roman" w:hAnsi="Times New Roman" w:eastAsia="宋体" w:cs="Times New Roman"/>
            <w:color w:val="000000"/>
            <w:szCs w:val="24"/>
            <w:lang w:val="en-US" w:eastAsia="zh-CN" w:bidi="ar"/>
          </w:rPr>
          <w:t>储能</w:t>
        </w:r>
      </w:ins>
      <w:ins w:id="6478" w:author="P52s" w:date="2025-12-15T12:50:08Z">
        <w:r>
          <w:rPr>
            <w:rFonts w:hint="eastAsia" w:ascii="Times New Roman" w:hAnsi="Times New Roman" w:eastAsia="宋体" w:cs="Times New Roman"/>
            <w:color w:val="000000"/>
            <w:szCs w:val="24"/>
            <w:lang w:val="en-US" w:eastAsia="zh-CN" w:bidi="ar"/>
          </w:rPr>
          <w:t>系统</w:t>
        </w:r>
      </w:ins>
      <w:ins w:id="6479" w:author="P52s" w:date="2025-12-15T12:50:12Z">
        <w:r>
          <w:rPr>
            <w:rFonts w:hint="eastAsia" w:ascii="Times New Roman" w:hAnsi="Times New Roman" w:eastAsia="宋体" w:cs="Times New Roman"/>
            <w:color w:val="000000"/>
            <w:szCs w:val="24"/>
            <w:lang w:val="en-US" w:eastAsia="zh-CN" w:bidi="ar"/>
          </w:rPr>
          <w:t>运行</w:t>
        </w:r>
      </w:ins>
      <w:ins w:id="6480" w:author="P52s" w:date="2025-12-15T12:54:40Z">
        <w:r>
          <w:rPr>
            <w:rFonts w:hint="eastAsia" w:ascii="Times New Roman" w:hAnsi="Times New Roman" w:eastAsia="宋体" w:cs="Times New Roman"/>
            <w:color w:val="000000"/>
            <w:szCs w:val="24"/>
            <w:lang w:val="en-US" w:eastAsia="zh-CN" w:bidi="ar"/>
          </w:rPr>
          <w:t>特点，</w:t>
        </w:r>
      </w:ins>
      <w:ins w:id="6481" w:author="P52s" w:date="2025-12-15T12:54:42Z">
        <w:r>
          <w:rPr>
            <w:rFonts w:hint="eastAsia" w:ascii="Times New Roman" w:hAnsi="Times New Roman" w:eastAsia="宋体" w:cs="Times New Roman"/>
            <w:color w:val="000000"/>
            <w:szCs w:val="24"/>
            <w:lang w:val="en-US" w:eastAsia="zh-CN" w:bidi="ar"/>
          </w:rPr>
          <w:t>可</w:t>
        </w:r>
      </w:ins>
      <w:ins w:id="6482" w:author="P52s" w:date="2025-12-15T12:55:16Z">
        <w:r>
          <w:rPr>
            <w:rFonts w:hint="eastAsia" w:ascii="Times New Roman" w:hAnsi="Times New Roman" w:eastAsia="宋体" w:cs="Times New Roman"/>
            <w:color w:val="000000"/>
            <w:szCs w:val="24"/>
            <w:lang w:val="en-US" w:eastAsia="zh-CN" w:bidi="ar"/>
          </w:rPr>
          <w:t>提出以运行时间最长和能量均衡最优为目标的两种运行策略；</w:t>
        </w:r>
      </w:ins>
    </w:p>
    <w:p>
      <w:pPr>
        <w:widowControl/>
        <w:numPr>
          <w:ilvl w:val="0"/>
          <w:numId w:val="0"/>
        </w:numPr>
        <w:spacing w:line="360" w:lineRule="auto"/>
        <w:ind w:firstLine="420" w:firstLineChars="200"/>
        <w:textAlignment w:val="center"/>
        <w:rPr>
          <w:ins w:id="6484" w:author="P52s" w:date="2025-12-15T12:41:19Z"/>
          <w:rFonts w:hint="default" w:ascii="Times New Roman" w:hAnsi="Times New Roman" w:eastAsia="宋体" w:cs="Times New Roman"/>
          <w:color w:val="000000"/>
          <w:szCs w:val="24"/>
          <w:lang w:val="en-US" w:eastAsia="zh-CN" w:bidi="ar"/>
          <w:rPrChange w:id="6485" w:author="P52s" w:date="2025-12-15T12:41:27Z">
            <w:rPr>
              <w:ins w:id="6486" w:author="P52s" w:date="2025-12-15T12:41:19Z"/>
              <w:rFonts w:hint="eastAsia" w:eastAsia="宋体"/>
              <w:color w:val="auto"/>
              <w:szCs w:val="21"/>
              <w:lang w:val="en-US" w:eastAsia="zh-CN"/>
            </w:rPr>
          </w:rPrChange>
        </w:rPr>
        <w:pPrChange w:id="6483" w:author="P52s" w:date="2025-12-15T12:41:27Z">
          <w:pPr>
            <w:ind w:firstLine="420"/>
          </w:pPr>
        </w:pPrChange>
      </w:pPr>
      <w:ins w:id="6487" w:author="P52s" w:date="2025-12-15T12:55:33Z">
        <w:r>
          <w:rPr>
            <w:rFonts w:hint="eastAsia" w:ascii="Times New Roman" w:hAnsi="Times New Roman" w:eastAsia="宋体" w:cs="Times New Roman"/>
            <w:color w:val="000000"/>
            <w:szCs w:val="24"/>
            <w:lang w:val="en-US" w:eastAsia="zh-CN" w:bidi="ar"/>
          </w:rPr>
          <w:t>2</w:t>
        </w:r>
      </w:ins>
      <w:ins w:id="6488" w:author="P52s" w:date="2025-12-15T12:55:36Z">
        <w:r>
          <w:rPr>
            <w:rFonts w:hint="eastAsia" w:ascii="Times New Roman" w:hAnsi="Times New Roman" w:eastAsia="宋体" w:cs="Times New Roman"/>
            <w:color w:val="000000"/>
            <w:szCs w:val="24"/>
            <w:lang w:val="en-US" w:eastAsia="zh-CN" w:bidi="ar"/>
          </w:rPr>
          <w:t>)</w:t>
        </w:r>
      </w:ins>
      <w:ins w:id="6489" w:author="P52s" w:date="2025-12-15T12:56:01Z">
        <w:r>
          <w:rPr>
            <w:rFonts w:hint="eastAsia" w:ascii="Times New Roman" w:hAnsi="Times New Roman" w:eastAsia="宋体" w:cs="Times New Roman"/>
            <w:color w:val="000000"/>
            <w:szCs w:val="24"/>
            <w:lang w:val="en-US" w:eastAsia="zh-CN" w:bidi="ar"/>
          </w:rPr>
          <w:t>基于</w:t>
        </w:r>
      </w:ins>
      <w:ins w:id="6490" w:author="P52s" w:date="2025-12-15T12:56:03Z">
        <w:r>
          <w:rPr>
            <w:rFonts w:hint="eastAsia" w:ascii="Times New Roman" w:hAnsi="Times New Roman" w:eastAsia="宋体" w:cs="Times New Roman"/>
            <w:color w:val="000000"/>
            <w:szCs w:val="24"/>
            <w:lang w:val="en-US" w:eastAsia="zh-CN" w:bidi="ar"/>
          </w:rPr>
          <w:t>运行</w:t>
        </w:r>
      </w:ins>
      <w:ins w:id="6491" w:author="P52s" w:date="2025-12-15T12:56:05Z">
        <w:r>
          <w:rPr>
            <w:rFonts w:hint="eastAsia" w:ascii="Times New Roman" w:hAnsi="Times New Roman" w:eastAsia="宋体" w:cs="Times New Roman"/>
            <w:color w:val="000000"/>
            <w:szCs w:val="24"/>
            <w:lang w:val="en-US" w:eastAsia="zh-CN" w:bidi="ar"/>
          </w:rPr>
          <w:t>策略，可</w:t>
        </w:r>
      </w:ins>
      <w:ins w:id="6492" w:author="P52s" w:date="2025-12-15T12:55:52Z">
        <w:r>
          <w:rPr>
            <w:rFonts w:hint="eastAsia" w:ascii="Times New Roman" w:hAnsi="Times New Roman" w:eastAsia="宋体" w:cs="Times New Roman"/>
            <w:color w:val="000000"/>
            <w:szCs w:val="24"/>
            <w:lang w:val="en-US" w:eastAsia="zh-CN" w:bidi="ar"/>
          </w:rPr>
          <w:t>构建相应的目标函数与约束条件，形成优化问题的数学模型，并结合考虑边界速度吸收的改进粒子群算法进行仿真</w:t>
        </w:r>
      </w:ins>
      <w:ins w:id="6493" w:author="P52s" w:date="2025-12-15T12:51:33Z">
        <w:r>
          <w:rPr>
            <w:rFonts w:hint="eastAsia" w:ascii="Times New Roman" w:hAnsi="Times New Roman" w:eastAsia="宋体" w:cs="Times New Roman"/>
            <w:color w:val="000000"/>
            <w:szCs w:val="24"/>
            <w:lang w:val="en-US" w:eastAsia="zh-CN" w:bidi="ar"/>
          </w:rPr>
          <w:t>。</w:t>
        </w:r>
      </w:ins>
    </w:p>
    <w:p>
      <w:pPr>
        <w:widowControl/>
        <w:numPr>
          <w:ilvl w:val="0"/>
          <w:numId w:val="0"/>
        </w:numPr>
        <w:spacing w:line="360" w:lineRule="auto"/>
        <w:ind w:firstLine="420" w:firstLineChars="200"/>
        <w:textAlignment w:val="center"/>
        <w:rPr>
          <w:ins w:id="6495" w:author="P52s" w:date="2025-12-15T12:41:19Z"/>
          <w:rFonts w:hint="eastAsia" w:ascii="Times New Roman" w:hAnsi="Times New Roman" w:eastAsia="宋体" w:cs="Times New Roman"/>
          <w:color w:val="000000"/>
          <w:sz w:val="21"/>
          <w:szCs w:val="24"/>
          <w:lang w:val="en-US" w:eastAsia="zh-CN" w:bidi="ar"/>
          <w:rPrChange w:id="6496" w:author="P52s" w:date="2025-12-15T12:41:27Z">
            <w:rPr>
              <w:ins w:id="6497" w:author="P52s" w:date="2025-12-15T12:41:19Z"/>
              <w:rFonts w:hint="eastAsia" w:ascii="Times New Roman" w:hAnsi="Times New Roman" w:eastAsia="宋体" w:cs="Times New Roman"/>
              <w:sz w:val="21"/>
              <w:szCs w:val="21"/>
              <w:lang w:val="en-US" w:eastAsia="zh-CN"/>
            </w:rPr>
          </w:rPrChange>
        </w:rPr>
        <w:pPrChange w:id="6494" w:author="P52s" w:date="2025-12-15T12:41:27Z">
          <w:pPr>
            <w:ind w:firstLine="415" w:firstLineChars="198"/>
          </w:pPr>
        </w:pPrChange>
      </w:pPr>
      <w:ins w:id="6498" w:author="P52s" w:date="2025-12-15T13:03:03Z">
        <w:r>
          <w:rPr>
            <w:rFonts w:hint="eastAsia" w:ascii="Times New Roman" w:hAnsi="Times New Roman" w:eastAsia="宋体" w:cs="Times New Roman"/>
            <w:color w:val="000000"/>
            <w:szCs w:val="24"/>
            <w:lang w:eastAsia="zh-CN" w:bidi="ar"/>
          </w:rPr>
          <w:t>3</w:t>
        </w:r>
      </w:ins>
      <w:ins w:id="6499" w:author="P52s" w:date="2025-12-15T12:41:19Z">
        <w:r>
          <w:rPr>
            <w:rFonts w:hint="eastAsia" w:ascii="Times New Roman" w:hAnsi="Times New Roman" w:eastAsia="宋体" w:cs="Times New Roman"/>
            <w:color w:val="000000"/>
            <w:szCs w:val="24"/>
            <w:lang w:bidi="ar"/>
            <w:rPrChange w:id="6500" w:author="P52s" w:date="2025-12-15T12:41:27Z">
              <w:rPr>
                <w:rFonts w:hint="eastAsia"/>
                <w:color w:val="auto"/>
                <w:szCs w:val="21"/>
              </w:rPr>
            </w:rPrChange>
          </w:rPr>
          <w:t>)</w:t>
        </w:r>
      </w:ins>
      <w:ins w:id="6502" w:author="P52s" w:date="2025-12-15T12:56:29Z">
        <w:r>
          <w:rPr>
            <w:rFonts w:hint="eastAsia" w:ascii="Times New Roman" w:hAnsi="Times New Roman" w:eastAsia="宋体" w:cs="Times New Roman"/>
            <w:color w:val="000000"/>
            <w:szCs w:val="24"/>
            <w:lang w:val="en-US" w:eastAsia="zh-CN" w:bidi="ar"/>
          </w:rPr>
          <w:t>该算法在充放电过程中能严格遵循约束边界，在某一类型储能系统停止运行后仍可实现功率平滑调节，且在系统投退边界处未出现功率振荡，表现出良好的工程应用前景。</w:t>
        </w:r>
      </w:ins>
    </w:p>
    <w:p>
      <w:pPr>
        <w:widowControl/>
        <w:numPr>
          <w:ilvl w:val="0"/>
          <w:numId w:val="0"/>
        </w:numPr>
        <w:spacing w:line="360" w:lineRule="auto"/>
        <w:ind w:firstLine="480" w:firstLineChars="200"/>
        <w:textAlignment w:val="center"/>
        <w:rPr>
          <w:ins w:id="6504" w:author="P52s" w:date="2025-12-15T12:56:55Z"/>
          <w:rFonts w:hint="default" w:ascii="方正仿宋_GBK" w:hAnsi="方正仿宋_GBK" w:eastAsia="方正仿宋_GBK" w:cs="方正仿宋_GBK"/>
          <w:sz w:val="24"/>
          <w:szCs w:val="24"/>
          <w:lang w:val="en-US" w:eastAsia="zh-CN"/>
        </w:rPr>
        <w:pPrChange w:id="6503" w:author="P52s" w:date="2025-12-15T12:08:38Z">
          <w:pPr>
            <w:numPr>
              <w:ilvl w:val="0"/>
              <w:numId w:val="0"/>
            </w:numPr>
          </w:pPr>
        </w:pPrChange>
      </w:pPr>
    </w:p>
    <w:p>
      <w:pPr>
        <w:widowControl/>
        <w:numPr>
          <w:ilvl w:val="0"/>
          <w:numId w:val="0"/>
        </w:numPr>
        <w:spacing w:line="360" w:lineRule="auto"/>
        <w:ind w:firstLine="480" w:firstLineChars="200"/>
        <w:textAlignment w:val="center"/>
        <w:rPr>
          <w:ins w:id="6506" w:author="P52s" w:date="2025-12-15T12:56:56Z"/>
          <w:rFonts w:hint="default" w:ascii="方正仿宋_GBK" w:hAnsi="方正仿宋_GBK" w:eastAsia="方正仿宋_GBK" w:cs="方正仿宋_GBK"/>
          <w:sz w:val="24"/>
          <w:szCs w:val="24"/>
          <w:lang w:val="en-US" w:eastAsia="zh-CN"/>
        </w:rPr>
        <w:pPrChange w:id="6505" w:author="P52s" w:date="2025-12-15T12:08:38Z">
          <w:pPr>
            <w:numPr>
              <w:ilvl w:val="0"/>
              <w:numId w:val="0"/>
            </w:numPr>
          </w:pPr>
        </w:pPrChange>
      </w:pPr>
    </w:p>
    <w:p>
      <w:pPr>
        <w:widowControl/>
        <w:numPr>
          <w:ilvl w:val="0"/>
          <w:numId w:val="0"/>
        </w:numPr>
        <w:spacing w:line="360" w:lineRule="auto"/>
        <w:ind w:firstLine="480" w:firstLineChars="200"/>
        <w:textAlignment w:val="center"/>
        <w:rPr>
          <w:ins w:id="6508" w:author="P52s" w:date="2025-12-15T12:56:56Z"/>
          <w:rFonts w:hint="default" w:ascii="方正仿宋_GBK" w:hAnsi="方正仿宋_GBK" w:eastAsia="方正仿宋_GBK" w:cs="方正仿宋_GBK"/>
          <w:sz w:val="24"/>
          <w:szCs w:val="24"/>
          <w:lang w:val="en-US" w:eastAsia="zh-CN"/>
        </w:rPr>
        <w:pPrChange w:id="6507" w:author="P52s" w:date="2025-12-15T12:08:38Z">
          <w:pPr>
            <w:numPr>
              <w:ilvl w:val="0"/>
              <w:numId w:val="0"/>
            </w:numPr>
          </w:pPr>
        </w:pPrChange>
      </w:pPr>
    </w:p>
    <w:p>
      <w:pPr>
        <w:widowControl/>
        <w:numPr>
          <w:ilvl w:val="0"/>
          <w:numId w:val="0"/>
        </w:numPr>
        <w:spacing w:line="360" w:lineRule="auto"/>
        <w:ind w:firstLine="480" w:firstLineChars="200"/>
        <w:textAlignment w:val="center"/>
        <w:rPr>
          <w:ins w:id="6510" w:author="P52s" w:date="2025-12-12T06:30:07Z"/>
          <w:rFonts w:hint="default" w:ascii="方正仿宋_GBK" w:hAnsi="方正仿宋_GBK" w:eastAsia="方正仿宋_GBK" w:cs="方正仿宋_GBK"/>
          <w:sz w:val="24"/>
          <w:szCs w:val="24"/>
          <w:lang w:val="en-US" w:eastAsia="zh-CN"/>
        </w:rPr>
        <w:pPrChange w:id="6509" w:author="P52s" w:date="2025-12-15T12:08:38Z">
          <w:pPr>
            <w:numPr>
              <w:ilvl w:val="0"/>
              <w:numId w:val="0"/>
            </w:numPr>
          </w:pPr>
        </w:pPrChange>
      </w:pPr>
    </w:p>
    <w:p>
      <w:pPr>
        <w:numPr>
          <w:ilvl w:val="-1"/>
          <w:numId w:val="0"/>
        </w:numPr>
        <w:spacing w:line="480" w:lineRule="auto"/>
        <w:rPr>
          <w:rFonts w:hint="eastAsia" w:ascii="黑体" w:hAnsi="Times New Roman" w:eastAsia="黑体" w:cs="Times New Roman"/>
          <w:color w:val="000000"/>
          <w:sz w:val="24"/>
          <w:szCs w:val="24"/>
          <w:lang w:val="en-US" w:eastAsia="zh-CN"/>
          <w:rPrChange w:id="6512" w:author="P52s" w:date="2025-12-15T11:51:14Z">
            <w:rPr>
              <w:rFonts w:hint="default" w:ascii="方正仿宋_GBK" w:hAnsi="方正仿宋_GBK" w:eastAsia="方正仿宋_GBK" w:cs="方正仿宋_GBK"/>
              <w:sz w:val="24"/>
              <w:szCs w:val="24"/>
              <w:lang w:val="en-US" w:eastAsia="zh-CN"/>
            </w:rPr>
          </w:rPrChange>
        </w:rPr>
        <w:pPrChange w:id="6511" w:author="P52s" w:date="2025-12-15T11:51:14Z">
          <w:pPr>
            <w:numPr>
              <w:ilvl w:val="0"/>
              <w:numId w:val="0"/>
            </w:numPr>
          </w:pPr>
        </w:pPrChange>
      </w:pPr>
      <w:ins w:id="6513" w:author="P52s" w:date="2025-12-15T11:51:16Z">
        <w:r>
          <w:rPr>
            <w:rFonts w:hint="eastAsia" w:ascii="黑体" w:hAnsi="Times New Roman" w:eastAsia="黑体" w:cs="Times New Roman"/>
            <w:color w:val="000000"/>
            <w:sz w:val="24"/>
            <w:szCs w:val="24"/>
            <w:lang w:val="en-US" w:eastAsia="zh-CN"/>
          </w:rPr>
          <w:t xml:space="preserve">5 </w:t>
        </w:r>
      </w:ins>
      <w:ins w:id="6514" w:author="P52s" w:date="2025-12-12T06:30:09Z">
        <w:r>
          <w:rPr>
            <w:rFonts w:hint="eastAsia" w:ascii="黑体" w:hAnsi="Times New Roman" w:eastAsia="黑体" w:cs="Times New Roman"/>
            <w:color w:val="000000"/>
            <w:sz w:val="24"/>
            <w:szCs w:val="24"/>
            <w:lang w:val="en-US" w:eastAsia="zh-CN"/>
            <w:rPrChange w:id="6515" w:author="P52s" w:date="2025-12-15T11:51:14Z">
              <w:rPr>
                <w:rFonts w:hint="eastAsia" w:ascii="方正仿宋_GBK" w:hAnsi="方正仿宋_GBK" w:eastAsia="方正仿宋_GBK" w:cs="方正仿宋_GBK"/>
                <w:sz w:val="24"/>
                <w:szCs w:val="24"/>
                <w:lang w:val="en-US" w:eastAsia="zh-CN"/>
              </w:rPr>
            </w:rPrChange>
          </w:rPr>
          <w:t>参考</w:t>
        </w:r>
      </w:ins>
      <w:ins w:id="6517" w:author="P52s" w:date="2025-12-12T06:30:11Z">
        <w:r>
          <w:rPr>
            <w:rFonts w:hint="eastAsia" w:ascii="黑体" w:hAnsi="Times New Roman" w:eastAsia="黑体" w:cs="Times New Roman"/>
            <w:color w:val="000000"/>
            <w:sz w:val="24"/>
            <w:szCs w:val="24"/>
            <w:lang w:val="en-US" w:eastAsia="zh-CN"/>
            <w:rPrChange w:id="6518" w:author="P52s" w:date="2025-12-15T11:51:14Z">
              <w:rPr>
                <w:rFonts w:hint="eastAsia" w:ascii="方正仿宋_GBK" w:hAnsi="方正仿宋_GBK" w:eastAsia="方正仿宋_GBK" w:cs="方正仿宋_GBK"/>
                <w:sz w:val="24"/>
                <w:szCs w:val="24"/>
                <w:lang w:val="en-US" w:eastAsia="zh-CN"/>
              </w:rPr>
            </w:rPrChange>
          </w:rPr>
          <w:t>文献</w:t>
        </w:r>
      </w:ins>
    </w:p>
    <w:p>
      <w:pPr>
        <w:widowControl/>
        <w:numPr>
          <w:ilvl w:val="0"/>
          <w:numId w:val="17"/>
          <w:ins w:id="6521" w:author="P52s" w:date="2025-12-15T13:02:21Z"/>
        </w:numPr>
        <w:spacing w:beforeLines="0" w:afterLines="0" w:line="360" w:lineRule="auto"/>
        <w:ind w:firstLine="0" w:firstLineChars="0"/>
        <w:jc w:val="left"/>
        <w:textAlignment w:val="center"/>
        <w:outlineLvl w:val="9"/>
        <w:rPr>
          <w:ins w:id="6522" w:author="P52s" w:date="2025-12-15T13:02:08Z"/>
          <w:rFonts w:hint="default" w:ascii="Times New Roman" w:hAnsi="Times New Roman" w:eastAsia="宋体" w:cs="Times New Roman"/>
          <w:color w:val="000000"/>
          <w:sz w:val="21"/>
          <w:szCs w:val="24"/>
          <w:lang w:val="zh-CN" w:bidi="ar"/>
        </w:rPr>
        <w:pPrChange w:id="6520" w:author="P52s" w:date="2025-12-15T13:02:08Z">
          <w:pPr>
            <w:spacing w:beforeLines="0" w:afterLines="0"/>
            <w:jc w:val="left"/>
          </w:pPr>
        </w:pPrChange>
      </w:pPr>
      <w:ins w:id="6523" w:author="P52s" w:date="2025-12-15T12:58:47Z">
        <w:r>
          <w:rPr>
            <w:rFonts w:hint="default" w:ascii="Times New Roman" w:hAnsi="Times New Roman" w:eastAsia="宋体" w:cs="Times New Roman"/>
            <w:color w:val="000000"/>
            <w:sz w:val="21"/>
            <w:szCs w:val="24"/>
            <w:lang w:val="zh-CN" w:bidi="ar"/>
            <w:rPrChange w:id="6524" w:author="P52s" w:date="2025-12-15T13:01:44Z">
              <w:rPr>
                <w:rFonts w:hint="eastAsia" w:ascii="宋体" w:hAnsi="宋体" w:eastAsia="宋体"/>
                <w:color w:val="000000"/>
                <w:sz w:val="24"/>
                <w:szCs w:val="24"/>
              </w:rPr>
            </w:rPrChange>
          </w:rPr>
          <w:t>魏文荣, 苗世洪, 王廷涛, 等. 计及储能电站荷电状态恢复和调整的电力系统调频指令最优分配方法[J]. 中国电机工程学报, 2024, 44(S1): 53-65.</w:t>
        </w:r>
      </w:ins>
    </w:p>
    <w:p>
      <w:pPr>
        <w:widowControl/>
        <w:numPr>
          <w:ilvl w:val="0"/>
          <w:numId w:val="17"/>
          <w:ins w:id="6527" w:author="P52s" w:date="2025-12-15T13:02:21Z"/>
        </w:numPr>
        <w:spacing w:beforeLines="0" w:afterLines="0" w:line="360" w:lineRule="auto"/>
        <w:ind w:firstLine="0" w:firstLineChars="0"/>
        <w:jc w:val="left"/>
        <w:textAlignment w:val="center"/>
        <w:outlineLvl w:val="9"/>
        <w:rPr>
          <w:ins w:id="6528" w:author="P52s" w:date="2025-12-15T13:02:12Z"/>
          <w:rFonts w:hint="default" w:ascii="Times New Roman" w:hAnsi="Times New Roman" w:eastAsia="宋体" w:cs="Times New Roman"/>
          <w:color w:val="000000"/>
          <w:sz w:val="21"/>
          <w:szCs w:val="24"/>
          <w:lang w:val="zh-CN" w:bidi="ar"/>
        </w:rPr>
        <w:pPrChange w:id="6526" w:author="P52s" w:date="2025-12-15T13:02:11Z">
          <w:pPr>
            <w:spacing w:beforeLines="0" w:afterLines="0"/>
            <w:jc w:val="left"/>
          </w:pPr>
        </w:pPrChange>
      </w:pPr>
      <w:ins w:id="6529" w:author="P52s" w:date="2025-12-15T12:59:01Z">
        <w:r>
          <w:rPr>
            <w:rFonts w:hint="default" w:ascii="Times New Roman" w:hAnsi="Times New Roman" w:eastAsia="宋体" w:cs="Times New Roman"/>
            <w:color w:val="000000"/>
            <w:sz w:val="21"/>
            <w:szCs w:val="24"/>
            <w:lang w:val="zh-CN" w:bidi="ar"/>
            <w:rPrChange w:id="6530" w:author="P52s" w:date="2025-12-15T13:01:44Z">
              <w:rPr>
                <w:rFonts w:hint="eastAsia" w:ascii="宋体" w:hAnsi="宋体" w:eastAsia="宋体"/>
                <w:color w:val="000000"/>
                <w:sz w:val="24"/>
                <w:szCs w:val="24"/>
              </w:rPr>
            </w:rPrChange>
          </w:rPr>
          <w:t>宋清龙. 参与调峰调频的多类型储能电站优化控制策略[D]. 东北电力大学, 2025.</w:t>
        </w:r>
      </w:ins>
    </w:p>
    <w:p>
      <w:pPr>
        <w:widowControl/>
        <w:numPr>
          <w:ilvl w:val="0"/>
          <w:numId w:val="17"/>
          <w:ins w:id="6533" w:author="P52s" w:date="2025-12-15T13:02:21Z"/>
        </w:numPr>
        <w:spacing w:beforeLines="0" w:afterLines="0" w:line="360" w:lineRule="auto"/>
        <w:ind w:firstLine="0" w:firstLineChars="0"/>
        <w:jc w:val="left"/>
        <w:textAlignment w:val="center"/>
        <w:outlineLvl w:val="9"/>
        <w:rPr>
          <w:ins w:id="6534" w:author="P52s" w:date="2025-12-15T13:02:16Z"/>
          <w:rFonts w:hint="default" w:ascii="Times New Roman" w:hAnsi="Times New Roman" w:eastAsia="宋体" w:cs="Times New Roman"/>
          <w:color w:val="000000"/>
          <w:sz w:val="21"/>
          <w:szCs w:val="24"/>
          <w:lang w:val="zh-CN" w:bidi="ar"/>
        </w:rPr>
        <w:pPrChange w:id="6532" w:author="P52s" w:date="2025-12-15T13:02:15Z">
          <w:pPr>
            <w:spacing w:beforeLines="0" w:afterLines="0"/>
            <w:jc w:val="left"/>
          </w:pPr>
        </w:pPrChange>
      </w:pPr>
      <w:ins w:id="6535" w:author="P52s" w:date="2025-12-15T12:59:17Z">
        <w:r>
          <w:rPr>
            <w:rFonts w:hint="default" w:ascii="Times New Roman" w:hAnsi="Times New Roman" w:eastAsia="宋体" w:cs="Times New Roman"/>
            <w:color w:val="000000"/>
            <w:sz w:val="21"/>
            <w:szCs w:val="24"/>
            <w:lang w:val="zh-CN" w:bidi="ar"/>
            <w:rPrChange w:id="6536" w:author="P52s" w:date="2025-12-15T13:01:44Z">
              <w:rPr>
                <w:rFonts w:hint="eastAsia" w:ascii="宋体" w:hAnsi="宋体" w:eastAsia="宋体"/>
                <w:color w:val="000000"/>
                <w:sz w:val="24"/>
                <w:szCs w:val="24"/>
              </w:rPr>
            </w:rPrChange>
          </w:rPr>
          <w:t>陈明灏. 基于改进多目标优化算法的多类型储能系统协同优化研究[D]. 吉林大学, 2025.</w:t>
        </w:r>
      </w:ins>
    </w:p>
    <w:p>
      <w:pPr>
        <w:widowControl/>
        <w:numPr>
          <w:ilvl w:val="0"/>
          <w:numId w:val="17"/>
          <w:ins w:id="6539" w:author="P52s" w:date="2025-12-15T13:02:21Z"/>
        </w:numPr>
        <w:spacing w:beforeLines="0" w:afterLines="0" w:line="360" w:lineRule="auto"/>
        <w:ind w:firstLine="0" w:firstLineChars="0"/>
        <w:jc w:val="left"/>
        <w:textAlignment w:val="center"/>
        <w:outlineLvl w:val="9"/>
        <w:rPr>
          <w:ins w:id="6540" w:author="P52s" w:date="2025-12-15T13:02:18Z"/>
          <w:rFonts w:hint="default" w:ascii="Times New Roman" w:hAnsi="Times New Roman" w:eastAsia="宋体" w:cs="Times New Roman"/>
          <w:color w:val="000000"/>
          <w:sz w:val="21"/>
          <w:szCs w:val="24"/>
          <w:lang w:val="zh-CN" w:bidi="ar"/>
        </w:rPr>
        <w:pPrChange w:id="6538" w:author="P52s" w:date="2025-12-15T13:02:18Z">
          <w:pPr>
            <w:spacing w:beforeLines="0" w:afterLines="0"/>
            <w:jc w:val="left"/>
          </w:pPr>
        </w:pPrChange>
      </w:pPr>
      <w:ins w:id="6541" w:author="P52s" w:date="2025-12-15T12:59:29Z">
        <w:r>
          <w:rPr>
            <w:rFonts w:hint="default" w:ascii="Times New Roman" w:hAnsi="Times New Roman" w:eastAsia="宋体" w:cs="Times New Roman"/>
            <w:color w:val="000000"/>
            <w:sz w:val="21"/>
            <w:szCs w:val="24"/>
            <w:lang w:val="zh-CN" w:bidi="ar"/>
            <w:rPrChange w:id="6542" w:author="P52s" w:date="2025-12-15T13:01:44Z">
              <w:rPr>
                <w:rFonts w:hint="eastAsia" w:ascii="宋体" w:hAnsi="宋体" w:eastAsia="宋体"/>
                <w:color w:val="000000"/>
                <w:sz w:val="24"/>
                <w:szCs w:val="24"/>
              </w:rPr>
            </w:rPrChange>
          </w:rPr>
          <w:t>张彦昌, 徐妙风, 胡高铭, 等. 考虑多类型储能系统时空灵活性支撑的配电网日前优化调度策略[J]. 电力科学与技术学报, 2024, 39(03): 104-115.</w:t>
        </w:r>
      </w:ins>
    </w:p>
    <w:p>
      <w:pPr>
        <w:widowControl/>
        <w:numPr>
          <w:ilvl w:val="0"/>
          <w:numId w:val="17"/>
          <w:ins w:id="6545" w:author="P52s" w:date="2025-12-15T13:02:21Z"/>
        </w:numPr>
        <w:spacing w:beforeLines="0" w:afterLines="0" w:line="360" w:lineRule="auto"/>
        <w:ind w:firstLine="0" w:firstLineChars="0"/>
        <w:jc w:val="left"/>
        <w:textAlignment w:val="center"/>
        <w:outlineLvl w:val="9"/>
        <w:rPr>
          <w:ins w:id="6546" w:author="P52s" w:date="2025-12-15T13:02:21Z"/>
          <w:rFonts w:hint="default" w:ascii="Times New Roman" w:hAnsi="Times New Roman" w:eastAsia="宋体" w:cs="Times New Roman"/>
          <w:color w:val="000000"/>
          <w:sz w:val="21"/>
          <w:szCs w:val="24"/>
          <w:lang w:val="zh-CN" w:bidi="ar"/>
        </w:rPr>
        <w:pPrChange w:id="6544" w:author="P52s" w:date="2025-12-15T13:02:21Z">
          <w:pPr>
            <w:spacing w:beforeLines="0" w:afterLines="0"/>
            <w:jc w:val="left"/>
          </w:pPr>
        </w:pPrChange>
      </w:pPr>
      <w:ins w:id="6547" w:author="P52s" w:date="2025-12-15T12:59:46Z">
        <w:r>
          <w:rPr>
            <w:rFonts w:hint="default" w:ascii="Times New Roman" w:hAnsi="Times New Roman" w:eastAsia="宋体" w:cs="Times New Roman"/>
            <w:color w:val="000000"/>
            <w:sz w:val="21"/>
            <w:szCs w:val="24"/>
            <w:lang w:val="zh-CN" w:bidi="ar"/>
            <w:rPrChange w:id="6548" w:author="P52s" w:date="2025-12-15T13:01:44Z">
              <w:rPr>
                <w:rFonts w:hint="eastAsia" w:ascii="宋体" w:hAnsi="宋体" w:eastAsia="宋体"/>
                <w:color w:val="000000"/>
                <w:sz w:val="24"/>
                <w:szCs w:val="24"/>
              </w:rPr>
            </w:rPrChange>
          </w:rPr>
          <w:t>姜智霖, 郝峰杰, 袁志昌, 等. 考虑Soc优化设定的电-氢混合储能系统的运行优化[J]. 电力系统保护与控制, 2024, 52(08): 65-76.</w:t>
        </w:r>
      </w:ins>
    </w:p>
    <w:p>
      <w:pPr>
        <w:widowControl/>
        <w:numPr>
          <w:ilvl w:val="0"/>
          <w:numId w:val="17"/>
          <w:ins w:id="6551" w:author="P52s" w:date="2025-12-15T13:02:21Z"/>
        </w:numPr>
        <w:spacing w:beforeLines="0" w:afterLines="0" w:line="360" w:lineRule="auto"/>
        <w:ind w:firstLine="0" w:firstLineChars="0"/>
        <w:jc w:val="left"/>
        <w:textAlignment w:val="center"/>
        <w:outlineLvl w:val="9"/>
        <w:rPr>
          <w:ins w:id="6552" w:author="P52s" w:date="2025-12-15T13:00:18Z"/>
          <w:rFonts w:hint="default" w:ascii="Times New Roman" w:hAnsi="Times New Roman" w:eastAsia="宋体" w:cs="Times New Roman"/>
          <w:color w:val="000000"/>
          <w:sz w:val="21"/>
          <w:szCs w:val="24"/>
          <w:lang w:val="zh-CN" w:bidi="ar"/>
          <w:rPrChange w:id="6553" w:author="P52s" w:date="2025-12-15T13:01:44Z">
            <w:rPr>
              <w:ins w:id="6554" w:author="P52s" w:date="2025-12-15T13:00:18Z"/>
              <w:rFonts w:hint="eastAsia" w:ascii="宋体" w:hAnsi="宋体" w:eastAsia="宋体"/>
              <w:color w:val="000000"/>
              <w:sz w:val="24"/>
              <w:szCs w:val="24"/>
            </w:rPr>
          </w:rPrChange>
        </w:rPr>
        <w:pPrChange w:id="6550" w:author="P52s" w:date="2025-12-15T13:02:21Z">
          <w:pPr>
            <w:spacing w:beforeLines="0" w:afterLines="0"/>
            <w:jc w:val="left"/>
          </w:pPr>
        </w:pPrChange>
      </w:pPr>
      <w:ins w:id="6555" w:author="P52s" w:date="2025-12-15T13:00:18Z">
        <w:r>
          <w:rPr>
            <w:rFonts w:hint="default" w:ascii="Times New Roman" w:hAnsi="Times New Roman" w:eastAsia="宋体" w:cs="Times New Roman"/>
            <w:color w:val="000000"/>
            <w:sz w:val="21"/>
            <w:szCs w:val="24"/>
            <w:lang w:val="zh-CN" w:bidi="ar"/>
            <w:rPrChange w:id="6556" w:author="P52s" w:date="2025-12-15T13:01:44Z">
              <w:rPr>
                <w:rFonts w:hint="eastAsia" w:ascii="宋体" w:hAnsi="宋体" w:eastAsia="宋体"/>
                <w:color w:val="000000"/>
                <w:sz w:val="24"/>
                <w:szCs w:val="24"/>
              </w:rPr>
            </w:rPrChange>
          </w:rPr>
          <w:t>于运永, 金钧. 基于改进粒子群算法混合储能优化调度[J]. 电气应用, 2024, 43(02): 1-6.</w:t>
        </w:r>
      </w:ins>
    </w:p>
    <w:p>
      <w:pPr>
        <w:widowControl/>
        <w:numPr>
          <w:ilvl w:val="-1"/>
          <w:numId w:val="0"/>
        </w:numPr>
        <w:spacing w:line="360" w:lineRule="auto"/>
        <w:textAlignment w:val="center"/>
        <w:outlineLvl w:val="9"/>
        <w:rPr>
          <w:ins w:id="6559" w:author="P52s" w:date="2025-12-15T13:12:21Z"/>
          <w:rFonts w:hint="default" w:ascii="Times New Roman" w:hAnsi="Times New Roman" w:eastAsia="宋体" w:cs="Times New Roman"/>
          <w:color w:val="000000"/>
          <w:sz w:val="21"/>
          <w:szCs w:val="24"/>
          <w:lang w:val="zh-CN" w:eastAsia="zh-CN" w:bidi="ar"/>
        </w:rPr>
        <w:pPrChange w:id="6558" w:author="P52s" w:date="2025-12-15T13:12:20Z">
          <w:pPr/>
        </w:pPrChange>
      </w:pPr>
    </w:p>
    <w:bookmarkEnd w:id="1"/>
    <w:p>
      <w:pPr>
        <w:rPr>
          <w:rFonts w:hint="eastAsia" w:ascii="宋体" w:hAnsi="宋体" w:eastAsiaTheme="minorEastAsia"/>
          <w:color w:val="00000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 w:name="华文楷体">
    <w:altName w:val="宋体"/>
    <w:panose1 w:val="02010600040101010101"/>
    <w:charset w:val="86"/>
    <w:family w:val="auto"/>
    <w:pitch w:val="default"/>
    <w:sig w:usb0="00000000" w:usb1="0000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92D02"/>
    <w:multiLevelType w:val="multilevel"/>
    <w:tmpl w:val="82092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96FDEB"/>
    <w:multiLevelType w:val="multilevel"/>
    <w:tmpl w:val="8C96F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CEBA11B"/>
    <w:multiLevelType w:val="multilevel"/>
    <w:tmpl w:val="8CEBA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3D4F6A"/>
    <w:multiLevelType w:val="multilevel"/>
    <w:tmpl w:val="C63D4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6060D67"/>
    <w:multiLevelType w:val="singleLevel"/>
    <w:tmpl w:val="E6060D67"/>
    <w:lvl w:ilvl="0" w:tentative="0">
      <w:start w:val="1"/>
      <w:numFmt w:val="decimal"/>
      <w:lvlText w:val="(%1)"/>
      <w:lvlJc w:val="left"/>
      <w:pPr>
        <w:ind w:left="425" w:hanging="425"/>
      </w:pPr>
      <w:rPr>
        <w:rFonts w:hint="default"/>
      </w:rPr>
    </w:lvl>
  </w:abstractNum>
  <w:abstractNum w:abstractNumId="5">
    <w:nsid w:val="F1D0CBBD"/>
    <w:multiLevelType w:val="multilevel"/>
    <w:tmpl w:val="F1D0CB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AF4E260"/>
    <w:multiLevelType w:val="multilevel"/>
    <w:tmpl w:val="0AF4E2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EF4072"/>
    <w:multiLevelType w:val="multilevel"/>
    <w:tmpl w:val="20EF4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839531F"/>
    <w:multiLevelType w:val="singleLevel"/>
    <w:tmpl w:val="2839531F"/>
    <w:lvl w:ilvl="0" w:tentative="0">
      <w:start w:val="1"/>
      <w:numFmt w:val="decimal"/>
      <w:suff w:val="space"/>
      <w:lvlText w:val="[%1]"/>
      <w:lvlJc w:val="left"/>
    </w:lvl>
  </w:abstractNum>
  <w:abstractNum w:abstractNumId="9">
    <w:nsid w:val="2EAC9522"/>
    <w:multiLevelType w:val="multilevel"/>
    <w:tmpl w:val="2EAC95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5D11E35"/>
    <w:multiLevelType w:val="multilevel"/>
    <w:tmpl w:val="65D11E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8AFD911"/>
    <w:multiLevelType w:val="multilevel"/>
    <w:tmpl w:val="68AFD911"/>
    <w:lvl w:ilvl="0" w:tentative="0">
      <w:start w:val="1"/>
      <w:numFmt w:val="decimal"/>
      <w:pStyle w:val="2"/>
      <w:suff w:val="nothing"/>
      <w:lvlText w:val="[%1]"/>
      <w:lvlJc w:val="left"/>
      <w:pPr>
        <w:tabs>
          <w:tab w:val="left" w:pos="0"/>
        </w:tabs>
        <w:ind w:left="0" w:firstLine="0"/>
      </w:pPr>
      <w:rPr>
        <w:rFonts w:hint="eastAsia" w:ascii="宋体" w:hAnsi="宋体" w:eastAsia="宋体" w:cs="宋体"/>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2">
    <w:nsid w:val="6D3C3A8B"/>
    <w:multiLevelType w:val="multilevel"/>
    <w:tmpl w:val="6D3C3A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36BB134"/>
    <w:multiLevelType w:val="multilevel"/>
    <w:tmpl w:val="736BB1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4"/>
  </w:num>
  <w:num w:numId="3">
    <w:abstractNumId w:val="13"/>
  </w:num>
  <w:num w:numId="4">
    <w:abstractNumId w:val="6"/>
  </w:num>
  <w:num w:numId="5">
    <w:abstractNumId w:val="5"/>
  </w:num>
  <w:num w:numId="6">
    <w:abstractNumId w:val="10"/>
  </w:num>
  <w:num w:numId="7">
    <w:abstractNumId w:val="3"/>
  </w:num>
  <w:num w:numId="8">
    <w:abstractNumId w:val="9"/>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0"/>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52s">
    <w15:presenceInfo w15:providerId="None" w15:userId="P52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57464B3"/>
    <w:rsid w:val="173A4B08"/>
    <w:rsid w:val="26033F70"/>
    <w:rsid w:val="26240E31"/>
    <w:rsid w:val="2A3A799D"/>
    <w:rsid w:val="2B57773A"/>
    <w:rsid w:val="3AF8705E"/>
    <w:rsid w:val="3DBF48BD"/>
    <w:rsid w:val="44224FDE"/>
    <w:rsid w:val="48BB1EF0"/>
    <w:rsid w:val="51F3392F"/>
    <w:rsid w:val="56AE71DA"/>
    <w:rsid w:val="5E8A07F2"/>
    <w:rsid w:val="684C6194"/>
    <w:rsid w:val="71405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numPr>
        <w:ilvl w:val="2"/>
        <w:numId w:val="1"/>
      </w:numPr>
      <w:spacing w:before="0" w:beforeAutospacing="1" w:after="0" w:afterAutospacing="1"/>
      <w:ind w:firstLine="40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annotation text"/>
    <w:basedOn w:val="1"/>
    <w:semiHidden/>
    <w:qFormat/>
    <w:uiPriority w:val="0"/>
    <w:pPr>
      <w:jc w:val="left"/>
    </w:p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uiPriority w:val="0"/>
  </w:style>
  <w:style w:type="character" w:styleId="19">
    <w:name w:val="HTML Code"/>
    <w:basedOn w:val="16"/>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1.wmf"/><Relationship Id="rId97" Type="http://schemas.openxmlformats.org/officeDocument/2006/relationships/oleObject" Target="embeddings/oleObject54.bin"/><Relationship Id="rId96" Type="http://schemas.openxmlformats.org/officeDocument/2006/relationships/image" Target="media/image40.wmf"/><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image" Target="media/image39.wmf"/><Relationship Id="rId91" Type="http://schemas.openxmlformats.org/officeDocument/2006/relationships/oleObject" Target="embeddings/oleObject50.bin"/><Relationship Id="rId90" Type="http://schemas.openxmlformats.org/officeDocument/2006/relationships/oleObject" Target="embeddings/oleObject49.bin"/><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image" Target="media/image36.wmf"/><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emf"/><Relationship Id="rId13" Type="http://schemas.openxmlformats.org/officeDocument/2006/relationships/image" Target="media/image5.wmf"/><Relationship Id="rId12" Type="http://schemas.openxmlformats.org/officeDocument/2006/relationships/oleObject" Target="embeddings/oleObject5.bin"/><Relationship Id="rId114" Type="http://schemas.microsoft.com/office/2011/relationships/people" Target="people.xml"/><Relationship Id="rId113" Type="http://schemas.openxmlformats.org/officeDocument/2006/relationships/fontTable" Target="fontTable.xml"/><Relationship Id="rId112" Type="http://schemas.openxmlformats.org/officeDocument/2006/relationships/numbering" Target="numbering.xml"/><Relationship Id="rId111" Type="http://schemas.openxmlformats.org/officeDocument/2006/relationships/image" Target="media/image48.png"/><Relationship Id="rId110" Type="http://schemas.openxmlformats.org/officeDocument/2006/relationships/image" Target="media/image47.wmf"/><Relationship Id="rId11" Type="http://schemas.openxmlformats.org/officeDocument/2006/relationships/image" Target="media/image4.wmf"/><Relationship Id="rId109" Type="http://schemas.openxmlformats.org/officeDocument/2006/relationships/oleObject" Target="embeddings/oleObject60.bin"/><Relationship Id="rId108" Type="http://schemas.openxmlformats.org/officeDocument/2006/relationships/image" Target="media/image46.wmf"/><Relationship Id="rId107" Type="http://schemas.openxmlformats.org/officeDocument/2006/relationships/oleObject" Target="embeddings/oleObject59.bin"/><Relationship Id="rId106" Type="http://schemas.openxmlformats.org/officeDocument/2006/relationships/image" Target="media/image45.wmf"/><Relationship Id="rId105" Type="http://schemas.openxmlformats.org/officeDocument/2006/relationships/oleObject" Target="embeddings/oleObject58.bin"/><Relationship Id="rId104" Type="http://schemas.openxmlformats.org/officeDocument/2006/relationships/image" Target="media/image44.wmf"/><Relationship Id="rId103" Type="http://schemas.openxmlformats.org/officeDocument/2006/relationships/oleObject" Target="embeddings/oleObject57.bin"/><Relationship Id="rId102" Type="http://schemas.openxmlformats.org/officeDocument/2006/relationships/image" Target="media/image43.wmf"/><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2025-12-09T07:11:00Z</dcterms:created>
  <dc:creator>P52s</dc:creator>
  <cp:lastModifiedBy>P52s</cp:lastModifiedBy>
  <dcterms:modified xsi:type="dcterms:W3CDTF">2025-12-15T06:40:56Z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D351E96413074C24803B2B2A03A5BC31</vt:lpwstr>
  </property>
  <property fmtid="{D5CDD505-2E9C-101B-9397-08002B2CF9AE}" pid="4" name="MTWinEqns">
    <vt:bool>true</vt:bool>
  </property>
</Properties>
</file>